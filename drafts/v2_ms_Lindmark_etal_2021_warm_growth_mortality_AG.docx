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891C8A2" w:rsidR="00037DE8" w:rsidRDefault="00C75D8E">
      <w:pPr>
        <w:spacing w:line="480" w:lineRule="auto"/>
        <w:jc w:val="center"/>
        <w:rPr>
          <w:b/>
          <w:i/>
          <w:sz w:val="32"/>
          <w:szCs w:val="32"/>
        </w:rPr>
      </w:pPr>
      <w:sdt>
        <w:sdtPr>
          <w:tag w:val="goog_rdk_0"/>
          <w:id w:val="-56396389"/>
          <w:showingPlcHdr/>
        </w:sdtPr>
        <w:sdtContent>
          <w:bookmarkStart w:id="0" w:name="_GoBack"/>
          <w:r w:rsidR="0008422D">
            <w:t xml:space="preserve">     </w:t>
          </w:r>
          <w:bookmarkEnd w:id="0"/>
          <w:commentRangeStart w:id="1"/>
        </w:sdtContent>
      </w:sdt>
      <w:r w:rsidR="001B1A85">
        <w:rPr>
          <w:b/>
          <w:i/>
          <w:sz w:val="32"/>
          <w:szCs w:val="32"/>
        </w:rPr>
        <w:t>Manuscript</w:t>
      </w:r>
      <w:commentRangeEnd w:id="1"/>
      <w:r w:rsidR="001B1A85">
        <w:commentReference w:id="1"/>
      </w:r>
    </w:p>
    <w:p w14:paraId="00000002" w14:textId="060DAFCC" w:rsidR="00037DE8" w:rsidRDefault="00C75D8E">
      <w:pPr>
        <w:spacing w:line="480" w:lineRule="auto"/>
        <w:jc w:val="center"/>
        <w:rPr>
          <w:b/>
          <w:sz w:val="32"/>
          <w:szCs w:val="32"/>
        </w:rPr>
      </w:pPr>
      <w:sdt>
        <w:sdtPr>
          <w:tag w:val="goog_rdk_1"/>
          <w:id w:val="-432973576"/>
          <w:showingPlcHdr/>
        </w:sdtPr>
        <w:sdtContent>
          <w:r w:rsidR="0034319C">
            <w:t xml:space="preserve">     </w:t>
          </w:r>
          <w:commentRangeStart w:id="2"/>
        </w:sdtContent>
      </w:sdt>
      <w:r w:rsidR="001B1A85">
        <w:rPr>
          <w:b/>
          <w:sz w:val="32"/>
          <w:szCs w:val="32"/>
        </w:rPr>
        <w:t xml:space="preserve">Larger but younger fish when growth compensates for higher mortality in </w:t>
      </w:r>
      <w:ins w:id="3" w:author="Max Lindmark" w:date="2022-02-21T18:38:00Z">
        <w:r w:rsidR="00320473" w:rsidRPr="00320473">
          <w:rPr>
            <w:b/>
            <w:sz w:val="32"/>
            <w:szCs w:val="32"/>
          </w:rPr>
          <w:t>heated</w:t>
        </w:r>
        <w:r w:rsidR="00320473" w:rsidRPr="00320473" w:rsidDel="00320473">
          <w:rPr>
            <w:b/>
            <w:sz w:val="32"/>
            <w:szCs w:val="32"/>
          </w:rPr>
          <w:t xml:space="preserve"> </w:t>
        </w:r>
      </w:ins>
      <w:del w:id="4" w:author="Max Lindmark" w:date="2022-02-21T18:38:00Z">
        <w:r w:rsidR="001B1A85" w:rsidDel="00320473">
          <w:rPr>
            <w:b/>
            <w:sz w:val="32"/>
            <w:szCs w:val="32"/>
          </w:rPr>
          <w:delText xml:space="preserve">warmed </w:delText>
        </w:r>
      </w:del>
      <w:r w:rsidR="001B1A85">
        <w:rPr>
          <w:b/>
          <w:sz w:val="32"/>
          <w:szCs w:val="32"/>
        </w:rPr>
        <w:t>ecosystem</w:t>
      </w:r>
      <w:commentRangeEnd w:id="2"/>
      <w:r w:rsidR="001B1A85">
        <w:commentReference w:id="2"/>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proofErr w:type="gramStart"/>
      <w:r>
        <w:rPr>
          <w:vertAlign w:val="superscript"/>
        </w:rPr>
        <w:t>a</w:t>
      </w:r>
      <w:proofErr w:type="gramEnd"/>
      <w:r>
        <w:rPr>
          <w:vertAlign w:val="superscript"/>
        </w:rPr>
        <w:t xml:space="preserve"> </w:t>
      </w:r>
      <w:r>
        <w:t xml:space="preserve">Swedish University of Agricultural Sciences, Department of Aquatic Resources, Institute of Coastal Research, </w:t>
      </w:r>
      <w:proofErr w:type="spellStart"/>
      <w:r>
        <w:t>Skolgatan</w:t>
      </w:r>
      <w:proofErr w:type="spellEnd"/>
      <w:r>
        <w:t xml:space="preserve"> 6, 742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C75D8E">
      <w:pPr>
        <w:spacing w:line="480" w:lineRule="auto"/>
        <w:jc w:val="both"/>
        <w:rPr>
          <w:sz w:val="28"/>
          <w:szCs w:val="28"/>
        </w:rPr>
      </w:pPr>
      <w:sdt>
        <w:sdtPr>
          <w:tag w:val="goog_rdk_2"/>
          <w:id w:val="1449580287"/>
        </w:sdtPr>
        <w:sdtContent>
          <w:commentRangeStart w:id="5"/>
          <w:commentRangeStart w:id="6"/>
        </w:sdtContent>
      </w:sdt>
      <w:r w:rsidR="001B1A85">
        <w:rPr>
          <w:sz w:val="28"/>
          <w:szCs w:val="28"/>
        </w:rPr>
        <w:t>Abstract</w:t>
      </w:r>
      <w:commentRangeEnd w:id="6"/>
      <w:r w:rsidR="001B1A85">
        <w:commentReference w:id="6"/>
      </w:r>
      <w:commentRangeEnd w:id="5"/>
      <w:r w:rsidR="000E52A3">
        <w:rPr>
          <w:rStyle w:val="Kommentarsreferens"/>
        </w:rPr>
        <w:commentReference w:id="5"/>
      </w:r>
    </w:p>
    <w:p w14:paraId="364FE0C6" w14:textId="0B4C5F46" w:rsidR="00F0736E" w:rsidRDefault="001B1A85">
      <w:pPr>
        <w:spacing w:line="480" w:lineRule="auto"/>
        <w:jc w:val="both"/>
        <w:rPr>
          <w:ins w:id="7" w:author="Max Lindmark" w:date="2022-02-21T18:13:00Z"/>
        </w:rPr>
      </w:pPr>
      <w:commentRangeStart w:id="8"/>
      <w:commentRangeStart w:id="9"/>
      <w:r>
        <w:t>Ectotherms are often predicted to “shrink” with global warming</w:t>
      </w:r>
      <w:ins w:id="10" w:author="Max Lindmark" w:date="2022-02-21T18:10:00Z">
        <w:r w:rsidR="001A7BA5">
          <w:t xml:space="preserve">, in line with </w:t>
        </w:r>
      </w:ins>
      <w:ins w:id="11" w:author="Max Lindmark" w:date="2022-02-21T18:08:00Z">
        <w:r w:rsidR="001A7BA5">
          <w:t>g</w:t>
        </w:r>
      </w:ins>
      <w:ins w:id="12" w:author="Max Lindmark" w:date="2022-02-15T19:40:00Z">
        <w:r w:rsidR="007D0556">
          <w:t xml:space="preserve">eneral growth models and the </w:t>
        </w:r>
        <w:r w:rsidR="007D0556" w:rsidRPr="00CA0935">
          <w:t>temperature-size rule (TSR)</w:t>
        </w:r>
      </w:ins>
      <w:ins w:id="13" w:author="Max Lindmark" w:date="2022-02-21T18:09:00Z">
        <w:r w:rsidR="001A7BA5">
          <w:t>, which</w:t>
        </w:r>
      </w:ins>
      <w:ins w:id="14" w:author="Max Lindmark" w:date="2022-02-15T19:40:00Z">
        <w:r w:rsidR="007D0556" w:rsidRPr="00CA0935">
          <w:t xml:space="preserve"> </w:t>
        </w:r>
        <w:commentRangeStart w:id="15"/>
        <w:r w:rsidR="007D0556">
          <w:t>predict</w:t>
        </w:r>
      </w:ins>
      <w:commentRangeEnd w:id="15"/>
      <w:ins w:id="16" w:author="Anna Gårdmark" w:date="2022-04-07T21:12:00Z">
        <w:r w:rsidR="00C75D8E">
          <w:rPr>
            <w:rStyle w:val="Kommentarsreferens"/>
          </w:rPr>
          <w:commentReference w:id="15"/>
        </w:r>
      </w:ins>
      <w:ins w:id="17" w:author="Max Lindmark" w:date="2022-02-15T19:40:00Z">
        <w:r w:rsidR="007D0556">
          <w:t xml:space="preserve"> smaller adult sizes</w:t>
        </w:r>
      </w:ins>
      <w:ins w:id="18" w:author="Max Lindmark" w:date="2022-02-15T19:41:00Z">
        <w:r w:rsidR="007D0556">
          <w:t xml:space="preserve"> with warming</w:t>
        </w:r>
      </w:ins>
      <w:ins w:id="19" w:author="Max Lindmark" w:date="2022-02-21T18:09:00Z">
        <w:r w:rsidR="001A7BA5">
          <w:t xml:space="preserve">. However, </w:t>
        </w:r>
      </w:ins>
      <w:ins w:id="20" w:author="Max Lindmark" w:date="2022-02-15T19:40:00Z">
        <w:r w:rsidR="007D0556">
          <w:t xml:space="preserve">they also </w:t>
        </w:r>
        <w:r w:rsidR="007D0556" w:rsidRPr="00CA0935">
          <w:t>predict faster juvenile growth rates</w:t>
        </w:r>
      </w:ins>
      <w:ins w:id="21" w:author="Max Lindmark" w:date="2022-02-21T18:14:00Z">
        <w:r w:rsidR="00172D56">
          <w:t>, leading to larger size-at-age</w:t>
        </w:r>
      </w:ins>
      <w:del w:id="22" w:author="Max Lindmark" w:date="2022-02-15T19:26:00Z">
        <w:r w:rsidDel="00CA300E">
          <w:delText xml:space="preserve"> due to smaller adult body sizes, in line with the t</w:delText>
        </w:r>
      </w:del>
      <w:del w:id="23" w:author="Max Lindmark" w:date="2022-02-15T19:40:00Z">
        <w:r w:rsidDel="007D0556">
          <w:delText xml:space="preserve">emperature-size rule </w:delText>
        </w:r>
      </w:del>
      <w:del w:id="24" w:author="Max Lindmark" w:date="2022-02-15T19:26:00Z">
        <w:r w:rsidDel="00CA300E">
          <w:delText>(TSR)</w:delText>
        </w:r>
      </w:del>
      <w:del w:id="25" w:author="Max Lindmark" w:date="2022-02-15T19:19:00Z">
        <w:r w:rsidDel="00CA300E">
          <w:delText>. However, t</w:delText>
        </w:r>
      </w:del>
      <w:ins w:id="26" w:author="Anna Gårdmark" w:date="2022-02-09T13:39:00Z">
        <w:del w:id="27" w:author="Max Lindmark" w:date="2022-02-15T19:19:00Z">
          <w:r w:rsidDel="00CA300E">
            <w:delText xml:space="preserve">Still, </w:delText>
          </w:r>
        </w:del>
      </w:ins>
      <w:del w:id="28" w:author="Max Lindmark" w:date="2022-02-15T19:40:00Z">
        <w:r w:rsidDel="007D0556">
          <w:delText xml:space="preserve">he </w:delText>
        </w:r>
      </w:del>
      <w:del w:id="29" w:author="Max Lindmark" w:date="2022-02-15T19:19:00Z">
        <w:r w:rsidDel="00CA300E">
          <w:delText xml:space="preserve">TSR </w:delText>
        </w:r>
      </w:del>
      <w:del w:id="30" w:author="Max Lindmark" w:date="2022-02-15T19:40:00Z">
        <w:r w:rsidDel="007D0556">
          <w:delText>also predicts faster juvenile growth rate</w:delText>
        </w:r>
      </w:del>
      <w:ins w:id="31" w:author="Max Lindmark" w:date="2022-02-21T18:12:00Z">
        <w:r w:rsidR="004156B9">
          <w:t xml:space="preserve">. Hence, </w:t>
        </w:r>
      </w:ins>
      <w:del w:id="32" w:author="Max Lindmark" w:date="2022-02-15T19:40:00Z">
        <w:r w:rsidDel="007D0556">
          <w:delText>s</w:delText>
        </w:r>
      </w:del>
      <w:del w:id="33" w:author="Max Lindmark" w:date="2022-02-21T18:09:00Z">
        <w:r w:rsidDel="001A7BA5">
          <w:delText>.</w:delText>
        </w:r>
      </w:del>
      <w:ins w:id="34" w:author="Max Lindmark" w:date="2022-02-21T18:11:00Z">
        <w:r w:rsidR="004156B9">
          <w:t>the result of warming on population size</w:t>
        </w:r>
      </w:ins>
      <w:ins w:id="35" w:author="Max Lindmark" w:date="2022-02-21T18:12:00Z">
        <w:r w:rsidR="004156B9">
          <w:t>-</w:t>
        </w:r>
      </w:ins>
      <w:ins w:id="36" w:author="Max Lindmark" w:date="2022-02-21T18:11:00Z">
        <w:r w:rsidR="004156B9">
          <w:t xml:space="preserve">structure also depends on mortality rates and </w:t>
        </w:r>
      </w:ins>
      <w:ins w:id="37" w:author="Max Lindmark" w:date="2022-02-21T18:12:00Z">
        <w:r w:rsidR="0019778E">
          <w:t xml:space="preserve">how much </w:t>
        </w:r>
      </w:ins>
      <w:ins w:id="38" w:author="Anna Gårdmark" w:date="2022-04-07T21:14:00Z">
        <w:r w:rsidR="003E5359">
          <w:t xml:space="preserve">also </w:t>
        </w:r>
      </w:ins>
      <w:ins w:id="39" w:author="Max Lindmark" w:date="2022-02-21T18:12:00Z">
        <w:r w:rsidR="004156B9">
          <w:t>adult</w:t>
        </w:r>
        <w:r w:rsidR="0019778E">
          <w:t xml:space="preserve"> size changes</w:t>
        </w:r>
      </w:ins>
      <w:del w:id="40" w:author="Max Lindmark" w:date="2022-02-15T19:27:00Z">
        <w:r w:rsidDel="00CA300E">
          <w:delText xml:space="preserve">  The net effect of warming on population, however, depends also on </w:delText>
        </w:r>
      </w:del>
      <w:del w:id="41" w:author="Max Lindmark" w:date="2022-02-15T19:30:00Z">
        <w:r w:rsidDel="00D33A68">
          <w:delText>mortality</w:delText>
        </w:r>
      </w:del>
      <w:r>
        <w:t>.</w:t>
      </w:r>
      <w:commentRangeEnd w:id="8"/>
      <w:r>
        <w:commentReference w:id="8"/>
      </w:r>
      <w:commentRangeEnd w:id="9"/>
      <w:r w:rsidR="00D33A68">
        <w:rPr>
          <w:rStyle w:val="Kommentarsreferens"/>
        </w:rPr>
        <w:commentReference w:id="9"/>
      </w:r>
      <w:r>
        <w:t xml:space="preserve">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ins w:id="42" w:author="Max Lindmark" w:date="2022-02-21T18:38:00Z">
        <w:r w:rsidR="00320473">
          <w:t>heated</w:t>
        </w:r>
        <w:r w:rsidR="00320473" w:rsidDel="00320473">
          <w:t xml:space="preserve"> </w:t>
        </w:r>
      </w:ins>
      <w:del w:id="43" w:author="Max Lindmark" w:date="2022-02-21T18:38:00Z">
        <w:r w:rsidR="00C40B68" w:rsidDel="00320473">
          <w:delText xml:space="preserve">warm </w:delText>
        </w:r>
      </w:del>
      <w:r w:rsidR="00C40B68">
        <w:t>bay, b</w:t>
      </w:r>
      <w:r>
        <w:t xml:space="preserve">ody size was larger for all ages and growth faster for all sizes, </w:t>
      </w:r>
      <w:r w:rsidR="00C40B68">
        <w:t>resulting in larger</w:t>
      </w:r>
      <w:r>
        <w:t xml:space="preserve"> size-spectrum </w:t>
      </w:r>
      <w:commentRangeStart w:id="44"/>
      <w:del w:id="45" w:author="Max Lindmark" w:date="2022-02-23T09:32:00Z">
        <w:r w:rsidDel="008B1EB2">
          <w:delText xml:space="preserve">slope </w:delText>
        </w:r>
      </w:del>
      <w:ins w:id="46" w:author="Max Lindmark" w:date="2022-02-23T09:32:00Z">
        <w:r w:rsidR="008B1EB2">
          <w:t xml:space="preserve">exponent </w:t>
        </w:r>
        <w:commentRangeEnd w:id="44"/>
        <w:r w:rsidR="0036568E">
          <w:rPr>
            <w:rStyle w:val="Kommentarsreferens"/>
          </w:rPr>
          <w:commentReference w:id="44"/>
        </w:r>
      </w:ins>
      <w:r>
        <w:t>(</w:t>
      </w:r>
      <w:r w:rsidR="000E52A3">
        <w:t>greater</w:t>
      </w:r>
      <w:r w:rsidR="00C40B68">
        <w:t xml:space="preserve"> </w:t>
      </w:r>
      <w:r>
        <w:t>proportion of large fish)</w:t>
      </w:r>
      <w:r w:rsidR="00C40B68">
        <w:t xml:space="preserve"> </w:t>
      </w:r>
      <w:r>
        <w:t xml:space="preserve">– despite higher mortality. </w:t>
      </w:r>
      <w:ins w:id="47" w:author="Max Lindmark" w:date="2022-02-21T18:05:00Z">
        <w:r w:rsidR="001A7BA5">
          <w:t xml:space="preserve">Hence, </w:t>
        </w:r>
      </w:ins>
      <w:del w:id="48" w:author="Max Lindmark" w:date="2022-02-21T18:05:00Z">
        <w:r w:rsidR="00CA2A92" w:rsidDel="001A7BA5">
          <w:delText xml:space="preserve">Combining </w:delText>
        </w:r>
      </w:del>
      <w:ins w:id="49" w:author="Max Lindmark" w:date="2022-02-21T18:05:00Z">
        <w:r w:rsidR="001A7BA5">
          <w:t>to understand</w:t>
        </w:r>
      </w:ins>
      <w:ins w:id="50" w:author="Anna Gårdmark" w:date="2022-04-07T21:15:00Z">
        <w:r w:rsidR="003E5359">
          <w:t xml:space="preserve"> how</w:t>
        </w:r>
      </w:ins>
      <w:ins w:id="51" w:author="Max Lindmark" w:date="2022-02-21T18:05:00Z">
        <w:r w:rsidR="001A7BA5">
          <w:t xml:space="preserve"> </w:t>
        </w:r>
      </w:ins>
      <w:ins w:id="52" w:author="Max Lindmark" w:date="2022-02-21T18:06:00Z">
        <w:r w:rsidR="001A7BA5">
          <w:t>warming</w:t>
        </w:r>
        <w:del w:id="53" w:author="Anna Gårdmark" w:date="2022-04-07T21:15:00Z">
          <w:r w:rsidR="001A7BA5" w:rsidDel="003E5359">
            <w:delText>-induced</w:delText>
          </w:r>
        </w:del>
        <w:r w:rsidR="001A7BA5">
          <w:t xml:space="preserve"> </w:t>
        </w:r>
      </w:ins>
      <w:ins w:id="54" w:author="Max Lindmark" w:date="2022-02-21T18:05:00Z">
        <w:del w:id="55" w:author="Anna Gårdmark" w:date="2022-04-07T21:15:00Z">
          <w:r w:rsidR="001A7BA5" w:rsidDel="003E5359">
            <w:delText>changes</w:delText>
          </w:r>
        </w:del>
      </w:ins>
      <w:ins w:id="56" w:author="Anna Gårdmark" w:date="2022-04-07T21:15:00Z">
        <w:r w:rsidR="003E5359">
          <w:t>alters</w:t>
        </w:r>
      </w:ins>
      <w:ins w:id="57" w:author="Max Lindmark" w:date="2022-02-21T18:05:00Z">
        <w:r w:rsidR="001A7BA5">
          <w:t xml:space="preserve"> </w:t>
        </w:r>
        <w:del w:id="58" w:author="Anna Gårdmark" w:date="2022-04-07T21:15:00Z">
          <w:r w:rsidR="001A7BA5" w:rsidDel="003E5359">
            <w:delText xml:space="preserve">in </w:delText>
          </w:r>
        </w:del>
        <w:del w:id="59" w:author="Anna Gårdmark" w:date="2022-04-07T21:14:00Z">
          <w:r w:rsidR="001A7BA5" w:rsidDel="003E5359">
            <w:delText>the</w:delText>
          </w:r>
        </w:del>
      </w:ins>
      <w:ins w:id="60" w:author="Anna Gårdmark" w:date="2022-04-07T21:14:00Z">
        <w:r w:rsidR="003E5359">
          <w:t>species</w:t>
        </w:r>
      </w:ins>
      <w:ins w:id="61" w:author="Max Lindmark" w:date="2022-02-21T18:05:00Z">
        <w:r w:rsidR="001A7BA5">
          <w:t xml:space="preserve"> size-structure</w:t>
        </w:r>
        <w:del w:id="62" w:author="Anna Gårdmark" w:date="2022-04-07T21:14:00Z">
          <w:r w:rsidR="001A7BA5" w:rsidDel="003E5359">
            <w:delText xml:space="preserve"> of species</w:delText>
          </w:r>
        </w:del>
      </w:ins>
      <w:ins w:id="63" w:author="Max Lindmark" w:date="2022-02-21T18:07:00Z">
        <w:r w:rsidR="001A7BA5">
          <w:t xml:space="preserve">, </w:t>
        </w:r>
        <w:del w:id="64" w:author="Anna Gårdmark" w:date="2022-04-07T21:16:00Z">
          <w:r w:rsidR="001A7BA5" w:rsidDel="003E5359">
            <w:delText>which affect</w:delText>
          </w:r>
        </w:del>
      </w:ins>
      <w:ins w:id="65" w:author="Anna Gårdmark" w:date="2022-04-07T21:16:00Z">
        <w:r w:rsidR="003E5359">
          <w:t>and thus</w:t>
        </w:r>
      </w:ins>
      <w:ins w:id="66" w:author="Max Lindmark" w:date="2022-02-21T18:07:00Z">
        <w:r w:rsidR="001A7BA5">
          <w:t xml:space="preserve"> ecological interactions and dynamics, </w:t>
        </w:r>
      </w:ins>
      <w:ins w:id="67" w:author="Max Lindmark" w:date="2022-02-21T18:06:00Z">
        <w:r w:rsidR="001A7BA5">
          <w:t xml:space="preserve">it is critical to account for </w:t>
        </w:r>
      </w:ins>
      <w:ins w:id="68" w:author="Anna Gårdmark" w:date="2022-04-07T21:17:00Z">
        <w:r w:rsidR="003E5359">
          <w:t>warming-induced</w:t>
        </w:r>
      </w:ins>
      <w:ins w:id="69" w:author="Anna Gårdmark" w:date="2022-04-07T21:15:00Z">
        <w:r w:rsidR="003E5359">
          <w:t xml:space="preserve"> </w:t>
        </w:r>
      </w:ins>
      <w:ins w:id="70" w:author="Max Lindmark" w:date="2022-02-21T18:06:00Z">
        <w:r w:rsidR="001A7BA5">
          <w:t xml:space="preserve">changes </w:t>
        </w:r>
      </w:ins>
      <w:ins w:id="71" w:author="Anna Gårdmark" w:date="2022-04-07T21:17:00Z">
        <w:r w:rsidR="003E5359">
          <w:t xml:space="preserve">in </w:t>
        </w:r>
      </w:ins>
      <w:ins w:id="72" w:author="Max Lindmark" w:date="2022-02-21T18:06:00Z">
        <w:del w:id="73" w:author="Anna Gårdmark" w:date="2022-04-07T21:16:00Z">
          <w:r w:rsidR="001A7BA5" w:rsidDel="003E5359">
            <w:delText xml:space="preserve">in </w:delText>
          </w:r>
        </w:del>
        <w:r w:rsidR="001A7BA5">
          <w:t>both mortality and growth rate</w:t>
        </w:r>
      </w:ins>
      <w:del w:id="74" w:author="Max Lindmark" w:date="2022-02-21T18:06:00Z">
        <w:r w:rsidR="00CA2A92" w:rsidDel="001A7BA5">
          <w:delText>temperature effects on growth with those on mortality is necessary for understanding warming-induced changes in size-distributions</w:delText>
        </w:r>
      </w:del>
      <w:r w:rsidR="00CA2A92">
        <w:t xml:space="preserve">. </w:t>
      </w:r>
    </w:p>
    <w:p w14:paraId="06A825C9" w14:textId="77777777" w:rsidR="00F0736E" w:rsidRDefault="00F0736E">
      <w:pPr>
        <w:spacing w:line="480" w:lineRule="auto"/>
        <w:jc w:val="both"/>
        <w:rPr>
          <w:ins w:id="75" w:author="Max Lindmark" w:date="2022-02-21T18:13:00Z"/>
        </w:rPr>
      </w:pPr>
    </w:p>
    <w:p w14:paraId="4CE2944D" w14:textId="77777777" w:rsidR="00F0736E" w:rsidRDefault="00F0736E">
      <w:pPr>
        <w:spacing w:line="480" w:lineRule="auto"/>
        <w:jc w:val="both"/>
        <w:rPr>
          <w:ins w:id="76" w:author="Max Lindmark" w:date="2022-02-21T18:13:00Z"/>
        </w:rPr>
      </w:pPr>
    </w:p>
    <w:p w14:paraId="00000014" w14:textId="7BBE4178" w:rsidR="00037DE8" w:rsidRDefault="000E52A3">
      <w:pPr>
        <w:spacing w:line="480" w:lineRule="auto"/>
        <w:jc w:val="both"/>
      </w:pPr>
      <w:commentRangeStart w:id="77"/>
      <w:commentRangeStart w:id="78"/>
      <w:del w:id="79" w:author="Anna Gårdmark" w:date="2022-04-07T21:14:00Z">
        <w:r w:rsidDel="003E5359">
          <w:rPr>
            <w:highlight w:val="yellow"/>
          </w:rPr>
          <w:delText>B</w:delText>
        </w:r>
      </w:del>
      <w:del w:id="80" w:author="Max Lindmark" w:date="2022-02-21T18:08:00Z">
        <w:r w:rsidDel="001A7BA5">
          <w:rPr>
            <w:highlight w:val="yellow"/>
          </w:rPr>
          <w:delText>ecause</w:delText>
        </w:r>
        <w:r w:rsidR="00CA2A92" w:rsidDel="001A7BA5">
          <w:rPr>
            <w:highlight w:val="yellow"/>
          </w:rPr>
          <w:delText xml:space="preserve"> </w:delText>
        </w:r>
        <w:r w:rsidR="00CA2A92" w:rsidRPr="005E771C" w:rsidDel="001A7BA5">
          <w:rPr>
            <w:highlight w:val="yellow"/>
          </w:rPr>
          <w:delText xml:space="preserve">ecological </w:delText>
        </w:r>
        <w:r w:rsidR="00CA2A92" w:rsidDel="001A7BA5">
          <w:rPr>
            <w:highlight w:val="yellow"/>
          </w:rPr>
          <w:delText>dynamics emerge from size-dependent</w:delText>
        </w:r>
        <w:r w:rsidDel="001A7BA5">
          <w:rPr>
            <w:highlight w:val="yellow"/>
          </w:rPr>
          <w:delText xml:space="preserve"> processes and </w:delText>
        </w:r>
        <w:r w:rsidR="00CA2A92" w:rsidRPr="005E771C" w:rsidDel="001A7BA5">
          <w:rPr>
            <w:highlight w:val="yellow"/>
          </w:rPr>
          <w:delText>functions</w:delText>
        </w:r>
        <w:r w:rsidDel="001A7BA5">
          <w:rPr>
            <w:highlight w:val="yellow"/>
          </w:rPr>
          <w:delText xml:space="preserve">, </w:delText>
        </w:r>
        <w:r w:rsidDel="001A7BA5">
          <w:delText xml:space="preserve">addressing how warming affects size-distributions through multiple processes is essential </w:delText>
        </w:r>
        <w:r w:rsidRPr="005E771C" w:rsidDel="001A7BA5">
          <w:rPr>
            <w:highlight w:val="yellow"/>
          </w:rPr>
          <w:delText>for predicting the effects of climate change</w:delText>
        </w:r>
        <w:r w:rsidR="001B1A85" w:rsidRPr="00CA300E" w:rsidDel="001A7BA5">
          <w:rPr>
            <w:highlight w:val="yellow"/>
          </w:rPr>
          <w:delText>.</w:delText>
        </w:r>
        <w:commentRangeEnd w:id="77"/>
        <w:r w:rsidR="00C40B68" w:rsidRPr="00CA300E" w:rsidDel="001A7BA5">
          <w:rPr>
            <w:rStyle w:val="Kommentarsreferens"/>
            <w:highlight w:val="yellow"/>
          </w:rPr>
          <w:commentReference w:id="77"/>
        </w:r>
        <w:commentRangeEnd w:id="78"/>
        <w:r w:rsidR="009E63FA" w:rsidDel="001A7BA5">
          <w:rPr>
            <w:rStyle w:val="Kommentarsreferens"/>
          </w:rPr>
          <w:commentReference w:id="78"/>
        </w:r>
      </w:del>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commentRangeStart w:id="81"/>
      <w:commentRangeStart w:id="82"/>
      <w:commentRangeStart w:id="83"/>
      <w:commentRangeStart w:id="84"/>
      <w:commentRangeStart w:id="85"/>
      <w:r>
        <w:rPr>
          <w:sz w:val="28"/>
          <w:szCs w:val="28"/>
        </w:rPr>
        <w:lastRenderedPageBreak/>
        <w:t>Introduction</w:t>
      </w:r>
      <w:commentRangeEnd w:id="81"/>
      <w:r>
        <w:commentReference w:id="81"/>
      </w:r>
      <w:commentRangeEnd w:id="82"/>
      <w:r>
        <w:commentReference w:id="82"/>
      </w:r>
      <w:commentRangeEnd w:id="83"/>
      <w:r>
        <w:commentReference w:id="83"/>
      </w:r>
      <w:commentRangeEnd w:id="84"/>
      <w:r w:rsidR="008F4827">
        <w:rPr>
          <w:rStyle w:val="Kommentarsreferens"/>
        </w:rPr>
        <w:commentReference w:id="84"/>
      </w:r>
      <w:commentRangeEnd w:id="85"/>
      <w:r w:rsidR="00DD5BA5">
        <w:rPr>
          <w:rStyle w:val="Kommentarsreferens"/>
        </w:rPr>
        <w:commentReference w:id="85"/>
      </w:r>
    </w:p>
    <w:p w14:paraId="00000023" w14:textId="570C74D7" w:rsidR="00037DE8" w:rsidRDefault="00300E1C">
      <w:pPr>
        <w:spacing w:line="480" w:lineRule="auto"/>
        <w:jc w:val="both"/>
      </w:pPr>
      <w:del w:id="86" w:author="Max Lindmark" w:date="2022-02-21T18:15:00Z">
        <w:r w:rsidDel="00172D56">
          <w:delText>G</w:delText>
        </w:r>
        <w:r w:rsidR="001B1A85" w:rsidDel="00172D56">
          <w:delText xml:space="preserve">lobal warming </w:delText>
        </w:r>
        <w:r w:rsidDel="00172D56">
          <w:delText>is commonly predicted to</w:delText>
        </w:r>
        <w:r w:rsidR="001B1A85" w:rsidDel="00172D56">
          <w:delText xml:space="preserve"> cause e</w:delText>
        </w:r>
      </w:del>
      <w:ins w:id="87" w:author="Max Lindmark" w:date="2022-02-21T18:15:00Z">
        <w:r w:rsidR="00172D56">
          <w:t>E</w:t>
        </w:r>
      </w:ins>
      <w:r w:rsidR="001B1A85">
        <w:t>ctotherm species</w:t>
      </w:r>
      <w:r w:rsidR="008F4827">
        <w:t xml:space="preserve">, </w:t>
      </w:r>
      <w:r w:rsidR="001B1A85">
        <w:t>constitut</w:t>
      </w:r>
      <w:r w:rsidR="008F4827">
        <w:t>ing</w:t>
      </w:r>
      <w:r w:rsidR="001B1A85">
        <w:t xml:space="preserve"> 99% of species globally </w:t>
      </w:r>
      <w:r w:rsidR="00060BD1">
        <w:fldChar w:fldCharType="begin"/>
      </w:r>
      <w:r w:rsidR="005633FC">
        <w:instrText xml:space="preserve"> ADDIN ZOTERO_ITEM CSL_CITATION {"citationID":"TRlzIiwU","properties":{"formattedCitation":"(Atkinson &amp; Sibly, 1997; Wilson, 1992)","plainCitation":"(Atkinson &amp; Sibly, 1997; Wilson, 1992)","noteIndex":0},"citationItems":[{"id":2926,"uris":["http://zotero.org/users/6116610/items/GSU5M8I2"],"uri":["http://zotero.org/users/6116610/items/GSU5M8I2"],"itemData":{"id":2926,"type":"book","event-place":"Cambridge","publisher":"Harvard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uri":["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5633FC">
        <w:rPr>
          <w:lang w:val="en-GB"/>
        </w:rPr>
        <w:t>(Atkinson &amp; Sibly, 1997; Wilson, 1992)</w:t>
      </w:r>
      <w:r w:rsidR="00060BD1">
        <w:fldChar w:fldCharType="end"/>
      </w:r>
      <w:ins w:id="88" w:author="Anna Gårdmark" w:date="2022-02-09T19:17:00Z">
        <w:r w:rsidR="008F4827">
          <w:t>,</w:t>
        </w:r>
      </w:ins>
      <w:del w:id="89" w:author="Anna Gårdmark" w:date="2022-02-09T19:17:00Z">
        <w:r w:rsidR="001B1A85" w:rsidDel="008F4827">
          <w:delText xml:space="preserve"> –</w:delText>
        </w:r>
      </w:del>
      <w:r w:rsidR="001B1A85">
        <w:t xml:space="preserve"> </w:t>
      </w:r>
      <w:ins w:id="90" w:author="Max Lindmark" w:date="2022-02-21T18:15:00Z">
        <w:r w:rsidR="00172D56">
          <w:t xml:space="preserve">are commonly predicted </w:t>
        </w:r>
      </w:ins>
      <w:r w:rsidR="001B1A85">
        <w:t xml:space="preserve">to shrink </w:t>
      </w:r>
      <w:ins w:id="91" w:author="Max Lindmark" w:date="2022-02-21T18:15:00Z">
        <w:r w:rsidR="00172D56">
          <w:t xml:space="preserve">in a </w:t>
        </w:r>
      </w:ins>
      <w:ins w:id="92" w:author="Max Lindmark" w:date="2022-02-21T18:16:00Z">
        <w:r w:rsidR="00172D56">
          <w:t xml:space="preserve">warming world </w:t>
        </w:r>
      </w:ins>
      <w:r w:rsidR="0078385D">
        <w:fldChar w:fldCharType="begin"/>
      </w:r>
      <w:r w:rsidR="005633FC">
        <w:instrText xml:space="preserve"> ADDIN ZOTERO_ITEM CSL_CITATION {"citationID":"c6hgMS8M","properties":{"formattedCitation":"(Cheung et al., 2013; Gardner et al., 2011; Sheridan &amp; Bickford, 2011)","plainCitation":"(Cheung et al., 2013; Gardner et al., 2011; Sheridan &amp; Bickford, 2011)","noteIndex":0},"citationItems":[{"id":274,"uris":["http://zotero.org/users/6116610/items/KEH233X3"],"uri":["http://zotero.org/users/6116610/items/KEH233X3"],"itemData":{"id":274,"type":"article-journal","abstract":"A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5633FC">
        <w:rPr>
          <w:lang w:val="en-GB"/>
        </w:rPr>
        <w:t>(Cheung et al., 2013; Gardner et al., 2011; Sheridan &amp; Bickford, 2011)</w:t>
      </w:r>
      <w:r w:rsidR="0078385D">
        <w:fldChar w:fldCharType="end"/>
      </w:r>
      <w:r w:rsidR="001B1A85">
        <w:t xml:space="preserve">. </w:t>
      </w:r>
      <w:r w:rsidR="00162BD5">
        <w:t>M</w:t>
      </w:r>
      <w:r>
        <w:t xml:space="preserve">ean body size </w:t>
      </w:r>
      <w:r w:rsidR="00162BD5">
        <w:t xml:space="preserve">responses to temperature </w:t>
      </w:r>
      <w:r>
        <w:t>may however be uninformative</w:t>
      </w:r>
      <w:r w:rsidR="001B1A85">
        <w:t>,</w:t>
      </w:r>
      <w:r>
        <w:t xml:space="preserve"> as</w:t>
      </w:r>
      <w:r w:rsidR="001B1A85">
        <w:t xml:space="preserve"> the size-distribution of many species spans several orders of magnitude. </w:t>
      </w:r>
      <w:r>
        <w:t>W</w:t>
      </w:r>
      <w:r w:rsidR="001B1A85">
        <w:t>arming</w:t>
      </w:r>
      <w:r>
        <w:t xml:space="preserve"> can </w:t>
      </w:r>
      <w:r w:rsidR="00F87FEE">
        <w:t xml:space="preserve">even </w:t>
      </w:r>
      <w:r>
        <w:t>shift size-distributions without altering</w:t>
      </w:r>
      <w:r w:rsidR="001B1A85">
        <w:t xml:space="preserve"> mean size</w:t>
      </w:r>
      <w:commentRangeStart w:id="93"/>
      <w:commentRangeEnd w:id="93"/>
      <w:r w:rsidR="00C40B68">
        <w:rPr>
          <w:rStyle w:val="Kommentarsreferens"/>
        </w:rPr>
        <w:commentReference w:id="93"/>
      </w:r>
      <w:r w:rsidR="00C40B68">
        <w:t>; for example,</w:t>
      </w:r>
      <w:r w:rsidR="001B1A85">
        <w:t xml:space="preserve"> if increases in juvenile </w:t>
      </w:r>
      <w:del w:id="94" w:author="Max Lindmark" w:date="2022-02-21T18:17:00Z">
        <w:r w:rsidR="001B1A85" w:rsidDel="00E24FF9">
          <w:delText xml:space="preserve">growth </w:delText>
        </w:r>
      </w:del>
      <w:ins w:id="95" w:author="Max Lindmark" w:date="2022-02-21T18:17:00Z">
        <w:r w:rsidR="00E24FF9">
          <w:t xml:space="preserve">size-at-age </w:t>
        </w:r>
      </w:ins>
      <w:r w:rsidR="001B1A85">
        <w:t xml:space="preserve">outweigh the decline in </w:t>
      </w:r>
      <w:ins w:id="96" w:author="Max Lindmark" w:date="2022-02-21T18:17:00Z">
        <w:r w:rsidR="00E24FF9">
          <w:t>size-at-age</w:t>
        </w:r>
        <w:r w:rsidR="00E24FF9" w:rsidDel="00E24FF9">
          <w:t xml:space="preserve"> </w:t>
        </w:r>
      </w:ins>
      <w:del w:id="97" w:author="Max Lindmark" w:date="2022-02-21T18:17:00Z">
        <w:r w:rsidR="001B1A85" w:rsidDel="00E24FF9">
          <w:delText>growth by</w:delText>
        </w:r>
      </w:del>
      <w:ins w:id="98" w:author="Max Lindmark" w:date="2022-02-21T18:17:00Z">
        <w:r w:rsidR="00E24FF9">
          <w:t>in</w:t>
        </w:r>
      </w:ins>
      <w:r w:rsidR="001B1A85">
        <w:t xml:space="preserve"> adults, </w:t>
      </w:r>
      <w:del w:id="99" w:author="Max Lindmark" w:date="2022-02-21T18:17:00Z">
        <w:r w:rsidR="001B1A85" w:rsidDel="005F1BD5">
          <w:delText xml:space="preserve">as </w:delText>
        </w:r>
      </w:del>
      <w:ins w:id="100" w:author="Max Lindmark" w:date="2022-02-21T18:17:00Z">
        <w:r w:rsidR="005F1BD5">
          <w:t xml:space="preserve">which is </w:t>
        </w:r>
      </w:ins>
      <w:r w:rsidR="001B1A85">
        <w:t xml:space="preserve">consistent with the temperature size-rule, TSR </w:t>
      </w:r>
      <w:r w:rsidR="0089070D">
        <w:fldChar w:fldCharType="begin"/>
      </w:r>
      <w:r w:rsidR="005633FC">
        <w:instrText xml:space="preserve"> ADDIN ZOTERO_ITEM CSL_CITATION {"citationID":"oDB0KE98","properties":{"formattedCitation":"(Atkinson,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5633FC">
        <w:rPr>
          <w:lang w:val="en-GB"/>
        </w:rPr>
        <w:t>(Atkinson, 1994)</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t>struc</w:t>
      </w:r>
      <w:r w:rsidR="00A26E79">
        <w:t>tive</w:t>
      </w:r>
      <w:ins w:id="101" w:author="Max Lindmark" w:date="2022-02-23T10:51:00Z">
        <w:r w:rsidR="006B2EC2">
          <w:t xml:space="preserve"> </w:t>
        </w:r>
      </w:ins>
      <w:r w:rsidR="00D558BD">
        <w:fldChar w:fldCharType="begin"/>
      </w:r>
      <w:r w:rsidR="005633FC">
        <w:instrText xml:space="preserve"> ADDIN ZOTERO_ITEM CSL_CITATION {"citationID":"XGcRb9Kc","properties":{"formattedCitation":"(Fritschie &amp; Olden, 2016)","plainCitation":"(Fritschie &amp; Olden, 2016)","noteIndex":0},"citationItems":[{"id":2917,"uris":["http://zotero.org/users/6116610/items/XKNDR323"],"uri":["http://zotero.org/users/6116610/items/XKNDR323"],"itemData":{"id":2917,"type":"article-journal","abstract":"Body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5633FC">
        <w:rPr>
          <w:lang w:val="en-GB"/>
        </w:rPr>
        <w:t>(Fritschie &amp; Olden, 2016)</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 </w:t>
      </w:r>
      <w:r w:rsidR="00380024">
        <w:fldChar w:fldCharType="begin"/>
      </w:r>
      <w:r w:rsidR="005633FC">
        <w:instrText xml:space="preserve"> ADDIN ZOTERO_ITEM CSL_CITATION {"citationID":"kr2xsOVz","properties":{"formattedCitation":"(Yvon\\uc0\\u8208{}Durocher et al., 2011)","plainCitation":"(Yvon‐Durocher et al., 2011)","noteIndex":0},"citationItems":[{"id":948,"uris":["http://zotero.org/users/6116610/items/XJQXAPJQ"],"uri":["http://zotero.org/users/6116610/items/XJQXAPJQ"],"itemData":{"id":948,"type":"article-journal","abstract":"Organism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5633FC">
        <w:rPr>
          <w:rFonts w:ascii="Cambria Math" w:hAnsi="Cambria Math" w:cs="Cambria Math"/>
        </w:rPr>
        <w:instrText>∼</w:instrText>
      </w:r>
      <w:r w:rsidR="005633FC">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5633FC" w:rsidRPr="005633FC">
        <w:rPr>
          <w:lang w:val="en-GB"/>
        </w:rPr>
        <w:t>(Yvon‐Durocher et al., 2011)</w:t>
      </w:r>
      <w:r w:rsidR="00380024">
        <w:fldChar w:fldCharType="end"/>
      </w:r>
      <w:r w:rsidR="001B1A85">
        <w:t xml:space="preserve">. This is because key traits such as metabolism, feeding, growth, mortality </w:t>
      </w:r>
      <w:r w:rsidR="00162BD5">
        <w:t>scale with body size</w:t>
      </w:r>
      <w:ins w:id="102" w:author="Max Lindmark" w:date="2022-02-23T10:52:00Z">
        <w:r w:rsidR="00FC7195">
          <w:t xml:space="preserve"> </w:t>
        </w:r>
      </w:ins>
      <w:r w:rsidR="00470025">
        <w:fldChar w:fldCharType="begin"/>
      </w:r>
      <w:r w:rsidR="005633FC">
        <w:instrText xml:space="preserve"> ADDIN ZOTERO_ITEM CSL_CITATION {"citationID":"jHPRlAjZ","properties":{"formattedCitation":"(Andersen, 2020; Blanchard et al., 2017; Brown et al., 2004; Pauly, 1980; Thorson et al., 2017; Ursin, 1973)","plainCitation":"(Andersen, 2020; Blanchard et al., 2017; Brown et al., 2004; Pauly, 1980; Thorson et al., 2017; Ursin, 1973)","noteIndex":0},"citationItems":[{"id":912,"uris":["http://zotero.org/users/6116610/items/XWN9LESA"],"uri":["http://zotero.org/users/6116610/items/XWN9LESA"],"itemData":{"id":912,"type":"article-journal","container-title":"Meddelelser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citation-key":"ursinPreySizePreference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H."}],"issued":{"date-parts":[["2020"]]},"citation-key":"andersenSizebasedTheoryFisheries2020"}}],"schema":"https://github.com/citation-style-language/schema/raw/master/csl-citation.json"} </w:instrText>
      </w:r>
      <w:r w:rsidR="00470025">
        <w:fldChar w:fldCharType="separate"/>
      </w:r>
      <w:r w:rsidR="005633FC">
        <w:rPr>
          <w:lang w:val="en-GB"/>
        </w:rPr>
        <w:t>(Andersen, 2020; Blanchard et al., 2017; Brown et al., 2004; Pauly, 1980; Thorson et al., 2017; Ursin, 1973)</w:t>
      </w:r>
      <w:r w:rsidR="00470025">
        <w:fldChar w:fldCharType="end"/>
      </w:r>
      <w:r w:rsidR="00A26E79">
        <w:t xml:space="preserve">. </w:t>
      </w:r>
      <w:ins w:id="103" w:author="Max Lindmark" w:date="2022-02-21T18:19:00Z">
        <w:r w:rsidR="00EA34FE">
          <w:t xml:space="preserve">Hence, </w:t>
        </w:r>
      </w:ins>
      <w:r w:rsidR="00EA34FE">
        <w:t>as the value of these traits at mean body size is not the same as the mean population trait value</w:t>
      </w:r>
      <w:ins w:id="104" w:author="Max Lindmark" w:date="2022-02-23T10:53:00Z">
        <w:r w:rsidR="008E1A87">
          <w:t xml:space="preserve"> </w:t>
        </w:r>
      </w:ins>
      <w:r w:rsidR="005F5032">
        <w:fldChar w:fldCharType="begin"/>
      </w:r>
      <w:r w:rsidR="005633FC">
        <w:instrText xml:space="preserve"> ADDIN ZOTERO_ITEM CSL_CITATION {"citationID":"fOTM8XRm","properties":{"formattedCitation":"(Bernhardt 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5633FC">
        <w:rPr>
          <w:lang w:val="en-GB"/>
        </w:rPr>
        <w:t>(Bernhardt et al., 2018)</w:t>
      </w:r>
      <w:r w:rsidR="005F5032">
        <w:fldChar w:fldCharType="end"/>
      </w:r>
      <w:ins w:id="105" w:author="Max Lindmark" w:date="2022-02-21T18:19:00Z">
        <w:r w:rsidR="00EA34FE">
          <w:t>, t</w:t>
        </w:r>
      </w:ins>
      <w:del w:id="106" w:author="Max Lindmark" w:date="2022-02-21T18:19:00Z">
        <w:r w:rsidR="00EA34FE" w:rsidDel="00EA34FE">
          <w:delText xml:space="preserve">. </w:delText>
        </w:r>
        <w:r w:rsidR="00A26E79" w:rsidDel="00EA34FE">
          <w:delText>T</w:delText>
        </w:r>
      </w:del>
      <w:r w:rsidR="00A26E79">
        <w:t xml:space="preserve">he </w:t>
      </w:r>
      <w:r w:rsidR="00EB2923">
        <w:t>size-</w:t>
      </w:r>
      <w:del w:id="107" w:author="Max Lindmark" w:date="2022-02-21T18:18:00Z">
        <w:r w:rsidR="00A26E79" w:rsidDel="00EB2923">
          <w:delText xml:space="preserve">diversity </w:delText>
        </w:r>
      </w:del>
      <w:ins w:id="108" w:author="Max Lindmark" w:date="2022-02-21T18:18:00Z">
        <w:r w:rsidR="00EB2923">
          <w:t xml:space="preserve">distribution </w:t>
        </w:r>
      </w:ins>
      <w:r w:rsidR="00A26E79">
        <w:t>within a population thus matters for its dynamics under warming</w:t>
      </w:r>
      <w:commentRangeStart w:id="109"/>
      <w:commentRangeEnd w:id="109"/>
      <w:r w:rsidR="00A26E79">
        <w:rPr>
          <w:rStyle w:val="Kommentarsreferens"/>
        </w:rPr>
        <w:commentReference w:id="109"/>
      </w:r>
      <w:r w:rsidR="001B1A85">
        <w:t xml:space="preserve">, </w:t>
      </w:r>
    </w:p>
    <w:p w14:paraId="00000024" w14:textId="3D959BD3"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del w:id="110" w:author="Max Lindmark" w:date="2022-02-21T18:22:00Z">
        <w:r w:rsidDel="00CE5D77">
          <w:delText xml:space="preserve">is </w:delText>
        </w:r>
      </w:del>
      <w:ins w:id="111" w:author="Max Lindmark" w:date="2022-02-21T18:22:00Z">
        <w:r w:rsidR="00CE5D77">
          <w:t>generally is the frequency distribution of individual body sizes</w:t>
        </w:r>
      </w:ins>
      <w:ins w:id="112" w:author="Max Lindmark" w:date="2022-02-23T10:53:00Z">
        <w:r w:rsidR="00E75A7D">
          <w:t xml:space="preserve"> </w:t>
        </w:r>
      </w:ins>
      <w:r w:rsidR="000939B7">
        <w:fldChar w:fldCharType="begin"/>
      </w:r>
      <w:r w:rsidR="005633FC">
        <w:instrText xml:space="preserve"> ADDIN ZOTERO_ITEM CSL_CITATION {"citationID":"RBnFM4H5","properties":{"formattedCitation":"(A. M. Edwards et al., 2017)","plainCitation":"(A. M. Edwards et al., 2017)","noteIndex":0},"citationItems":[{"id":2155,"uris":["http://zotero.org/users/6116610/items/AND3T26Y"],"uri":["http://zotero.org/users/6116610/items/AND3T26Y"],"itemData":{"id":2155,"type":"article-journal","abstract":"The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5633FC">
        <w:rPr>
          <w:lang w:val="en-GB"/>
        </w:rPr>
        <w:t>(A. M. Edwards et al., 2017)</w:t>
      </w:r>
      <w:r w:rsidR="000939B7">
        <w:fldChar w:fldCharType="end"/>
      </w:r>
      <w:ins w:id="113" w:author="Max Lindmark" w:date="2022-02-21T18:22:00Z">
        <w:r w:rsidR="00CE5D77">
          <w:t>.</w:t>
        </w:r>
      </w:ins>
      <w:del w:id="114" w:author="Max Lindmark" w:date="2022-02-21T18:22:00Z">
        <w:r w:rsidDel="00CE5D77">
          <w:delText>the number</w:delText>
        </w:r>
        <w:r w:rsidR="00832A7F" w:rsidDel="00CE5D77">
          <w:delText xml:space="preserve"> </w:delText>
        </w:r>
        <w:r w:rsidDel="00CE5D77">
          <w:delText xml:space="preserve">of individuals in </w:delText>
        </w:r>
        <w:r w:rsidR="00832A7F" w:rsidDel="00CE5D77">
          <w:delText xml:space="preserve">different </w:delText>
        </w:r>
        <w:r w:rsidDel="00CE5D77">
          <w:delText>body-size class</w:delText>
        </w:r>
        <w:r w:rsidR="00832A7F" w:rsidDel="00CE5D77">
          <w:delText>es related to the mean size of each class</w:delText>
        </w:r>
        <w:r w:rsidR="00162BD5" w:rsidDel="00CE5D77">
          <w:delText>.</w:delText>
        </w:r>
      </w:del>
      <w:r w:rsidR="00162BD5">
        <w:t xml:space="preserve"> </w:t>
      </w:r>
      <w:del w:id="115" w:author="Max Lindmark" w:date="2022-02-21T18:23:00Z">
        <w:r w:rsidR="00162BD5" w:rsidDel="00EE4444">
          <w:delText>T</w:delText>
        </w:r>
        <w:r w:rsidDel="00EE4444">
          <w:delText xml:space="preserve">he </w:delText>
        </w:r>
      </w:del>
      <w:ins w:id="116" w:author="Max Lindmark" w:date="2022-02-21T18:25:00Z">
        <w:r w:rsidR="002E2325">
          <w:t>I</w:t>
        </w:r>
      </w:ins>
      <w:ins w:id="117" w:author="Max Lindmark" w:date="2022-02-21T18:23:00Z">
        <w:r w:rsidR="002E2325">
          <w:t xml:space="preserve">t is </w:t>
        </w:r>
      </w:ins>
      <w:ins w:id="118" w:author="Max Lindmark" w:date="2022-02-21T18:25:00Z">
        <w:r w:rsidR="002E2325">
          <w:t xml:space="preserve">often </w:t>
        </w:r>
      </w:ins>
      <w:ins w:id="119" w:author="Max Lindmark" w:date="2022-02-21T18:23:00Z">
        <w:r w:rsidR="002E2325">
          <w:t xml:space="preserve">described in terms of the </w:t>
        </w:r>
      </w:ins>
      <w:del w:id="120" w:author="Max Lindmark" w:date="2022-02-21T18:23:00Z">
        <w:r w:rsidDel="002E2325">
          <w:delText>size-</w:delText>
        </w:r>
      </w:del>
      <w:r>
        <w:t>spectrum slope</w:t>
      </w:r>
      <w:del w:id="121" w:author="Max Lindmark" w:date="2022-02-23T10:05:00Z">
        <w:r w:rsidDel="00F95F53">
          <w:delText xml:space="preserve"> (</w:delText>
        </w:r>
        <m:oMath>
          <m:r>
            <w:rPr>
              <w:rFonts w:ascii="Cambria Math" w:hAnsi="Cambria Math"/>
            </w:rPr>
            <m:t>γ</m:t>
          </m:r>
        </m:oMath>
        <w:r w:rsidDel="00F95F53">
          <w:delText>)</w:delText>
        </w:r>
      </w:del>
      <w:ins w:id="122" w:author="Max Lindmark" w:date="2022-02-23T11:33:00Z">
        <w:r w:rsidR="00C4753B">
          <w:t xml:space="preserve"> (slope of </w:t>
        </w:r>
      </w:ins>
      <w:del w:id="123" w:author="Max Lindmark" w:date="2022-02-21T18:23:00Z">
        <w:r w:rsidDel="002E2325">
          <w:delText xml:space="preserve"> </w:delText>
        </w:r>
      </w:del>
      <w:ins w:id="124" w:author="Max Lindmark" w:date="2022-02-21T18:24:00Z">
        <w:r w:rsidR="002E2325">
          <w:t xml:space="preserve">individuals </w:t>
        </w:r>
      </w:ins>
      <w:ins w:id="125" w:author="Max Lindmark" w:date="2022-02-23T11:33:00Z">
        <w:r w:rsidR="00C4753B">
          <w:t xml:space="preserve">or biomass </w:t>
        </w:r>
      </w:ins>
      <w:ins w:id="126" w:author="Max Lindmark" w:date="2022-02-21T18:24:00Z">
        <w:r w:rsidR="002E2325">
          <w:t xml:space="preserve">of a size class </w:t>
        </w:r>
      </w:ins>
      <w:ins w:id="127" w:author="Max Lindmark" w:date="2022-02-23T11:33:00Z">
        <w:r w:rsidR="00C4753B">
          <w:t xml:space="preserve">over </w:t>
        </w:r>
      </w:ins>
      <w:ins w:id="128" w:author="Max Lindmark" w:date="2022-02-21T18:24:00Z">
        <w:r w:rsidR="002E2325">
          <w:t xml:space="preserve">the mean size of that class on </w:t>
        </w:r>
      </w:ins>
      <w:del w:id="129" w:author="Max Lindmark" w:date="2022-02-21T18:23:00Z">
        <w:r w:rsidDel="002E2325">
          <w:delText>is the often-linear relationship between the</w:delText>
        </w:r>
        <w:r w:rsidR="00162BD5" w:rsidDel="002E2325">
          <w:delText>se</w:delText>
        </w:r>
        <w:r w:rsidDel="002E2325">
          <w:delText xml:space="preserve"> variables on a </w:delText>
        </w:r>
      </w:del>
      <w:r>
        <w:t>log-log scale</w:t>
      </w:r>
      <w:ins w:id="130" w:author="Max Lindmark" w:date="2022-02-23T10:54:00Z">
        <w:r w:rsidR="00CA3E37">
          <w:t xml:space="preserve"> </w:t>
        </w:r>
      </w:ins>
      <w:r w:rsidR="00C6123E">
        <w:fldChar w:fldCharType="begin"/>
      </w:r>
      <w:r w:rsidR="005633FC">
        <w:instrText xml:space="preserve"> ADDIN ZOTERO_ITEM CSL_CITATION {"citationID":"9LsK7yrr","properties":{"formattedCitation":"(A. M. Edwards et al., 2017; Sheldon et al., 1973; White et al., 2007)","plainCitation":"(A. M. Edwards et al., 2017; Sheldon et al., 1973; White et al., 2007)","noteIndex":0},"citationItems":[{"id":928,"uris":["http://zotero.org/users/6116610/items/65S6DA6Z"],"uri":["http://zotero.org/users/6116610/items/65S6DA6Z"],"itemData":{"id":928,"type":"article-journal","abstract":"In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5633FC">
        <w:rPr>
          <w:lang w:val="en-GB"/>
        </w:rPr>
        <w:t>(A. M. Edwards et al., 2017; Sheldon et al., 1973; White et al., 2007)</w:t>
      </w:r>
      <w:r w:rsidR="00C6123E">
        <w:fldChar w:fldCharType="end"/>
      </w:r>
      <w:ins w:id="131" w:author="Max Lindmark" w:date="2022-02-23T11:33:00Z">
        <w:r w:rsidR="000432AC">
          <w:t>)</w:t>
        </w:r>
        <w:r w:rsidR="007B7930">
          <w:t xml:space="preserve"> or simply the exponent of the </w:t>
        </w:r>
      </w:ins>
      <w:ins w:id="132" w:author="Max Lindmark" w:date="2022-02-23T11:34:00Z">
        <w:r w:rsidR="00425177">
          <w:t>power law individual size-distribution</w:t>
        </w:r>
        <w:r w:rsidR="000812AB">
          <w:t xml:space="preserve"> </w:t>
        </w:r>
      </w:ins>
      <w:r w:rsidR="00532868">
        <w:fldChar w:fldCharType="begin"/>
      </w:r>
      <w:r w:rsidR="005633FC">
        <w:instrText xml:space="preserve"> ADDIN ZOTERO_ITEM CSL_CITATION {"citationID":"DnVZ3BfM","properties":{"formattedCitation":"(A. M. Edwards et al., 2017)","plainCitation":"(A. M. Edwards et al., 2017)","noteIndex":0},"citationItems":[{"id":2155,"uris":["http://zotero.org/users/6116610/items/AND3T26Y"],"uri":["http://zotero.org/users/6116610/items/AND3T26Y"],"itemData":{"id":2155,"type":"article-journal","abstract":"The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5633FC">
        <w:rPr>
          <w:lang w:val="en-GB"/>
        </w:rPr>
        <w:t>(A. M. Edwards et al., 2017)</w:t>
      </w:r>
      <w:r w:rsidR="00532868">
        <w:fldChar w:fldCharType="end"/>
      </w:r>
      <w:r>
        <w:t xml:space="preserve">. </w:t>
      </w:r>
      <w:del w:id="133" w:author="Max Lindmark" w:date="2022-02-21T18:26:00Z">
        <w:r w:rsidDel="00532868">
          <w:delText xml:space="preserve">Hence, </w:delText>
        </w:r>
        <w:r w:rsidR="00832A7F" w:rsidDel="00532868">
          <w:delText>t</w:delText>
        </w:r>
      </w:del>
      <w:ins w:id="134" w:author="Max Lindmark" w:date="2022-02-21T18:26:00Z">
        <w:r w:rsidR="00532868">
          <w:t>T</w:t>
        </w:r>
      </w:ins>
      <w:r w:rsidR="00832A7F">
        <w:t xml:space="preserve">he size-spectrum </w:t>
      </w:r>
      <w:del w:id="135" w:author="Max Lindmark" w:date="2022-02-23T09:44:00Z">
        <w:r w:rsidR="00832A7F" w:rsidDel="003833A5">
          <w:delText xml:space="preserve">slope </w:delText>
        </w:r>
      </w:del>
      <w:del w:id="136" w:author="Anna Gårdmark" w:date="2022-04-07T21:21:00Z">
        <w:r w:rsidDel="003E5359">
          <w:delText>implicitly captures</w:delText>
        </w:r>
      </w:del>
      <w:ins w:id="137" w:author="Anna Gårdmark" w:date="2022-04-07T21:21:00Z">
        <w:r w:rsidR="003E5359">
          <w:t>thus results from</w:t>
        </w:r>
      </w:ins>
      <w:r>
        <w:t xml:space="preserve"> temperature-dependent ecological processes such as body growth, mortality and recruitment</w:t>
      </w:r>
      <w:ins w:id="138" w:author="Max Lindmark" w:date="2022-02-23T10:54:00Z">
        <w:r w:rsidR="00A117C8">
          <w:t xml:space="preserve"> </w:t>
        </w:r>
      </w:ins>
      <w:r w:rsidR="00C81606">
        <w:fldChar w:fldCharType="begin"/>
      </w:r>
      <w:r w:rsidR="005633FC">
        <w:instrText xml:space="preserve"> ADDIN ZOTERO_ITEM CSL_CITATION {"citationID":"kRxFvhaf","properties":{"formattedCitation":"(Blanchard et al., 2017; Heneghan 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5633FC">
        <w:rPr>
          <w:lang w:val="en-GB"/>
        </w:rPr>
        <w:t>(Blanchard et al., 2017; Heneghan et al., 2019)</w:t>
      </w:r>
      <w:r w:rsidR="00C81606">
        <w:fldChar w:fldCharType="end"/>
      </w:r>
      <w:r w:rsidRPr="00F064B1">
        <w:t xml:space="preserve">. </w:t>
      </w:r>
      <w:r>
        <w:t>Despite its rich theoretical foundation</w:t>
      </w:r>
      <w:ins w:id="139" w:author="Max Lindmark" w:date="2022-02-23T10:55:00Z">
        <w:r w:rsidR="006442FC">
          <w:t xml:space="preserve"> </w:t>
        </w:r>
      </w:ins>
      <w:r w:rsidR="004C1890">
        <w:fldChar w:fldCharType="begin"/>
      </w:r>
      <w:r w:rsidR="005633FC">
        <w:instrText xml:space="preserve"> ADDIN ZOTERO_ITEM CSL_CITATION {"citationID":"C6w1OF7P","properties":{"formattedCitation":"(Andersen,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5633FC">
        <w:rPr>
          <w:lang w:val="en-GB"/>
        </w:rPr>
        <w:t>(Andersen, 2019)</w:t>
      </w:r>
      <w:r w:rsidR="004C1890">
        <w:fldChar w:fldCharType="end"/>
      </w:r>
      <w:r>
        <w:t xml:space="preserve"> and usefulness as an ecological indicator</w:t>
      </w:r>
      <w:r w:rsidR="00AF1E8F">
        <w:t xml:space="preserve"> </w:t>
      </w:r>
      <w:r w:rsidR="00CE5D77">
        <w:fldChar w:fldCharType="begin"/>
      </w:r>
      <w:r w:rsidR="005633FC">
        <w:instrText xml:space="preserve"> ADDIN ZOTERO_ITEM CSL_CITATION {"citationID":"1SD1E9GB","properties":{"formattedCitation":"(Blanchard 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5633FC">
        <w:rPr>
          <w:lang w:val="en-GB"/>
        </w:rPr>
        <w:t>(Blanchard et al., 2005)</w:t>
      </w:r>
      <w:r w:rsidR="00CE5D77">
        <w:fldChar w:fldCharType="end"/>
      </w:r>
      <w:r>
        <w:t xml:space="preserve">, few studies have evaluated warming-effects on the species size-spectrum in larger bodied species </w:t>
      </w:r>
      <w:sdt>
        <w:sdtPr>
          <w:tag w:val="goog_rdk_8"/>
          <w:id w:val="1086888571"/>
        </w:sdtPr>
        <w:sdtContent>
          <w:commentRangeStart w:id="140"/>
        </w:sdtContent>
      </w:sdt>
      <w:r>
        <w:t>(but see</w:t>
      </w:r>
      <w:ins w:id="141" w:author="Max Lindmark" w:date="2022-02-23T10:55:00Z">
        <w:r w:rsidR="00EE37B2">
          <w:t xml:space="preserve"> </w:t>
        </w:r>
      </w:ins>
      <w:ins w:id="142" w:author="Max Lindmark" w:date="2022-02-23T10:56:00Z">
        <w:r w:rsidR="00342B54" w:rsidRPr="00CE5D77">
          <w:rPr>
            <w:lang w:val="en-GB"/>
          </w:rPr>
          <w:t xml:space="preserve">Blanchard </w:t>
        </w:r>
        <w:r w:rsidR="00342B54" w:rsidRPr="00CE5D77">
          <w:rPr>
            <w:i/>
            <w:iCs/>
            <w:lang w:val="en-GB"/>
          </w:rPr>
          <w:t>et al.</w:t>
        </w:r>
        <w:r w:rsidR="00342B54" w:rsidRPr="00CE5D77">
          <w:rPr>
            <w:lang w:val="en-GB"/>
          </w:rPr>
          <w:t xml:space="preserve"> </w:t>
        </w:r>
      </w:ins>
      <w:r w:rsidR="00342B54">
        <w:fldChar w:fldCharType="begin"/>
      </w:r>
      <w:r w:rsidR="005633FC">
        <w:instrText xml:space="preserve"> ADDIN ZOTERO_ITEM CSL_CITATION {"citationID":"isTnpUqW","properties":{"formattedCitation":"(2005)","plainCitation":"(2005)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5633FC">
        <w:rPr>
          <w:lang w:val="en-GB"/>
        </w:rPr>
        <w:t>(2005)</w:t>
      </w:r>
      <w:r w:rsidR="00342B54">
        <w:fldChar w:fldCharType="end"/>
      </w:r>
      <w:r>
        <w:t>)</w:t>
      </w:r>
      <w:commentRangeEnd w:id="140"/>
      <w:r>
        <w:commentReference w:id="140"/>
      </w:r>
      <w:r>
        <w:t xml:space="preserve">. </w:t>
      </w:r>
      <w:r w:rsidR="008F4827">
        <w:t>T</w:t>
      </w:r>
      <w:r>
        <w:t>he</w:t>
      </w:r>
      <w:r w:rsidR="008F4827">
        <w:t xml:space="preserve">re </w:t>
      </w:r>
      <w:r w:rsidR="008F4827">
        <w:lastRenderedPageBreak/>
        <w:t>are</w:t>
      </w:r>
      <w:r>
        <w:t xml:space="preserve"> numerous </w:t>
      </w:r>
      <w:ins w:id="143" w:author="Max Lindmark" w:date="2022-02-21T18:28:00Z">
        <w:r w:rsidR="0080056B">
          <w:t xml:space="preserve">paths </w:t>
        </w:r>
      </w:ins>
      <w:del w:id="144" w:author="Max Lindmark" w:date="2022-02-21T18:28:00Z">
        <w:r w:rsidR="00927478" w:rsidDel="0080056B">
          <w:delText>ways</w:delText>
        </w:r>
        <w:commentRangeStart w:id="145"/>
        <w:commentRangeStart w:id="146"/>
        <w:r w:rsidDel="0080056B">
          <w:delText xml:space="preserve"> </w:delText>
        </w:r>
      </w:del>
      <w:commentRangeEnd w:id="145"/>
      <w:r w:rsidR="001F4275">
        <w:rPr>
          <w:rStyle w:val="Kommentarsreferens"/>
        </w:rPr>
        <w:commentReference w:id="145"/>
      </w:r>
      <w:commentRangeEnd w:id="146"/>
      <w:r w:rsidR="0080056B">
        <w:rPr>
          <w:rStyle w:val="Kommentarsreferens"/>
        </w:rPr>
        <w:commentReference w:id="146"/>
      </w:r>
      <w:r>
        <w:t xml:space="preserve">by which the species size-spectrum could change with warming </w:t>
      </w:r>
      <w:r w:rsidR="007C4BF0">
        <w:fldChar w:fldCharType="begin"/>
      </w:r>
      <w:r w:rsidR="005633FC">
        <w:instrText xml:space="preserve"> ADDIN ZOTERO_ITEM CSL_CITATION {"citationID":"BfPU0IQ4","properties":{"formattedCitation":"(Heneghan 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5633FC">
        <w:rPr>
          <w:lang w:val="en-GB"/>
        </w:rPr>
        <w:t>(Heneghan et al., 2019)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del w:id="147" w:author="Max Lindmark" w:date="2022-02-23T09:44:00Z">
        <w:r w:rsidR="00927478" w:rsidDel="003833A5">
          <w:delText xml:space="preserve">slope </w:delText>
        </w:r>
      </w:del>
      <w:ins w:id="148" w:author="Max Lindmark" w:date="2022-02-23T09:44:00Z">
        <w:r w:rsidR="003833A5">
          <w:t xml:space="preserve">slope </w:t>
        </w:r>
      </w:ins>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younger individuals </w:t>
      </w:r>
      <w:r w:rsidR="00202178">
        <w:fldChar w:fldCharType="begin"/>
      </w:r>
      <w:r w:rsidR="005633FC">
        <w:instrText xml:space="preserve"> ADDIN ZOTERO_ITEM CSL_CITATION {"citationID":"zoD3z8zo","properties":{"formattedCitation":"(Barnett 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5633FC">
        <w:rPr>
          <w:lang w:val="en-GB"/>
        </w:rPr>
        <w:t>(Barnett et al., 2017)</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ins w:id="149" w:author="Max Lindmark" w:date="2022-02-23T10:57:00Z">
        <w:r w:rsidR="00F26DBE">
          <w:t xml:space="preserve"> </w:t>
        </w:r>
      </w:ins>
      <w:r w:rsidR="00755F9D">
        <w:fldChar w:fldCharType="begin"/>
      </w:r>
      <w:r w:rsidR="005633FC">
        <w:instrText xml:space="preserve"> ADDIN ZOTERO_ITEM CSL_CITATION {"citationID":"KbPeFJ9W","properties":{"formattedCitation":"(Daufresne et al., 2009; Lindmark et al., n.d.)","plainCitation":"(Daufresne et al., 2009; Lindmark et al., n.d.)","noteIndex":0},"citationItems":[{"id":535,"uris":["http://zotero.org/users/6116610/items/BYIQJ2UA"],"uri":["http://zotero.org/users/6116610/items/BYIQJ2UA"],"itemData":{"id":535,"type":"article-journal","abstract":"Understanding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instrText>
      </w:r>
      <w:r w:rsidR="00755F9D">
        <w:fldChar w:fldCharType="separate"/>
      </w:r>
      <w:r w:rsidR="005633FC">
        <w:rPr>
          <w:lang w:val="en-GB"/>
        </w:rPr>
        <w:t xml:space="preserve">(Daufresne et al., 2009; Lindmark et al., </w:t>
      </w:r>
      <w:del w:id="150" w:author="Anna Gårdmark" w:date="2022-04-07T21:23:00Z">
        <w:r w:rsidR="005633FC" w:rsidDel="003E5359">
          <w:rPr>
            <w:lang w:val="en-GB"/>
          </w:rPr>
          <w:delText>n.d.</w:delText>
        </w:r>
      </w:del>
      <w:ins w:id="151" w:author="Anna Gårdmark" w:date="2022-04-07T21:23:00Z">
        <w:r w:rsidR="003E5359">
          <w:rPr>
            <w:lang w:val="en-GB"/>
          </w:rPr>
          <w:t>2022</w:t>
        </w:r>
      </w:ins>
      <w:r w:rsidR="005633FC">
        <w:rPr>
          <w:lang w:val="en-GB"/>
        </w:rPr>
        <w:t>)</w:t>
      </w:r>
      <w:r w:rsidR="00755F9D">
        <w:fldChar w:fldCharType="end"/>
      </w:r>
      <w:r>
        <w:t xml:space="preserve">. </w:t>
      </w:r>
      <w:r w:rsidR="008F4827">
        <w:t xml:space="preserve">Growth rates can increase due to physiological responses to higher temperatures, or reduced density-dependence following warming-induced mortality, or both. </w:t>
      </w:r>
      <w:commentRangeStart w:id="152"/>
      <w:r>
        <w:t>Hence, the effect of warming on the size-spectrum depends on several interlinked processes affecting abundance-at-size and size-at-age.</w:t>
      </w:r>
      <w:commentRangeEnd w:id="152"/>
      <w:r w:rsidR="00A21F67">
        <w:rPr>
          <w:rStyle w:val="Kommentarsreferens"/>
        </w:rPr>
        <w:commentReference w:id="152"/>
      </w:r>
      <w:r w:rsidR="00A21F67">
        <w:t xml:space="preserve"> Yet, while warming effects on ectotherm body growth ha</w:t>
      </w:r>
      <w:ins w:id="153" w:author="Anna Gårdmark" w:date="2022-04-07T21:23:00Z">
        <w:r w:rsidR="003E5359">
          <w:t>ve</w:t>
        </w:r>
      </w:ins>
      <w:del w:id="154" w:author="Anna Gårdmark" w:date="2022-04-07T21:23:00Z">
        <w:r w:rsidR="00A21F67" w:rsidDel="003E5359">
          <w:delText>s</w:delText>
        </w:r>
      </w:del>
      <w:r w:rsidR="00A21F67">
        <w:t xml:space="preserve"> been thoroughly studied</w:t>
      </w:r>
      <w:ins w:id="155" w:author="Max Lindmark" w:date="2022-02-23T10:57:00Z">
        <w:r w:rsidR="00D92C17">
          <w:t xml:space="preserve"> </w:t>
        </w:r>
      </w:ins>
      <w:r w:rsidR="00F064B1">
        <w:fldChar w:fldCharType="begin"/>
      </w:r>
      <w:r w:rsidR="005633FC">
        <w:instrText xml:space="preserve"> ADDIN ZOTERO_ITEM CSL_CITATION {"citationID":"Z7U9MsTu","properties":{"formattedCitation":"(Atkinson, 1994; Brett et al., 1969; Lindmark et al., n.d.)","plainCitation":"(Atkinson, 1994; Brett et al., 1969; Lindmark et al., n.d.)","noteIndex":0},"citationItems":[{"id":965,"uris":["http://zotero.org/users/6116610/items/YG8DMK3F"],"uri":["http://zotero.org/users/6116610/items/YG8DMK3F"],"itemData":{"id":965,"type":"article-journal","abstract":"The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instrText>
      </w:r>
      <w:r w:rsidR="00F064B1">
        <w:fldChar w:fldCharType="separate"/>
      </w:r>
      <w:r w:rsidR="005633FC">
        <w:rPr>
          <w:lang w:val="en-GB"/>
        </w:rPr>
        <w:t xml:space="preserve">(Atkinson, 1994; Brett et al., 1969; Lindmark et al., </w:t>
      </w:r>
      <w:ins w:id="156" w:author="Anna Gårdmark" w:date="2022-04-07T21:23:00Z">
        <w:r w:rsidR="003E5359">
          <w:rPr>
            <w:lang w:val="en-GB"/>
          </w:rPr>
          <w:t>2022</w:t>
        </w:r>
      </w:ins>
      <w:del w:id="157" w:author="Anna Gårdmark" w:date="2022-04-07T21:23:00Z">
        <w:r w:rsidR="005633FC" w:rsidDel="003E5359">
          <w:rPr>
            <w:lang w:val="en-GB"/>
          </w:rPr>
          <w:delText>n.d.</w:delText>
        </w:r>
      </w:del>
      <w:r w:rsidR="005633FC">
        <w:rPr>
          <w:lang w:val="en-GB"/>
        </w:rPr>
        <w:t>)</w:t>
      </w:r>
      <w:r w:rsidR="00F064B1">
        <w:fldChar w:fldCharType="end"/>
      </w:r>
      <w:r w:rsidR="00A21F67">
        <w:t>, those on mortality in wild populations have not, nor their joint consequences for population size-spectra in warming environments.</w:t>
      </w:r>
    </w:p>
    <w:p w14:paraId="00000025" w14:textId="655DF24A"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commentRangeStart w:id="158"/>
      <w:commentRangeEnd w:id="158"/>
      <w:r w:rsidR="00A21F67">
        <w:rPr>
          <w:rStyle w:val="Kommentarsreferens"/>
        </w:rPr>
        <w:commentReference w:id="158"/>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commentRangeStart w:id="159"/>
      <w:commentRangeStart w:id="160"/>
      <w:r w:rsidR="00100F78">
        <w:t>(‘</w:t>
      </w:r>
      <w:del w:id="161" w:author="Max Lindmark" w:date="2022-02-21T18:34:00Z">
        <w:r w:rsidR="00100F78" w:rsidDel="00320473">
          <w:delText xml:space="preserve">warm </w:delText>
        </w:r>
      </w:del>
      <w:ins w:id="162" w:author="Max Lindmark" w:date="2022-02-21T18:34:00Z">
        <w:r w:rsidR="00320473">
          <w:t xml:space="preserve">heated </w:t>
        </w:r>
      </w:ins>
      <w:r w:rsidR="00100F78">
        <w:t xml:space="preserve">area’) </w:t>
      </w:r>
      <w:commentRangeEnd w:id="159"/>
      <w:r w:rsidR="00300E1C">
        <w:rPr>
          <w:rStyle w:val="Kommentarsreferens"/>
        </w:rPr>
        <w:commentReference w:id="159"/>
      </w:r>
      <w:commentRangeEnd w:id="160"/>
      <w:r w:rsidR="00721680">
        <w:rPr>
          <w:rStyle w:val="Kommentarsreferens"/>
        </w:rPr>
        <w:commentReference w:id="160"/>
      </w:r>
      <w:r w:rsidR="00100F78">
        <w:t xml:space="preserve">with fish from a </w:t>
      </w:r>
      <w:r w:rsidR="001B1A85">
        <w:t xml:space="preserve">reference </w:t>
      </w:r>
      <w:r w:rsidR="00100F78">
        <w:t xml:space="preserve">area </w:t>
      </w:r>
      <w:commentRangeStart w:id="163"/>
      <w:r w:rsidR="00100F78">
        <w:t>(‘cold area’</w:t>
      </w:r>
      <w:commentRangeEnd w:id="163"/>
      <w:r w:rsidR="00CD50EA">
        <w:rPr>
          <w:rStyle w:val="Kommentarsreferens"/>
        </w:rPr>
        <w:commentReference w:id="163"/>
      </w:r>
      <w:r w:rsidR="00100F78">
        <w:t>)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ins w:id="164" w:author="Anna Gårdmark" w:date="2022-04-07T21:24:00Z">
        <w:r w:rsidR="00CD50EA">
          <w:t>,</w:t>
        </w:r>
      </w:ins>
      <w:r w:rsidR="001B1A85">
        <w:t xml:space="preserve"> between the </w:t>
      </w:r>
      <w:ins w:id="165" w:author="Max Lindmark" w:date="2022-02-21T18:34:00Z">
        <w:r w:rsidR="00320473">
          <w:t>heated</w:t>
        </w:r>
        <w:r w:rsidR="00320473" w:rsidDel="00320473">
          <w:t xml:space="preserve"> </w:t>
        </w:r>
      </w:ins>
      <w:commentRangeStart w:id="166"/>
      <w:commentRangeStart w:id="167"/>
      <w:del w:id="168" w:author="Max Lindmark" w:date="2022-02-21T18:34:00Z">
        <w:r w:rsidR="00300E1C" w:rsidDel="00320473">
          <w:delText xml:space="preserve">warm </w:delText>
        </w:r>
      </w:del>
      <w:r w:rsidR="00300E1C">
        <w:t xml:space="preserve">and </w:t>
      </w:r>
      <w:del w:id="169" w:author="Max Lindmark" w:date="2022-02-21T18:40:00Z">
        <w:r w:rsidR="00300E1C" w:rsidDel="00721680">
          <w:delText xml:space="preserve">cold </w:delText>
        </w:r>
      </w:del>
      <w:commentRangeEnd w:id="166"/>
      <w:ins w:id="170" w:author="Max Lindmark" w:date="2022-02-21T18:40:00Z">
        <w:r w:rsidR="00721680">
          <w:t xml:space="preserve">reference </w:t>
        </w:r>
      </w:ins>
      <w:r w:rsidR="00300E1C">
        <w:rPr>
          <w:rStyle w:val="Kommentarsreferens"/>
        </w:rPr>
        <w:commentReference w:id="166"/>
      </w:r>
      <w:commentRangeEnd w:id="167"/>
      <w:r w:rsidR="00721680">
        <w:rPr>
          <w:rStyle w:val="Kommentarsreferens"/>
        </w:rPr>
        <w:commentReference w:id="167"/>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C75D8E">
      <w:pPr>
        <w:spacing w:line="480" w:lineRule="auto"/>
        <w:jc w:val="both"/>
        <w:rPr>
          <w:sz w:val="28"/>
          <w:szCs w:val="28"/>
        </w:rPr>
      </w:pPr>
      <w:sdt>
        <w:sdtPr>
          <w:tag w:val="goog_rdk_13"/>
          <w:id w:val="247478690"/>
        </w:sdtPr>
        <w:sdtContent>
          <w:commentRangeStart w:id="171"/>
        </w:sdtContent>
      </w:sdt>
      <w:sdt>
        <w:sdtPr>
          <w:tag w:val="goog_rdk_14"/>
          <w:id w:val="1100213546"/>
        </w:sdtPr>
        <w:sdtContent>
          <w:commentRangeStart w:id="172"/>
        </w:sdtContent>
      </w:sdt>
      <w:r w:rsidR="001B1A85">
        <w:rPr>
          <w:sz w:val="28"/>
          <w:szCs w:val="28"/>
        </w:rPr>
        <w:t>Results</w:t>
      </w:r>
      <w:commentRangeEnd w:id="171"/>
      <w:r w:rsidR="001B1A85">
        <w:commentReference w:id="171"/>
      </w:r>
      <w:commentRangeEnd w:id="172"/>
      <w:r w:rsidR="001B1A85">
        <w:commentReference w:id="172"/>
      </w:r>
    </w:p>
    <w:p w14:paraId="00000028" w14:textId="455EEC83" w:rsidR="00037DE8" w:rsidRDefault="001B1A85">
      <w:pPr>
        <w:spacing w:line="480" w:lineRule="auto"/>
        <w:jc w:val="both"/>
      </w:pPr>
      <w:r>
        <w:lastRenderedPageBreak/>
        <w:t xml:space="preserve">Analysis of </w:t>
      </w:r>
      <w:r w:rsidR="003A3F81">
        <w:t>fish (</w:t>
      </w:r>
      <w:r w:rsidR="00C00598">
        <w:t>perch</w:t>
      </w:r>
      <w:r w:rsidR="003A3F81">
        <w:t>)</w:t>
      </w:r>
      <w:r w:rsidR="00C00598">
        <w:t xml:space="preserve"> </w:t>
      </w:r>
      <w:r>
        <w:t xml:space="preserve">size-at-age using the von </w:t>
      </w:r>
      <w:proofErr w:type="spellStart"/>
      <w:r>
        <w:t>Bertalanffy</w:t>
      </w:r>
      <w:proofErr w:type="spellEnd"/>
      <w:r>
        <w:t xml:space="preserve"> growth equation (VBGE) revealed that </w:t>
      </w:r>
      <w:r w:rsidR="003A3F81">
        <w:t xml:space="preserve">fish </w:t>
      </w:r>
      <w:commentRangeStart w:id="173"/>
      <w:commentRangeStart w:id="174"/>
      <w:r>
        <w:t>cohorts</w:t>
      </w:r>
      <w:ins w:id="175" w:author="Max Lindmark" w:date="2022-02-23T10:59:00Z">
        <w:r w:rsidR="00356D83">
          <w:t xml:space="preserve"> (</w:t>
        </w:r>
        <w:r w:rsidR="00565A8A">
          <w:t>year classes</w:t>
        </w:r>
        <w:r w:rsidR="00356D83">
          <w:t>)</w:t>
        </w:r>
      </w:ins>
      <w:r>
        <w:t xml:space="preserve"> </w:t>
      </w:r>
      <w:commentRangeEnd w:id="173"/>
      <w:r w:rsidR="003A3F81">
        <w:rPr>
          <w:rStyle w:val="Kommentarsreferens"/>
        </w:rPr>
        <w:commentReference w:id="173"/>
      </w:r>
      <w:commentRangeEnd w:id="174"/>
      <w:r w:rsidR="005E5A84">
        <w:rPr>
          <w:rStyle w:val="Kommentarsreferens"/>
        </w:rPr>
        <w:commentReference w:id="174"/>
      </w:r>
      <w:r>
        <w:t xml:space="preserve">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xml:space="preserve">) </w:t>
      </w:r>
      <w:commentRangeStart w:id="176"/>
      <w:r>
        <w:t>had</w:t>
      </w:r>
      <w:ins w:id="177" w:author="Anna Gårdmark" w:date="2022-04-07T21:25:00Z">
        <w:r w:rsidR="00CD50EA">
          <w:t xml:space="preserve"> best predictive power</w:t>
        </w:r>
        <w:commentRangeEnd w:id="176"/>
        <w:r w:rsidR="00CD50EA">
          <w:rPr>
            <w:rStyle w:val="Kommentarsreferens"/>
          </w:rPr>
          <w:commentReference w:id="176"/>
        </w:r>
        <w:r w:rsidR="00CD50EA">
          <w:t xml:space="preserve"> (</w:t>
        </w:r>
      </w:ins>
      <w:del w:id="178" w:author="Anna Gårdmark" w:date="2022-04-07T21:25:00Z">
        <w:r w:rsidDel="00CD50EA">
          <w:delText xml:space="preserve"> </w:delText>
        </w:r>
      </w:del>
      <w:r>
        <w:t xml:space="preserve">the largest </w:t>
      </w:r>
      <w:commentRangeStart w:id="179"/>
      <w:commentRangeStart w:id="180"/>
      <w:r>
        <w:t>expected log pointwise predictive density</w:t>
      </w:r>
      <w:commentRangeEnd w:id="179"/>
      <w:r w:rsidR="00C00598">
        <w:rPr>
          <w:rStyle w:val="Kommentarsreferens"/>
        </w:rPr>
        <w:commentReference w:id="179"/>
      </w:r>
      <w:commentRangeEnd w:id="180"/>
      <w:r w:rsidR="00FB42D9">
        <w:rPr>
          <w:rStyle w:val="Kommentarsreferens"/>
        </w:rPr>
        <w:commentReference w:id="180"/>
      </w:r>
      <w:r>
        <w:t xml:space="preserve"> </w:t>
      </w:r>
      <w:ins w:id="181" w:author="Max Lindmark" w:date="2022-02-23T11:40:00Z">
        <w:r w:rsidR="0097774D">
          <w:t>for a new observation</w:t>
        </w:r>
      </w:ins>
      <w:ins w:id="182" w:author="Anna Gårdmark" w:date="2022-04-07T21:25:00Z">
        <w:r w:rsidR="00CD50EA">
          <w:t>;</w:t>
        </w:r>
      </w:ins>
      <w:ins w:id="183" w:author="Max Lindmark" w:date="2022-02-23T11:40:00Z">
        <w:r w:rsidR="0097774D">
          <w:t xml:space="preserve"> </w:t>
        </w:r>
      </w:ins>
      <w:del w:id="184" w:author="Anna Gårdmark" w:date="2022-04-07T21:25:00Z">
        <w:r w:rsidDel="00CD50EA">
          <w:delText>(</w:delText>
        </w:r>
      </w:del>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w:t>
      </w:r>
      <w:del w:id="185" w:author="Anna Gårdmark" w:date="2022-04-07T21:27:00Z">
        <w:r w:rsidDel="00CD50EA">
          <w:delText xml:space="preserve"> </w:delText>
        </w:r>
      </w:del>
      <w:r>
        <w:t>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 xml:space="preserve">that fish in the </w:t>
      </w:r>
      <w:r w:rsidR="00320473">
        <w:t>heated</w:t>
      </w:r>
      <w:r w:rsidR="00320473" w:rsidDel="00320473">
        <w:t xml:space="preserve"> </w:t>
      </w:r>
      <w:r w:rsidR="00C126A5">
        <w:t>area had a</w:t>
      </w:r>
      <w:r w:rsidR="00B70C58">
        <w:t>n asymptotic</w:t>
      </w:r>
      <w:r w:rsidR="00C126A5">
        <w:t xml:space="preserve"> length that was </w:t>
      </w:r>
      <w:r w:rsidR="003A3F81">
        <w:t>16</w:t>
      </w:r>
      <w:r w:rsidR="00C126A5">
        <w:t xml:space="preserve">% greater than fish 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proofErr w:type="gramStart"/>
      <w:r>
        <w:t xml:space="preserve">, </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ins w:id="186" w:author="Max Lindmark" w:date="2022-02-21T18:44:00Z">
        <w:r w:rsidR="009C5925">
          <w:t xml:space="preserve"> </w:t>
        </w:r>
        <w:commentRangeStart w:id="187"/>
        <w:commentRangeStart w:id="188"/>
        <w:del w:id="189" w:author="Anna Gårdmark" w:date="2022-04-07T21:28:00Z">
          <w:r w:rsidR="009C5925" w:rsidDel="00CD50EA">
            <w:delText xml:space="preserve">had </w:delText>
          </w:r>
        </w:del>
      </w:ins>
      <w:del w:id="190" w:author="Anna Gårdmark" w:date="2022-04-07T21:28:00Z">
        <w:r w:rsidR="00C126A5" w:rsidDel="00CD50EA">
          <w:delText xml:space="preserve"> </w:delText>
        </w:r>
      </w:del>
      <w:del w:id="191" w:author="Max Lindmark" w:date="2022-02-21T18:44:00Z">
        <w:r w:rsidR="003A3F81" w:rsidDel="009C5925">
          <w:delText xml:space="preserve">grew with </w:delText>
        </w:r>
      </w:del>
      <w:r w:rsidR="003A3F81">
        <w:t>27</w:t>
      </w:r>
      <w:r w:rsidR="00C126A5">
        <w:t xml:space="preserve">% </w:t>
      </w:r>
      <w:del w:id="192" w:author="Max Lindmark" w:date="2022-02-21T18:44:00Z">
        <w:r w:rsidR="00C126A5" w:rsidDel="009C5925">
          <w:delText xml:space="preserve">faster </w:delText>
        </w:r>
      </w:del>
      <w:ins w:id="193" w:author="Max Lindmark" w:date="2022-02-21T18:44:00Z">
        <w:r w:rsidR="009C5925">
          <w:t>larger</w:t>
        </w:r>
      </w:ins>
      <w:ins w:id="194" w:author="Max Lindmark" w:date="2022-02-21T18:45:00Z">
        <w:r w:rsidR="009C5925">
          <w:t xml:space="preserve"> growth coefficients, i.e. </w:t>
        </w:r>
      </w:ins>
      <m:oMath>
        <m:r>
          <w:ins w:id="195" w:author="Anna Gårdmark" w:date="2022-02-10T08:42:00Z">
            <w:del w:id="196" w:author="Max Lindmark" w:date="2022-02-21T18:44:00Z">
              <w:rPr>
                <w:rFonts w:ascii="Cambria Math" w:hAnsi="Cambria Math"/>
              </w:rPr>
              <m:t>growth rate</m:t>
            </w:del>
          </w:ins>
        </m:r>
        <m:r>
          <w:ins w:id="197" w:author="Max Lindmark" w:date="2022-02-21T18:44:00Z">
            <w:rPr>
              <w:rFonts w:ascii="Cambria Math" w:hAnsi="Cambria Math"/>
            </w:rPr>
            <m:t>K</m:t>
          </w:ins>
        </m:r>
      </m:oMath>
      <w:ins w:id="198" w:author="Max Lindmark" w:date="2022-02-21T18:44:00Z">
        <w:r w:rsidR="009C5925">
          <w:t xml:space="preserve"> </w:t>
        </w:r>
      </w:ins>
      <w:r w:rsidR="009C5925">
        <w:t>parameters</w:t>
      </w:r>
      <w:r w:rsidR="00C126A5">
        <w:t xml:space="preserve"> </w:t>
      </w:r>
      <w:commentRangeEnd w:id="187"/>
      <w:r w:rsidR="009C5925">
        <w:rPr>
          <w:rStyle w:val="Kommentarsreferens"/>
        </w:rPr>
        <w:commentReference w:id="187"/>
      </w:r>
      <w:commentRangeEnd w:id="188"/>
      <w:r w:rsidR="00C75D8E">
        <w:rPr>
          <w:rStyle w:val="Kommentarsreferens"/>
        </w:rPr>
        <w:commentReference w:id="188"/>
      </w:r>
      <w:r w:rsidR="00C126A5">
        <w:t>(</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commentRangeStart w:id="199"/>
      <w:r w:rsidR="00C126A5">
        <w:t>Corresponding estimates of the third parameter in the V</w:t>
      </w:r>
      <w:r w:rsidR="003A3F81">
        <w:t xml:space="preserve">BGE </w:t>
      </w:r>
      <w:proofErr w:type="gramStart"/>
      <w:r w:rsidR="003A3F81">
        <w:t>were</w:t>
      </w:r>
      <w:r>
        <w:t xml:space="preserve"> </w:t>
      </w:r>
      <w:proofErr w:type="gramEnd"/>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commentRangeEnd w:id="199"/>
      <w:r w:rsidR="00CD50EA">
        <w:rPr>
          <w:rStyle w:val="Kommentarsreferens"/>
        </w:rPr>
        <w:commentReference w:id="199"/>
      </w:r>
    </w:p>
    <w:p w14:paraId="00000029" w14:textId="27FC8DC8" w:rsidR="00037DE8" w:rsidRDefault="001B1A85">
      <w:pPr>
        <w:spacing w:line="480" w:lineRule="auto"/>
        <w:ind w:firstLine="284"/>
        <w:jc w:val="both"/>
      </w:pPr>
      <w:r>
        <w:t xml:space="preserve">In addition, we found that the initial growth rate (at small size) was higher in the </w:t>
      </w:r>
      <w:ins w:id="200" w:author="Max Lindmark" w:date="2022-02-21T18:35:00Z">
        <w:r w:rsidR="00320473">
          <w:t>heated</w:t>
        </w:r>
        <w:r w:rsidR="00320473" w:rsidDel="00320473">
          <w:t xml:space="preserve"> </w:t>
        </w:r>
      </w:ins>
      <w:del w:id="201" w:author="Max Lindmark" w:date="2022-02-21T18:35:00Z">
        <w:r w:rsidDel="00320473">
          <w:delText xml:space="preserve">warm </w:delText>
        </w:r>
      </w:del>
      <w:r>
        <w:t>are</w:t>
      </w:r>
      <w:ins w:id="202" w:author="Max Lindmark" w:date="2022-02-21T18:47:00Z">
        <w:r w:rsidR="00796AE9">
          <w:t>a</w:t>
        </w:r>
      </w:ins>
      <w:customXmlDelRangeStart w:id="203" w:author="Anna Gårdmark" w:date="2022-02-10T09:18:00Z"/>
      <w:sdt>
        <w:sdtPr>
          <w:tag w:val="goog_rdk_16"/>
          <w:id w:val="842124585"/>
        </w:sdtPr>
        <w:sdtContent>
          <w:customXmlDelRangeEnd w:id="203"/>
          <w:ins w:id="204" w:author="Malin Karlsson" w:date="2021-11-01T10:50:00Z">
            <w:del w:id="205" w:author="Anna Gårdmark" w:date="2022-02-10T09:18:00Z">
              <w:r w:rsidDel="0032100D">
                <w:delText>a</w:delText>
              </w:r>
            </w:del>
          </w:ins>
          <w:customXmlDelRangeStart w:id="206" w:author="Anna Gårdmark" w:date="2022-02-10T09:18:00Z"/>
        </w:sdtContent>
      </w:sdt>
      <w:customXmlDelRangeEnd w:id="206"/>
      <w:r>
        <w:t xml:space="preserve"> and that the decline in growth with length was steeper in the </w:t>
      </w:r>
      <w:ins w:id="207" w:author="Max Lindmark" w:date="2022-02-21T18:40:00Z">
        <w:r w:rsidR="00721680">
          <w:t>reference</w:t>
        </w:r>
        <w:r w:rsidR="00721680" w:rsidDel="00721680">
          <w:t xml:space="preserve"> </w:t>
        </w:r>
      </w:ins>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w:commentRangeStart w:id="208"/>
            <m:r>
              <w:rPr>
                <w:rFonts w:ascii="Cambria Math" w:eastAsia="Cambria Math" w:hAnsi="Cambria Math" w:cs="Cambria Math"/>
              </w:rPr>
              <m:t>θ</m:t>
            </m:r>
            <w:commentRangeEnd w:id="208"/>
            <m:r>
              <m:rPr>
                <m:sty m:val="p"/>
              </m:rPr>
              <w:rPr>
                <w:rStyle w:val="Kommentarsreferens"/>
              </w:rPr>
              <w:commentReference w:id="208"/>
            </m:r>
          </m:sup>
        </m:sSup>
      </m:oMath>
      <w:r w:rsidR="0032100D">
        <w:t xml:space="preserve">) </w:t>
      </w:r>
      <w:r w:rsidR="009B06EB">
        <w:t>had</w:t>
      </w:r>
      <w:r>
        <w:t xml:space="preserve"> area-specific parameters (Table S2), and we </w:t>
      </w:r>
      <w:sdt>
        <w:sdtPr>
          <w:tag w:val="goog_rdk_17"/>
          <w:id w:val="340824732"/>
        </w:sdtPr>
        <w:sdtContent>
          <w:r>
            <w:t>found</w:t>
          </w:r>
        </w:sdtContent>
      </w:sdt>
      <w:ins w:id="209" w:author="Anna Gårdmark" w:date="2022-04-07T21:29:00Z">
        <w:r w:rsidR="00CD50EA">
          <w:t xml:space="preserve"> </w:t>
        </w:r>
      </w:ins>
      <w:customXmlDelRangeStart w:id="210" w:author="Anna Gårdmark" w:date="2022-04-07T21:28:00Z"/>
      <w:sdt>
        <w:sdtPr>
          <w:tag w:val="goog_rdk_18"/>
          <w:id w:val="-968274933"/>
        </w:sdtPr>
        <w:sdtContent>
          <w:customXmlDelRangeEnd w:id="210"/>
          <w:customXmlDelRangeStart w:id="211" w:author="Anna Gårdmark" w:date="2022-04-07T21:28:00Z"/>
        </w:sdtContent>
      </w:sdt>
      <w:customXmlDelRangeEnd w:id="211"/>
      <w:del w:id="212" w:author="Anna Gårdmark" w:date="2022-04-07T21:28:00Z">
        <w:r w:rsidDel="00CD50EA">
          <w:delText xml:space="preserve"> </w:delText>
        </w:r>
      </w:del>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m:t>
        </m:r>
        <w:commentRangeStart w:id="213"/>
        <w:commentRangeStart w:id="214"/>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w:t>
      </w:r>
      <w:commentRangeEnd w:id="213"/>
      <w:r w:rsidR="00B70C58">
        <w:rPr>
          <w:rStyle w:val="Kommentarsreferens"/>
        </w:rPr>
        <w:commentReference w:id="213"/>
      </w:r>
      <w:commentRangeEnd w:id="214"/>
      <w:r w:rsidR="00D5038D">
        <w:rPr>
          <w:rStyle w:val="Kommentarsreferens"/>
        </w:rPr>
        <w:commentReference w:id="214"/>
      </w:r>
      <w:r w:rsidR="009B06EB">
        <w:t xml:space="preserve">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w:commentRangeStart w:id="215"/>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w:commentRangeEnd w:id="215"/>
        <m:r>
          <m:rPr>
            <m:sty m:val="p"/>
          </m:rPr>
          <w:rPr>
            <w:rStyle w:val="Kommentarsreferens"/>
          </w:rPr>
          <w:commentReference w:id="215"/>
        </m:r>
        <m:r>
          <w:rPr>
            <w:rFonts w:ascii="Cambria Math" w:eastAsia="Cambria Math" w:hAnsi="Cambria Math" w:cs="Cambria Math"/>
          </w:rPr>
          <m:t>=-1.13[-1.16,-1.11]</m:t>
        </m:r>
      </m:oMath>
      <w:proofErr w:type="gramStart"/>
      <w:r>
        <w:t xml:space="preserve">, </w:t>
      </w:r>
      <w:proofErr w:type="gramEnd"/>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w:t>
      </w:r>
      <w:r>
        <w:lastRenderedPageBreak/>
        <w:t xml:space="preserve">and </w:t>
      </w:r>
      <w:commentRangeStart w:id="216"/>
      <w:r w:rsidR="0032100D" w:rsidRPr="00B41B40">
        <w:rPr>
          <w:rFonts w:ascii="Cambria Math" w:hAnsi="Cambria Math"/>
          <w:i/>
        </w:rPr>
        <w:t>θ</w:t>
      </w:r>
      <w:commentRangeEnd w:id="216"/>
      <w:r w:rsidR="00CD50EA">
        <w:rPr>
          <w:rStyle w:val="Kommentarsreferens"/>
        </w:rPr>
        <w:commentReference w:id="216"/>
      </w:r>
      <w:r>
        <w:t xml:space="preserve"> </w:t>
      </w:r>
      <w:r w:rsidR="009B06EB">
        <w:t xml:space="preserve"> </w:t>
      </w:r>
      <w:r>
        <w:t>both only had 0.3% of the density below 0</w:t>
      </w:r>
      <w:r w:rsidR="009B06EB">
        <w:t xml:space="preserve"> (Fig. 3C, E), indicating </w:t>
      </w:r>
      <w:commentRangeStart w:id="217"/>
      <w:commentRangeStart w:id="218"/>
      <w:ins w:id="219" w:author="Anna Gårdmark" w:date="2022-02-10T09:33:00Z">
        <w:del w:id="220" w:author="Max Lindmark" w:date="2022-02-21T18:48:00Z">
          <w:r w:rsidR="009B06EB" w:rsidDel="00796AE9">
            <w:delText xml:space="preserve">that </w:delText>
          </w:r>
        </w:del>
      </w:ins>
      <w:ins w:id="221" w:author="Max Lindmark" w:date="2022-02-21T18:48:00Z">
        <w:r w:rsidR="00796AE9">
          <w:t>high probability that growth rates have differentiated</w:t>
        </w:r>
      </w:ins>
      <w:ins w:id="222" w:author="Anna Gårdmark" w:date="2022-04-07T21:30:00Z">
        <w:r w:rsidR="00CD50EA">
          <w:t xml:space="preserve"> between the heated and reference area</w:t>
        </w:r>
      </w:ins>
      <w:ins w:id="223" w:author="Anna Gårdmark" w:date="2022-02-10T09:33:00Z">
        <w:del w:id="224" w:author="Max Lindmark" w:date="2022-02-21T18:49:00Z">
          <w:r w:rsidR="009B06EB" w:rsidDel="00796AE9">
            <w:delText xml:space="preserve">identical growth in the </w:delText>
          </w:r>
        </w:del>
        <w:del w:id="225" w:author="Max Lindmark" w:date="2022-02-21T18:35:00Z">
          <w:r w:rsidR="009B06EB" w:rsidDel="00320473">
            <w:delText xml:space="preserve">warm </w:delText>
          </w:r>
        </w:del>
        <w:del w:id="226" w:author="Max Lindmark" w:date="2022-02-21T18:49:00Z">
          <w:r w:rsidR="009B06EB" w:rsidDel="00796AE9">
            <w:delText xml:space="preserve">and the </w:delText>
          </w:r>
        </w:del>
        <w:del w:id="227" w:author="Max Lindmark" w:date="2022-02-21T18:40:00Z">
          <w:r w:rsidR="009B06EB" w:rsidDel="00721680">
            <w:delText xml:space="preserve">cold </w:delText>
          </w:r>
        </w:del>
        <w:del w:id="228" w:author="Max Lindmark" w:date="2022-02-21T18:49:00Z">
          <w:r w:rsidR="009B06EB" w:rsidDel="00796AE9">
            <w:delText>area is highly unlikely</w:delText>
          </w:r>
        </w:del>
      </w:ins>
      <w:r>
        <w:t xml:space="preserve">. </w:t>
      </w:r>
      <w:commentRangeEnd w:id="217"/>
      <w:r w:rsidR="00D5038D">
        <w:rPr>
          <w:rStyle w:val="Kommentarsreferens"/>
        </w:rPr>
        <w:commentReference w:id="217"/>
      </w:r>
      <w:commentRangeEnd w:id="218"/>
      <w:r w:rsidR="00CD50EA">
        <w:rPr>
          <w:rStyle w:val="Kommentarsreferens"/>
        </w:rPr>
        <w:commentReference w:id="218"/>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w:t>
      </w:r>
      <w:proofErr w:type="gramStart"/>
      <w:r>
        <w:t xml:space="preserve">be </w:t>
      </w:r>
      <w:proofErr w:type="gramEnd"/>
      <m:oMath>
        <m:r>
          <w:rPr>
            <w:rFonts w:ascii="Cambria Math" w:eastAsia="Cambria Math" w:hAnsi="Cambria Math" w:cs="Cambria Math"/>
          </w:rPr>
          <m:t>0.63[0.58,0.69]</m:t>
        </m:r>
      </m:oMath>
      <w:r>
        <w:t>, which correspond</w:t>
      </w:r>
      <w:ins w:id="229" w:author="Anna Gårdmark" w:date="2022-04-07T21:31:00Z">
        <w:r w:rsidR="00CD50EA">
          <w:t>s</w:t>
        </w:r>
      </w:ins>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Content>
          <w:r>
            <w:t>47%</w:t>
          </w:r>
        </w:sdtContent>
      </w:sdt>
      <w:r w:rsidR="009B06EB">
        <w:t xml:space="preserve"> in the </w:t>
      </w:r>
      <w:r w:rsidR="00721680">
        <w:t>reference</w:t>
      </w:r>
      <w:ins w:id="230" w:author="Max Lindmark" w:date="2022-02-21T18:51:00Z">
        <w:r w:rsidR="004D703A">
          <w:t xml:space="preserve"> </w:t>
        </w:r>
      </w:ins>
      <w:r w:rsidR="00721680">
        <w:t>area</w:t>
      </w:r>
      <w:r>
        <w:t xml:space="preserve">. </w:t>
      </w:r>
    </w:p>
    <w:p w14:paraId="0000002B" w14:textId="51085C0C" w:rsidR="00037DE8" w:rsidRDefault="001B1A85">
      <w:pPr>
        <w:spacing w:line="480" w:lineRule="auto"/>
        <w:ind w:firstLine="284"/>
        <w:jc w:val="both"/>
      </w:pPr>
      <w:r>
        <w:t xml:space="preserve">Lastly, analysis of the </w:t>
      </w:r>
      <w:ins w:id="231" w:author="Anna Gårdmark" w:date="2022-02-10T09:37:00Z">
        <w:del w:id="232" w:author="Max Lindmark" w:date="2022-02-21T18:51:00Z">
          <w:r w:rsidR="00C70D21" w:rsidDel="004D703A">
            <w:delText xml:space="preserve">population </w:delText>
          </w:r>
        </w:del>
      </w:ins>
      <w:r>
        <w:t>size-structure</w:t>
      </w:r>
      <w:ins w:id="233" w:author="Max Lindmark" w:date="2022-02-21T18:51:00Z">
        <w:r w:rsidR="004D703A">
          <w:t xml:space="preserve"> in the two areas </w:t>
        </w:r>
      </w:ins>
      <w:ins w:id="234" w:author="Anna Gårdmark" w:date="2022-02-10T09:40:00Z">
        <w:del w:id="235" w:author="Max Lindmark" w:date="2022-02-21T18:51:00Z">
          <w:r w:rsidR="00C70D21" w:rsidDel="004D703A">
            <w:delText>s</w:delText>
          </w:r>
        </w:del>
      </w:ins>
      <w:del w:id="236" w:author="Max Lindmark" w:date="2022-02-21T18:51:00Z">
        <w:r w:rsidDel="004D703A">
          <w:delText xml:space="preserve"> </w:delText>
        </w:r>
      </w:del>
      <w:r>
        <w:t xml:space="preserve">revealed that the faster growth rates for </w:t>
      </w:r>
      <w:r w:rsidR="00C70D21">
        <w:t xml:space="preserve">fish of </w:t>
      </w:r>
      <w:r>
        <w:t>all sizes</w:t>
      </w:r>
      <w:ins w:id="237" w:author="Max Lindmark" w:date="2022-02-23T13:55:00Z">
        <w:r w:rsidR="000D3DA3">
          <w:t xml:space="preserve">, which </w:t>
        </w:r>
      </w:ins>
      <w:del w:id="238" w:author="Max Lindmark" w:date="2022-02-23T13:55:00Z">
        <w:r w:rsidDel="000D3DA3">
          <w:delText xml:space="preserve"> </w:delText>
        </w:r>
      </w:del>
      <w:r>
        <w:t>lead</w:t>
      </w:r>
      <w:del w:id="239" w:author="Max Lindmark" w:date="2022-02-23T13:55:00Z">
        <w:r w:rsidDel="000D3DA3">
          <w:delText>ing</w:delText>
        </w:r>
      </w:del>
      <w:r>
        <w:t xml:space="preserve"> to a larger size-at-age</w:t>
      </w:r>
      <w:ins w:id="240" w:author="Max Lindmark" w:date="2022-02-23T13:55:00Z">
        <w:r w:rsidR="000D3DA3">
          <w:t>,</w:t>
        </w:r>
      </w:ins>
      <w:r>
        <w:t xml:space="preserve"> outweigh the higher mortality rates in the </w:t>
      </w:r>
      <w:r w:rsidR="00320473">
        <w:t>heated</w:t>
      </w:r>
      <w:r w:rsidR="00320473" w:rsidDel="00320473">
        <w:t xml:space="preserve"> </w:t>
      </w:r>
      <w:r>
        <w:t>area</w:t>
      </w:r>
      <w:r w:rsidR="00C70D21">
        <w:t xml:space="preserve">, such that the size-spectrum </w:t>
      </w:r>
      <w:del w:id="241" w:author="Max Lindmark" w:date="2022-02-23T09:45:00Z">
        <w:r w:rsidR="00C70D21" w:rsidDel="00354D76">
          <w:delText xml:space="preserve">slope </w:delText>
        </w:r>
      </w:del>
      <w:ins w:id="242" w:author="Max Lindmark" w:date="2022-02-23T09:45:00Z">
        <w:r w:rsidR="00354D76">
          <w:t xml:space="preserve">exponent </w:t>
        </w:r>
      </w:ins>
      <w:r w:rsidR="00C70D21">
        <w:t xml:space="preserve">is </w:t>
      </w:r>
      <w:ins w:id="243" w:author="Max Lindmark" w:date="2022-02-23T09:45:00Z">
        <w:r w:rsidR="00E57AAC">
          <w:t xml:space="preserve">larger </w:t>
        </w:r>
      </w:ins>
      <w:ins w:id="244" w:author="Max Lindmark" w:date="2022-02-23T13:55:00Z">
        <w:del w:id="245" w:author="Anna Gårdmark" w:date="2022-04-07T21:31:00Z">
          <w:r w:rsidR="00A522EC" w:rsidDel="00CD50EA">
            <w:delText>there</w:delText>
          </w:r>
        </w:del>
      </w:ins>
      <w:ins w:id="246" w:author="Anna Gårdmark" w:date="2022-04-07T21:31:00Z">
        <w:r w:rsidR="00CD50EA">
          <w:t>in the heated area</w:t>
        </w:r>
      </w:ins>
      <w:ins w:id="247" w:author="Max Lindmark" w:date="2022-02-23T13:55:00Z">
        <w:r w:rsidR="00A522EC">
          <w:t xml:space="preserve"> </w:t>
        </w:r>
      </w:ins>
      <w:del w:id="248" w:author="Max Lindmark" w:date="2022-02-23T09:45:00Z">
        <w:r w:rsidR="00C70D21" w:rsidDel="00E57AAC">
          <w:delText xml:space="preserve">less steep </w:delText>
        </w:r>
      </w:del>
      <w:del w:id="249" w:author="Max Lindmark" w:date="2022-02-23T13:55:00Z">
        <w:r w:rsidR="00C70D21" w:rsidDel="00A522EC">
          <w:delText xml:space="preserve">in the </w:delText>
        </w:r>
        <w:r w:rsidR="00320473" w:rsidDel="00A522EC">
          <w:delText xml:space="preserve">heated </w:delText>
        </w:r>
        <w:r w:rsidR="00C70D21" w:rsidDel="00A522EC">
          <w:delText xml:space="preserve">area </w:delText>
        </w:r>
      </w:del>
      <w:r w:rsidR="00C70D21">
        <w:t xml:space="preserve">(Fig. 5A). </w:t>
      </w:r>
      <w:ins w:id="250" w:author="Max Lindmark" w:date="2022-02-23T13:55:00Z">
        <w:r w:rsidR="004F6D6E">
          <w:t>However, in contrast to the results on size-at-age, growth and mor</w:t>
        </w:r>
      </w:ins>
      <w:ins w:id="251" w:author="Max Lindmark" w:date="2022-02-23T13:56:00Z">
        <w:r w:rsidR="004F6D6E">
          <w:t xml:space="preserve">tality, the differentiation is not as strong statistically, as the 95% confidence intervals overlap. </w:t>
        </w:r>
        <w:r w:rsidR="00E724AE">
          <w:t xml:space="preserve">That said, </w:t>
        </w:r>
      </w:ins>
      <w:del w:id="252" w:author="Max Lindmark" w:date="2022-02-23T09:45:00Z">
        <w:r w:rsidR="00C70D21" w:rsidDel="002C7E4D">
          <w:delText>As a consequence of</w:delText>
        </w:r>
      </w:del>
      <w:ins w:id="253" w:author="Max Lindmark" w:date="2022-02-23T13:56:00Z">
        <w:r w:rsidR="001818DE">
          <w:t>b</w:t>
        </w:r>
      </w:ins>
      <w:ins w:id="254" w:author="Max Lindmark" w:date="2022-02-23T09:45:00Z">
        <w:r w:rsidR="002C7E4D">
          <w:t>ecause of</w:t>
        </w:r>
      </w:ins>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Content>
          <w:r>
            <w:t>has</w:t>
          </w:r>
        </w:sdtContent>
      </w:sdt>
      <w:sdt>
        <w:sdtPr>
          <w:tag w:val="goog_rdk_22"/>
          <w:id w:val="-1759354473"/>
        </w:sdtPr>
        <w:sdtContent>
          <w:del w:id="255" w:author="Malin Karlsson" w:date="2021-11-04T19:30:00Z">
            <w:r>
              <w:delText>have</w:delText>
            </w:r>
          </w:del>
        </w:sdtContent>
      </w:sdt>
      <w:r>
        <w:t xml:space="preserve"> the largest individuals </w:t>
      </w:r>
      <w:del w:id="256" w:author="Max Lindmark" w:date="2022-02-21T18:52:00Z">
        <w:r w:rsidDel="00354CF6">
          <w:delText xml:space="preserve">as well as </w:delText>
        </w:r>
      </w:del>
      <w:r>
        <w:t>an</w:t>
      </w:r>
      <w:ins w:id="257" w:author="Max Lindmark" w:date="2022-02-21T18:52:00Z">
        <w:r w:rsidR="00354CF6">
          <w:t>d an</w:t>
        </w:r>
      </w:ins>
      <w:r>
        <w:t xml:space="preserve"> overall larger proportion of large individuals (Fig. </w:t>
      </w:r>
      <w:del w:id="258" w:author="Max Lindmark" w:date="2022-02-23T09:46:00Z">
        <w:r w:rsidDel="002C7E4D">
          <w:delText>5D</w:delText>
        </w:r>
      </w:del>
      <w:ins w:id="259" w:author="Max Lindmark" w:date="2022-02-23T09:46:00Z">
        <w:r w:rsidR="002C7E4D">
          <w:t>5C</w:t>
        </w:r>
      </w:ins>
      <w:r>
        <w:t xml:space="preserve">). </w:t>
      </w:r>
      <w:del w:id="260" w:author="Max Lindmark" w:date="2022-02-23T09:46:00Z">
        <w:r w:rsidDel="00C075DC">
          <w:delText xml:space="preserve">This is evident in the analyses of size-spectrum slopes over time, where we found that the intercept </w:delText>
        </w:r>
        <w:r w:rsidR="00C70D21" w:rsidDel="00C075DC">
          <w:delText>(</w:delText>
        </w:r>
        <m:oMath>
          <m:r>
            <w:rPr>
              <w:rFonts w:ascii="Cambria Math" w:hAnsi="Cambria Math"/>
            </w:rPr>
            <m:t>α</m:t>
          </m:r>
        </m:oMath>
        <w:r w:rsidR="00C70D21" w:rsidDel="00C075DC">
          <w:delText xml:space="preserve">) </w:delText>
        </w:r>
        <w:r w:rsidDel="00C075DC">
          <w:delText xml:space="preserve">is larger in the </w:delText>
        </w:r>
        <w:r w:rsidR="00320473" w:rsidDel="00C075DC">
          <w:delText xml:space="preserve">heated </w:delText>
        </w:r>
        <w:r w:rsidDel="00C075DC">
          <w:delText>area (</w:delText>
        </w:r>
        <w:r w:rsidR="00C70D21" w:rsidDel="00C075DC">
          <w:delText xml:space="preserve">Fig. 5B; </w:delText>
        </w:r>
        <w:r w:rsidDel="00C075DC">
          <w:delText xml:space="preserve">where year is centered to such that the intercept corresponds to the first year, i.e., 1987, and the model without an interaction between year and area was </w:delText>
        </w:r>
        <w:commentRangeStart w:id="261"/>
        <w:r w:rsidDel="00C075DC">
          <w:delText>favored</w:delText>
        </w:r>
        <w:commentRangeEnd w:id="261"/>
        <w:r w:rsidR="00C70D21" w:rsidDel="00C075DC">
          <w:rPr>
            <w:rStyle w:val="Kommentarsreferens"/>
          </w:rPr>
          <w:commentReference w:id="261"/>
        </w:r>
        <w:r w:rsidDel="00C075DC">
          <w:delText>). The overlap with zero was 2% for the distribution of differences of posterior samples of</w:delText>
        </w:r>
        <w:r w:rsidR="00C70D21" w:rsidDel="00C075DC">
          <w:delText xml:space="preserve"> the size-spectrum intercepts of the </w:delText>
        </w:r>
        <w:r w:rsidR="00320473" w:rsidDel="00C075DC">
          <w:delText xml:space="preserve">heated </w:delText>
        </w:r>
        <w:r w:rsidR="00C70D21" w:rsidDel="00C075DC">
          <w:delText xml:space="preserve">and the </w:delText>
        </w:r>
        <w:r w:rsidR="00793EAE" w:rsidDel="00C075DC">
          <w:delText xml:space="preserve">reference </w:delText>
        </w:r>
        <w:r w:rsidR="00C70D21" w:rsidDel="00C075DC">
          <w:delText>area,</w:delText>
        </w:r>
        <w:r w:rsidDel="00C075DC">
          <w:delText xml:space="preserve"> </w:delText>
        </w:r>
        <w:commentRangeStart w:id="262"/>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warm</m:t>
              </m:r>
            </m:sub>
          </m:sSub>
        </m:oMath>
        <w:r w:rsidDel="00C075DC">
          <w:delText xml:space="preserve"> and </w:delTex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cold</m:t>
              </m:r>
            </m:sub>
          </m:sSub>
        </m:oMath>
        <w:r w:rsidDel="00C075DC">
          <w:delText xml:space="preserve"> </w:delText>
        </w:r>
        <w:commentRangeEnd w:id="262"/>
        <w:r w:rsidR="00C70D21" w:rsidDel="00C075DC">
          <w:rPr>
            <w:rStyle w:val="Kommentarsreferens"/>
          </w:rPr>
          <w:commentReference w:id="262"/>
        </w:r>
        <w:r w:rsidDel="00C075DC">
          <w:delText xml:space="preserve">(Fig. </w:delText>
        </w:r>
        <w:r w:rsidR="00C70D21" w:rsidDel="00C075DC">
          <w:delText>5C</w:delText>
        </w:r>
        <w:r w:rsidDel="00C075DC">
          <w:delText>).</w:delText>
        </w:r>
      </w:del>
    </w:p>
    <w:p w14:paraId="0000002C" w14:textId="77777777" w:rsidR="00037DE8" w:rsidRDefault="00037DE8">
      <w:pPr>
        <w:spacing w:line="480" w:lineRule="auto"/>
        <w:ind w:firstLine="284"/>
        <w:jc w:val="both"/>
      </w:pPr>
    </w:p>
    <w:p w14:paraId="0000002D" w14:textId="77777777" w:rsidR="00037DE8" w:rsidRDefault="00C75D8E">
      <w:pPr>
        <w:spacing w:line="480" w:lineRule="auto"/>
        <w:jc w:val="both"/>
        <w:rPr>
          <w:sz w:val="28"/>
          <w:szCs w:val="28"/>
        </w:rPr>
      </w:pPr>
      <w:sdt>
        <w:sdtPr>
          <w:tag w:val="goog_rdk_23"/>
          <w:id w:val="-2108262415"/>
        </w:sdtPr>
        <w:sdtContent>
          <w:commentRangeStart w:id="263"/>
        </w:sdtContent>
      </w:sdt>
      <w:sdt>
        <w:sdtPr>
          <w:tag w:val="goog_rdk_24"/>
          <w:id w:val="-1285574110"/>
        </w:sdtPr>
        <w:sdtContent>
          <w:commentRangeStart w:id="264"/>
        </w:sdtContent>
      </w:sdt>
      <w:sdt>
        <w:sdtPr>
          <w:tag w:val="goog_rdk_25"/>
          <w:id w:val="727271571"/>
        </w:sdtPr>
        <w:sdtContent>
          <w:commentRangeStart w:id="265"/>
        </w:sdtContent>
      </w:sdt>
      <w:r w:rsidR="001B1A85">
        <w:rPr>
          <w:sz w:val="28"/>
          <w:szCs w:val="28"/>
        </w:rPr>
        <w:t>Discussion</w:t>
      </w:r>
      <w:commentRangeEnd w:id="263"/>
      <w:r w:rsidR="001B1A85">
        <w:commentReference w:id="263"/>
      </w:r>
      <w:commentRangeEnd w:id="264"/>
      <w:r w:rsidR="001B1A85">
        <w:commentReference w:id="264"/>
      </w:r>
      <w:commentRangeEnd w:id="265"/>
      <w:r w:rsidR="001B1A85">
        <w:commentReference w:id="265"/>
      </w:r>
    </w:p>
    <w:p w14:paraId="0000002E" w14:textId="4E0DB43B" w:rsidR="00037DE8" w:rsidRDefault="001B1A85" w:rsidP="00D75471">
      <w:pPr>
        <w:spacing w:line="480" w:lineRule="auto"/>
        <w:jc w:val="both"/>
      </w:pPr>
      <w:r>
        <w:t xml:space="preserve">Our study provides strong evidence for </w:t>
      </w:r>
      <w:r w:rsidR="00E46EE6">
        <w:t xml:space="preserve">warming-induced </w:t>
      </w:r>
      <w:r>
        <w:t xml:space="preserve">differentiation in growth, mortality, and size-structure in a natural population of a </w:t>
      </w:r>
      <w:commentRangeStart w:id="266"/>
      <w:r>
        <w:t>non-exploited</w:t>
      </w:r>
      <w:commentRangeEnd w:id="266"/>
      <w:r w:rsidR="00CD50EA">
        <w:rPr>
          <w:rStyle w:val="Kommentarsreferens"/>
        </w:rPr>
        <w:commentReference w:id="266"/>
      </w:r>
      <w:r>
        <w:t>,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commentRangeStart w:id="267"/>
      <w:r>
        <w:t>most</w:t>
      </w:r>
      <w:r w:rsidR="00E46EE6">
        <w:t xml:space="preserve"> warming</w:t>
      </w:r>
      <w:r>
        <w:t xml:space="preserve"> studies on natural populations of fish to date are </w:t>
      </w:r>
      <w:ins w:id="268" w:author="Anna Gårdmark" w:date="2022-04-07T21:32:00Z">
        <w:r w:rsidR="00CD50EA">
          <w:t xml:space="preserve">both much shorter and </w:t>
        </w:r>
      </w:ins>
      <w:r>
        <w:t xml:space="preserve">on 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 xml:space="preserve">fast growing individuals). </w:t>
      </w:r>
      <w:commentRangeEnd w:id="267"/>
      <w:r w:rsidR="00CD50EA">
        <w:rPr>
          <w:rStyle w:val="Kommentarsreferens"/>
        </w:rPr>
        <w:commentReference w:id="267"/>
      </w:r>
      <w:r w:rsidR="00B70C58">
        <w:t xml:space="preserve">While factors other than temperature could have contributed to the elevated growth and mortality, </w:t>
      </w:r>
      <w:commentRangeStart w:id="269"/>
      <w:commentRangeStart w:id="270"/>
      <w:commentRangeStart w:id="271"/>
      <w:r w:rsidR="00B70C58">
        <w:t xml:space="preserve">the </w:t>
      </w:r>
      <w:r>
        <w:t xml:space="preserve">temperature contrast </w:t>
      </w:r>
      <w:r w:rsidR="00B70C58">
        <w:t xml:space="preserve">is unusually </w:t>
      </w:r>
      <w:r w:rsidR="00B70C58">
        <w:lastRenderedPageBreak/>
        <w:t>large for</w:t>
      </w:r>
      <w:r>
        <w:t xml:space="preserve"> natural systems</w:t>
      </w:r>
      <w:ins w:id="272" w:author="Max Lindmark" w:date="2022-02-21T18:58:00Z">
        <w:r w:rsidR="002F2D16">
          <w:t xml:space="preserve"> (i.e., 5-10</w:t>
        </w:r>
      </w:ins>
      <w:ins w:id="273" w:author="Max Lindmark" w:date="2022-02-21T18:59:00Z">
        <w:r w:rsidR="002F2D16">
          <w:t xml:space="preserve"> </w:t>
        </w:r>
        <m:oMath>
          <m:r>
            <w:rPr>
              <w:rFonts w:ascii="Cambria Math" w:hAnsi="Cambria Math"/>
            </w:rPr>
            <m:t>℃</m:t>
          </m:r>
        </m:oMath>
        <w:r w:rsidR="002F2D16">
          <w:t>, which can</w:t>
        </w:r>
        <w:r w:rsidR="00296C3B">
          <w:t xml:space="preserve"> be</w:t>
        </w:r>
        <w:r w:rsidR="002F2D16">
          <w:t xml:space="preserve"> </w:t>
        </w:r>
      </w:ins>
      <w:ins w:id="274" w:author="Max Lindmark" w:date="2022-02-21T18:58:00Z">
        <w:r w:rsidR="002F2D16">
          <w:t xml:space="preserve">compared </w:t>
        </w:r>
      </w:ins>
      <w:ins w:id="275" w:author="Max Lindmark" w:date="2022-02-21T19:11:00Z">
        <w:r w:rsidR="00D75471">
          <w:t xml:space="preserve">to the </w:t>
        </w:r>
      </w:ins>
      <w:ins w:id="276" w:author="Max Lindmark" w:date="2022-02-21T19:12:00Z">
        <w:r w:rsidR="00A771EF">
          <w:t>1.35</w:t>
        </w:r>
        <w:del w:id="277" w:author="Anna Gårdmark" w:date="2022-04-07T21:33:00Z">
          <w:r w:rsidR="00A771EF" w:rsidDel="00CD50EA">
            <w:delText xml:space="preserve"> </w:delText>
          </w:r>
        </w:del>
        <w:r w:rsidR="00A771EF">
          <w:t xml:space="preserve"> </w:t>
        </w:r>
        <m:oMath>
          <m:r>
            <w:rPr>
              <w:rFonts w:ascii="Cambria Math" w:hAnsi="Cambria Math"/>
            </w:rPr>
            <m:t>℃</m:t>
          </m:r>
        </m:oMath>
        <w:r w:rsidR="00A771EF">
          <w:t xml:space="preserve"> change in the Baltic </w:t>
        </w:r>
        <w:r w:rsidR="005B2073">
          <w:t xml:space="preserve">Sea </w:t>
        </w:r>
        <w:r w:rsidR="00072C77">
          <w:t>between 1982 and 2006</w:t>
        </w:r>
      </w:ins>
      <w:ins w:id="278" w:author="Max Lindmark" w:date="2022-02-23T11:01:00Z">
        <w:r w:rsidR="006718CD">
          <w:t xml:space="preserve"> </w:t>
        </w:r>
      </w:ins>
      <w:r w:rsidR="00643101">
        <w:fldChar w:fldCharType="begin"/>
      </w:r>
      <w:r w:rsidR="005633FC">
        <w:instrText xml:space="preserve"> ADDIN ZOTERO_ITEM CSL_CITATION {"citationID":"BzHIy7G7","properties":{"formattedCitation":"(Belkin, 2009)","plainCitation":"(Belkin, 2009)","noteIndex":0},"citationItems":[{"id":502,"uris":["http://zotero.org/users/6116610/items/NV7I3QEW"],"uri":["http://zotero.org/users/6116610/items/NV7I3QEW"],"itemData":{"id":502,"type":"article-journal","container-title":"Progress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5633FC">
        <w:rPr>
          <w:lang w:val="en-GB"/>
        </w:rPr>
        <w:t>(Belkin, 2009)</w:t>
      </w:r>
      <w:r w:rsidR="00643101">
        <w:fldChar w:fldCharType="end"/>
      </w:r>
      <w:ins w:id="279" w:author="Max Lindmark" w:date="2022-02-21T18:58:00Z">
        <w:r w:rsidR="002F2D16">
          <w:t>)</w:t>
        </w:r>
      </w:ins>
      <w:r w:rsidR="00B70C58">
        <w:t>. Moreover,</w:t>
      </w:r>
      <w:r w:rsidR="00E46EE6">
        <w:t xml:space="preserve"> heating </w:t>
      </w:r>
      <w:r w:rsidR="00B70C58">
        <w:t xml:space="preserve">occurred </w:t>
      </w:r>
      <w:r w:rsidR="00E46EE6">
        <w:t>at the scale of a whole ecosystem</w:t>
      </w:r>
      <w:commentRangeEnd w:id="270"/>
      <w:commentRangeEnd w:id="271"/>
      <w:r w:rsidR="00B70C58">
        <w:t>, which makes the findings highly relevant in the context of global warming</w:t>
      </w:r>
      <w:commentRangeEnd w:id="269"/>
      <w:r w:rsidR="002470E8">
        <w:rPr>
          <w:rStyle w:val="Kommentarsreferens"/>
        </w:rPr>
        <w:commentReference w:id="269"/>
      </w:r>
      <w:r w:rsidR="00B70C58">
        <w:t>.</w:t>
      </w:r>
      <w:r w:rsidR="00E46EE6">
        <w:rPr>
          <w:rStyle w:val="Kommentarsreferens"/>
        </w:rPr>
        <w:commentReference w:id="270"/>
      </w:r>
      <w:r w:rsidR="00136D0F">
        <w:rPr>
          <w:rStyle w:val="Kommentarsreferens"/>
        </w:rPr>
        <w:commentReference w:id="271"/>
      </w:r>
      <w:r w:rsidR="00B70C58">
        <w:t xml:space="preserve"> I</w:t>
      </w:r>
      <w:r>
        <w:t>nteresting</w:t>
      </w:r>
      <w:r w:rsidR="00B70C58">
        <w:t>ly,</w:t>
      </w:r>
      <w:r>
        <w:t xml:space="preserve"> our findings contrast with both broader predictions about declining mean body sizes</w:t>
      </w:r>
      <w:ins w:id="280" w:author="Max Lindmark" w:date="2022-02-21T19:15:00Z">
        <w:r w:rsidR="00CE2390">
          <w:t xml:space="preserve"> based on the GOLT hypothesis</w:t>
        </w:r>
      </w:ins>
      <w:r w:rsidR="00B70C58">
        <w:t xml:space="preserve"> </w:t>
      </w:r>
      <w:del w:id="281" w:author="Max Lindmark" w:date="2022-02-21T19:14:00Z">
        <w:r w:rsidR="00B70C58" w:rsidDel="00CE2390">
          <w:delText>(</w:delText>
        </w:r>
      </w:del>
      <w:r w:rsidR="00CE2390">
        <w:fldChar w:fldCharType="begin"/>
      </w:r>
      <w:r w:rsidR="005633FC">
        <w:instrText xml:space="preserve"> ADDIN ZOTERO_ITEM CSL_CITATION {"citationID":"PmaFCzJD","properties":{"formattedCitation":"(Cheung et al., 2013; Pauly, 2021)","plainCitation":"(Cheung et al., 2013; Pauly, 2021)","noteIndex":0},"citationItems":[{"id":648,"uris":["http://zotero.org/users/6116610/items/U7HGQGSE"],"uri":["http://zotero.org/users/6116610/items/U7HGQGSE"],"itemData":{"id":648,"type":"article-journal","container-title":"Nature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5633FC">
        <w:rPr>
          <w:lang w:val="en-GB"/>
        </w:rPr>
        <w:t>(Cheung et al., 2013; Pauly, 2021)</w:t>
      </w:r>
      <w:r w:rsidR="00CE2390">
        <w:fldChar w:fldCharType="end"/>
      </w:r>
      <w:del w:id="282" w:author="Max Lindmark" w:date="2022-02-21T19:14:00Z">
        <w:r w:rsidR="00B70C58" w:rsidDel="00CE2390">
          <w:delText>)</w:delText>
        </w:r>
      </w:del>
      <w:r>
        <w:t>,</w:t>
      </w:r>
      <w:ins w:id="283" w:author="Max Lindmark" w:date="2022-02-21T19:18:00Z">
        <w:r w:rsidR="005749EF">
          <w:t xml:space="preserve"> and</w:t>
        </w:r>
      </w:ins>
      <w:r>
        <w:t xml:space="preserve"> </w:t>
      </w:r>
      <w:ins w:id="284" w:author="Max Lindmark" w:date="2022-02-21T19:16:00Z">
        <w:r w:rsidR="00CE2390">
          <w:t xml:space="preserve">with </w:t>
        </w:r>
      </w:ins>
      <w:del w:id="285" w:author="Max Lindmark" w:date="2022-02-21T19:15:00Z">
        <w:r w:rsidDel="00CE2390">
          <w:delText>and, more specifically,</w:delText>
        </w:r>
      </w:del>
      <w:ins w:id="286" w:author="Anna Gårdmark" w:date="2022-02-10T10:33:00Z">
        <w:del w:id="287" w:author="Max Lindmark" w:date="2022-02-21T19:15:00Z">
          <w:r w:rsidR="0016529A" w:rsidDel="00CE2390">
            <w:delText xml:space="preserve"> on</w:delText>
          </w:r>
        </w:del>
      </w:ins>
      <w:del w:id="288" w:author="Max Lindmark" w:date="2022-02-21T19:15:00Z">
        <w:r w:rsidDel="00CE2390">
          <w:delText xml:space="preserve"> </w:delText>
        </w:r>
      </w:del>
      <w:r>
        <w:t xml:space="preserve">intraspecific </w:t>
      </w:r>
      <w:del w:id="289" w:author="Max Lindmark" w:date="2022-02-21T19:16:00Z">
        <w:r w:rsidDel="00DB7DD9">
          <w:delText xml:space="preserve">responses </w:delText>
        </w:r>
      </w:del>
      <w:ins w:id="290" w:author="Max Lindmark" w:date="2022-02-21T19:16:00Z">
        <w:r w:rsidR="00DB7DD9">
          <w:t xml:space="preserve">patterns </w:t>
        </w:r>
      </w:ins>
      <w:r>
        <w:t>such as the TSR (temperature-size rule</w:t>
      </w:r>
      <w:r w:rsidR="00B70C58">
        <w:t>;</w:t>
      </w:r>
      <w:ins w:id="291" w:author="Max Lindmark" w:date="2022-02-23T10:49:00Z">
        <w:r w:rsidR="007C2531">
          <w:t xml:space="preserve"> Atkinson</w:t>
        </w:r>
      </w:ins>
      <w:ins w:id="292" w:author="Max Lindmark" w:date="2022-02-21T19:16:00Z">
        <w:r w:rsidR="00DB7DD9">
          <w:t xml:space="preserve"> </w:t>
        </w:r>
      </w:ins>
      <w:ins w:id="293" w:author="Anna Gårdmark" w:date="2022-02-10T10:25:00Z">
        <w:del w:id="294" w:author="Max Lindmark" w:date="2022-02-21T19:14:00Z">
          <w:r w:rsidR="00B70C58" w:rsidDel="00CE2390">
            <w:delText xml:space="preserve"> </w:delText>
          </w:r>
        </w:del>
      </w:ins>
      <w:r w:rsidR="00CE2390">
        <w:fldChar w:fldCharType="begin"/>
      </w:r>
      <w:r w:rsidR="005633FC">
        <w:instrText xml:space="preserve"> ADDIN ZOTERO_ITEM CSL_CITATION {"citationID":"xwMVDMtY","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5633FC">
        <w:rPr>
          <w:lang w:val="en-GB"/>
        </w:rPr>
        <w:t>(1994)</w:t>
      </w:r>
      <w:r w:rsidR="00CE2390">
        <w:fldChar w:fldCharType="end"/>
      </w:r>
      <w:ins w:id="295" w:author="Anna Gårdmark" w:date="2022-02-10T10:25:00Z">
        <w:del w:id="296" w:author="Max Lindmark" w:date="2022-02-21T19:14:00Z">
          <w:r w:rsidR="00B70C58" w:rsidDel="00CE2390">
            <w:delText>ref</w:delText>
          </w:r>
        </w:del>
      </w:ins>
      <w:r>
        <w:t>)</w:t>
      </w:r>
      <w:del w:id="297" w:author="Max Lindmark" w:date="2022-02-21T19:18:00Z">
        <w:r w:rsidDel="005749EF">
          <w:delText xml:space="preserve"> </w:delText>
        </w:r>
        <w:r w:rsidR="00B510B0" w:rsidDel="005749EF">
          <w:fldChar w:fldCharType="begin"/>
        </w:r>
        <w:r w:rsidR="00B510B0" w:rsidDel="005749EF">
          <w:delInstrText xml:space="preserve"> ADDIN ZOTERO_ITEM CSL_CITATION {"citationID":"Xvwdvk1X","properties":{"formattedCitation":"(Lindmark {\\i{}et al.} n.d.)","plainCitation":"(Lindmark et al. n.d.)","noteIndex":0},"citationItems":[{"id":3086,"uris":["http://zotero.org/users/6116610/items/3TMAWYIC"],"uri":["http://zotero.org/users/6116610/items/3TMAWYIC"],"itemData":{"id":3086,"type":"article-journal","abstract":"According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delInstrText>
        </w:r>
        <w:r w:rsidR="00B510B0" w:rsidDel="005749EF">
          <w:fldChar w:fldCharType="separate"/>
        </w:r>
        <w:r w:rsidR="00B510B0" w:rsidRPr="00B510B0" w:rsidDel="005749EF">
          <w:rPr>
            <w:lang w:val="en-GB"/>
          </w:rPr>
          <w:delText xml:space="preserve">(Lindmark </w:delText>
        </w:r>
        <w:r w:rsidR="00B510B0" w:rsidRPr="00B510B0" w:rsidDel="005749EF">
          <w:rPr>
            <w:i/>
            <w:iCs/>
            <w:lang w:val="en-GB"/>
          </w:rPr>
          <w:delText>et al.</w:delText>
        </w:r>
        <w:r w:rsidR="00B510B0" w:rsidRPr="00B510B0" w:rsidDel="005749EF">
          <w:rPr>
            <w:lang w:val="en-GB"/>
          </w:rPr>
          <w:delText xml:space="preserve"> n.d.)</w:delText>
        </w:r>
        <w:r w:rsidR="00B510B0" w:rsidDel="005749EF">
          <w:fldChar w:fldCharType="end"/>
        </w:r>
      </w:del>
      <w:r w:rsidR="00DB7DD9">
        <w:t xml:space="preserve">. </w:t>
      </w:r>
      <w:commentRangeStart w:id="298"/>
      <w:r>
        <w:t xml:space="preserve">The contrasts lie in that both asymptotic size and size-at-age of mature individuals, as well as the proportion of larger individuals </w:t>
      </w:r>
      <w:r w:rsidR="00B70C58">
        <w:t xml:space="preserve">were </w:t>
      </w:r>
      <w:r>
        <w:t xml:space="preserve">larger and higher in the </w:t>
      </w:r>
      <w:r w:rsidR="00320473">
        <w:t>heated</w:t>
      </w:r>
      <w:r w:rsidR="00320473" w:rsidDel="00320473">
        <w:t xml:space="preserve"> </w:t>
      </w:r>
      <w:r>
        <w:t xml:space="preserve">area – despite the elevated mortality rates. </w:t>
      </w:r>
      <w:commentRangeEnd w:id="298"/>
      <w:r w:rsidR="00CD50EA">
        <w:rPr>
          <w:rStyle w:val="Kommentarsreferens"/>
        </w:rPr>
        <w:commentReference w:id="298"/>
      </w:r>
      <w:r w:rsidR="0016529A">
        <w:t>S</w:t>
      </w:r>
      <w:r>
        <w:t xml:space="preserve">ince optimum growth temperatures decline with size within species generally </w:t>
      </w:r>
      <w:del w:id="299" w:author="Max Lindmark" w:date="2022-02-23T10:08:00Z">
        <w:r w:rsidDel="004B5DCD">
          <w:delText xml:space="preserve">even </w:delText>
        </w:r>
      </w:del>
      <w:r>
        <w:t>under food satiation in experimental studies</w:t>
      </w:r>
      <w:r w:rsidR="00547F85">
        <w:t xml:space="preserve"> </w:t>
      </w:r>
      <w:r w:rsidR="005749EF">
        <w:fldChar w:fldCharType="begin"/>
      </w:r>
      <w:r w:rsidR="005633FC">
        <w:instrText xml:space="preserve"> ADDIN ZOTERO_ITEM CSL_CITATION {"citationID":"JnvM1GdJ","properties":{"formattedCitation":"(Lindmark et al., n.d.)","plainCitation":"(Lindmark et al., n.d.)","noteIndex":0},"citationItems":[{"id":3086,"uris":["http://zotero.org/users/6116610/items/3TMAWYIC"],"uri":["http://zotero.org/users/6116610/items/3TMAWYIC"],"itemData":{"id":3086,"type":"article-journal","abstract":"According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instrText>
      </w:r>
      <w:r w:rsidR="005749EF">
        <w:fldChar w:fldCharType="separate"/>
      </w:r>
      <w:r w:rsidR="005633FC">
        <w:rPr>
          <w:lang w:val="en-GB"/>
        </w:rPr>
        <w:t xml:space="preserve">(Lindmark et al., </w:t>
      </w:r>
      <w:ins w:id="300" w:author="Anna Gårdmark" w:date="2022-04-07T21:34:00Z">
        <w:r w:rsidR="00E40B76">
          <w:rPr>
            <w:lang w:val="en-GB"/>
          </w:rPr>
          <w:t>2022</w:t>
        </w:r>
      </w:ins>
      <w:del w:id="301" w:author="Anna Gårdmark" w:date="2022-04-07T21:34:00Z">
        <w:r w:rsidR="005633FC" w:rsidDel="00E40B76">
          <w:rPr>
            <w:lang w:val="en-GB"/>
          </w:rPr>
          <w:delText>n.d.</w:delText>
        </w:r>
      </w:del>
      <w:r w:rsidR="005633FC">
        <w:rPr>
          <w:lang w:val="en-GB"/>
        </w:rPr>
        <w:t>)</w:t>
      </w:r>
      <w:r w:rsidR="005749EF">
        <w:fldChar w:fldCharType="end"/>
      </w:r>
      <w:r>
        <w:t xml:space="preserve">, the finding that </w:t>
      </w:r>
      <w:ins w:id="302" w:author="Max Lindmark" w:date="2022-02-23T10:45:00Z">
        <w:r w:rsidR="00310356">
          <w:t xml:space="preserve">the asymptotic size and </w:t>
        </w:r>
      </w:ins>
      <w:r>
        <w:t xml:space="preserve">the largest individuals </w:t>
      </w:r>
      <w:ins w:id="303" w:author="Max Lindmark" w:date="2022-02-23T10:45:00Z">
        <w:r w:rsidR="00271130">
          <w:t xml:space="preserve">were found in </w:t>
        </w:r>
      </w:ins>
      <w:del w:id="304" w:author="Max Lindmark" w:date="2022-02-23T10:45:00Z">
        <w:r w:rsidDel="00271130">
          <w:delText xml:space="preserve">inhabited </w:delText>
        </w:r>
      </w:del>
      <w:r>
        <w:t xml:space="preserve">the </w:t>
      </w:r>
      <w:r w:rsidR="00320473">
        <w:t>heated</w:t>
      </w:r>
      <w:r w:rsidR="00320473" w:rsidDel="00320473">
        <w:t xml:space="preserve"> </w:t>
      </w:r>
      <w:r>
        <w:t>area was unexpected</w:t>
      </w:r>
      <w:commentRangeStart w:id="305"/>
      <w:commentRangeStart w:id="306"/>
      <w:r>
        <w:t>.</w:t>
      </w:r>
      <w:commentRangeEnd w:id="305"/>
      <w:r w:rsidR="00B70C58">
        <w:rPr>
          <w:rStyle w:val="Kommentarsreferens"/>
        </w:rPr>
        <w:commentReference w:id="305"/>
      </w:r>
      <w:commentRangeEnd w:id="306"/>
      <w:r w:rsidR="007F5B61">
        <w:rPr>
          <w:rStyle w:val="Kommentarsreferens"/>
        </w:rPr>
        <w:commentReference w:id="306"/>
      </w:r>
      <w:r w:rsidR="0016529A">
        <w:t xml:space="preserve"> </w:t>
      </w:r>
      <w:ins w:id="307" w:author="Max Lindmark" w:date="2022-02-23T10:08:00Z">
        <w:r w:rsidR="002564A5">
          <w:t xml:space="preserve">This </w:t>
        </w:r>
      </w:ins>
      <w:ins w:id="308" w:author="Max Lindmark" w:date="2022-02-23T10:45:00Z">
        <w:r w:rsidR="00FB33F8">
          <w:t xml:space="preserve">suggests that growth dynamics under food satiation may not be directly </w:t>
        </w:r>
      </w:ins>
      <w:ins w:id="309" w:author="Max Lindmark" w:date="2022-02-23T10:46:00Z">
        <w:r w:rsidR="00FB33F8">
          <w:t>proportional to those under natural feeding conditions</w:t>
        </w:r>
      </w:ins>
      <w:ins w:id="310" w:author="Max Lindmark" w:date="2022-02-23T10:47:00Z">
        <w:r w:rsidR="00E71D43">
          <w:t xml:space="preserve"> </w:t>
        </w:r>
      </w:ins>
      <w:r w:rsidR="007C2531">
        <w:fldChar w:fldCharType="begin"/>
      </w:r>
      <w:r w:rsidR="005633FC">
        <w:instrText xml:space="preserve"> ADDIN ZOTERO_ITEM CSL_CITATION {"citationID":"QOqVuhv5","properties":{"formattedCitation":"(Railsback, 2022)","plainCitation":"(Railsback, 2022)","noteIndex":0},"citationItems":[{"id":3168,"uris":["http://zotero.org/users/6116610/items/BUVEKM8M"],"uri":["http://zotero.org/users/6116610/items/BUVEKM8M"],"itemData":{"id":3168,"type":"article-journal","abstract":"Salmonid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fldChar w:fldCharType="separate"/>
      </w:r>
      <w:r w:rsidR="005633FC">
        <w:rPr>
          <w:lang w:val="en-GB"/>
        </w:rPr>
        <w:t>(Railsback, 2022)</w:t>
      </w:r>
      <w:r w:rsidR="007C2531">
        <w:fldChar w:fldCharType="end"/>
      </w:r>
      <w:ins w:id="311" w:author="Max Lindmark" w:date="2022-02-23T10:46:00Z">
        <w:r w:rsidR="00FB33F8">
          <w:t xml:space="preserve">. </w:t>
        </w:r>
      </w:ins>
      <w:commentRangeStart w:id="312"/>
      <w:r w:rsidR="0016529A">
        <w:t xml:space="preserve">Our results suggest </w:t>
      </w:r>
      <w:del w:id="313" w:author="Max Lindmark" w:date="2022-02-23T10:46:00Z">
        <w:r w:rsidR="0016529A" w:rsidDel="00FB33F8">
          <w:delText xml:space="preserve">that organisms respond differently to warming of whole ecosystems than </w:delText>
        </w:r>
        <w:r w:rsidR="00CC6788" w:rsidDel="00FB33F8">
          <w:delText xml:space="preserve">to direct warming </w:delText>
        </w:r>
        <w:r w:rsidR="0016529A" w:rsidDel="00FB33F8">
          <w:delText xml:space="preserve">of individuals, and </w:delText>
        </w:r>
      </w:del>
      <w:r w:rsidR="0016529A">
        <w:t>that growth (and mortality) changes emerge not only from direct physiological responses to increased temperatures, but also from warming-induced changes in the food web, e.g.</w:t>
      </w:r>
      <w:ins w:id="314" w:author="Max Lindmark" w:date="2022-02-23T10:47:00Z">
        <w:r w:rsidR="00FB33F8">
          <w:t>,</w:t>
        </w:r>
      </w:ins>
      <w:r w:rsidR="0016529A">
        <w:t xml:space="preserve"> prey productivity, diet composition and trophic transfer efficiencies </w:t>
      </w:r>
      <w:r w:rsidR="000B6084">
        <w:fldChar w:fldCharType="begin"/>
      </w:r>
      <w:r w:rsidR="005633FC">
        <w:instrText xml:space="preserve"> ADDIN ZOTERO_ITEM CSL_CITATION {"citationID":"zciBLpkK","properties":{"formattedCitation":"(G\\uc0\\u229{}rdmark &amp; Huss, 2020)","plainCitation":"(Gårdmark &amp; Huss, 2020)","noteIndex":0},"citationItems":[{"id":2532,"uris":["http://zotero.org/users/6116610/items/GX42BZK6"],"uri":["http://zotero.org/users/6116610/items/GX42BZK6"],"itemData":{"id":2532,"type":"article-journal","abstract":"Understanding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fldChar w:fldCharType="separate"/>
      </w:r>
      <w:r w:rsidR="005633FC" w:rsidRPr="005633FC">
        <w:rPr>
          <w:lang w:val="en-GB"/>
        </w:rPr>
        <w:t>(Gårdmark &amp; Huss, 2020)</w:t>
      </w:r>
      <w:r w:rsidR="000B6084">
        <w:fldChar w:fldCharType="end"/>
      </w:r>
      <w:ins w:id="315" w:author="Max Lindmark" w:date="2022-02-23T11:02:00Z">
        <w:r w:rsidR="005503A6">
          <w:t>.</w:t>
        </w:r>
      </w:ins>
      <w:commentRangeEnd w:id="312"/>
      <w:r w:rsidR="00E40B76">
        <w:rPr>
          <w:rStyle w:val="Kommentarsreferens"/>
        </w:rPr>
        <w:commentReference w:id="312"/>
      </w:r>
    </w:p>
    <w:p w14:paraId="0000002F" w14:textId="12274B16" w:rsidR="00037DE8" w:rsidRDefault="001B1A85">
      <w:pPr>
        <w:spacing w:line="480" w:lineRule="auto"/>
        <w:ind w:firstLine="284"/>
        <w:jc w:val="both"/>
      </w:pPr>
      <w:commentRangeStart w:id="316"/>
      <w:commentRangeStart w:id="317"/>
      <w:commentRangeStart w:id="318"/>
      <w:r w:rsidRPr="007F5B61">
        <w:rPr>
          <w:highlight w:val="yellow"/>
        </w:rPr>
        <w:t>A</w:t>
      </w:r>
      <w:commentRangeEnd w:id="316"/>
      <w:r w:rsidR="00E0077A" w:rsidRPr="007F5B61">
        <w:rPr>
          <w:rStyle w:val="Kommentarsreferens"/>
          <w:highlight w:val="yellow"/>
        </w:rPr>
        <w:commentReference w:id="316"/>
      </w:r>
      <w:commentRangeEnd w:id="317"/>
      <w:r w:rsidR="007F5B61">
        <w:rPr>
          <w:rStyle w:val="Kommentarsreferens"/>
        </w:rPr>
        <w:commentReference w:id="317"/>
      </w:r>
      <w:commentRangeEnd w:id="318"/>
      <w:r w:rsidR="00E40B76">
        <w:rPr>
          <w:rStyle w:val="Kommentarsreferens"/>
        </w:rPr>
        <w:commentReference w:id="318"/>
      </w:r>
      <w:r w:rsidRPr="007F5B61">
        <w:rPr>
          <w:highlight w:val="yellow"/>
        </w:rPr>
        <w:t xml:space="preserve"> key question for understanding the implications of warming on ectotherm populations is if larger individuals in a population become rarer or smaller (Ohlberger 2013; Ohlberger </w:t>
      </w:r>
      <w:r w:rsidRPr="007F5B61">
        <w:rPr>
          <w:i/>
          <w:highlight w:val="yellow"/>
        </w:rPr>
        <w:t>et al.</w:t>
      </w:r>
      <w:r w:rsidRPr="007F5B61">
        <w:rPr>
          <w:highlight w:val="yellow"/>
        </w:rPr>
        <w:t xml:space="preserve"> 2018) – </w:t>
      </w:r>
      <w:r w:rsidR="007F5B61" w:rsidRPr="007F5B61">
        <w:rPr>
          <w:highlight w:val="yellow"/>
        </w:rPr>
        <w:t>i.e.,</w:t>
      </w:r>
      <w:r w:rsidRPr="007F5B61">
        <w:rPr>
          <w:highlight w:val="yellow"/>
        </w:rPr>
        <w:t xml:space="preserve"> how the size- and age-distribution change rather than the mean size. </w:t>
      </w:r>
      <w:ins w:id="319" w:author="Anna Gårdmark" w:date="2022-04-07T21:36:00Z">
        <w:r w:rsidR="00E40B76">
          <w:rPr>
            <w:highlight w:val="yellow"/>
          </w:rPr>
          <w:t>This is essential</w:t>
        </w:r>
      </w:ins>
      <w:ins w:id="320" w:author="Anna Gårdmark" w:date="2022-04-07T21:37:00Z">
        <w:r w:rsidR="00E40B76">
          <w:rPr>
            <w:highlight w:val="yellow"/>
          </w:rPr>
          <w:t>,</w:t>
        </w:r>
      </w:ins>
      <w:del w:id="321" w:author="Anna Gårdmark" w:date="2022-04-07T21:36:00Z">
        <w:r w:rsidRPr="007F5B61" w:rsidDel="00E40B76">
          <w:rPr>
            <w:highlight w:val="yellow"/>
          </w:rPr>
          <w:delText>Not only</w:delText>
        </w:r>
      </w:del>
      <w:r w:rsidRPr="007F5B61">
        <w:rPr>
          <w:highlight w:val="yellow"/>
        </w:rPr>
        <w:t xml:space="preserve"> for evaluating </w:t>
      </w:r>
      <w:del w:id="322" w:author="Anna Gårdmark" w:date="2022-04-07T21:37:00Z">
        <w:r w:rsidRPr="007F5B61" w:rsidDel="00E40B76">
          <w:rPr>
            <w:highlight w:val="yellow"/>
          </w:rPr>
          <w:delText>population-level</w:delText>
        </w:r>
      </w:del>
      <w:ins w:id="323" w:author="Anna Gårdmark" w:date="2022-04-07T21:37:00Z">
        <w:r w:rsidR="00E40B76">
          <w:rPr>
            <w:highlight w:val="yellow"/>
          </w:rPr>
          <w:t>how warming</w:t>
        </w:r>
      </w:ins>
      <w:r w:rsidRPr="007F5B61">
        <w:rPr>
          <w:highlight w:val="yellow"/>
        </w:rPr>
        <w:t xml:space="preserve"> changes </w:t>
      </w:r>
      <w:del w:id="324" w:author="Anna Gårdmark" w:date="2022-04-07T21:37:00Z">
        <w:r w:rsidRPr="007F5B61" w:rsidDel="00E40B76">
          <w:rPr>
            <w:highlight w:val="yellow"/>
          </w:rPr>
          <w:delText xml:space="preserve">in </w:delText>
        </w:r>
      </w:del>
      <w:ins w:id="325" w:author="Anna Gårdmark" w:date="2022-04-07T21:37:00Z">
        <w:r w:rsidR="00E40B76">
          <w:rPr>
            <w:highlight w:val="yellow"/>
          </w:rPr>
          <w:t xml:space="preserve">species </w:t>
        </w:r>
      </w:ins>
      <w:r w:rsidRPr="007F5B61">
        <w:rPr>
          <w:highlight w:val="yellow"/>
        </w:rPr>
        <w:t xml:space="preserve">functions and ecological roles </w:t>
      </w:r>
      <w:del w:id="326" w:author="Anna Gårdmark" w:date="2022-04-07T21:37:00Z">
        <w:r w:rsidRPr="007F5B61" w:rsidDel="00E40B76">
          <w:rPr>
            <w:highlight w:val="yellow"/>
          </w:rPr>
          <w:delText xml:space="preserve">due to the allometric scaling of vital rates </w:delText>
        </w:r>
      </w:del>
      <w:r w:rsidRPr="007F5B61">
        <w:rPr>
          <w:highlight w:val="yellow"/>
        </w:rPr>
        <w:t>(</w:t>
      </w:r>
      <w:proofErr w:type="spellStart"/>
      <w:r w:rsidRPr="007F5B61">
        <w:rPr>
          <w:highlight w:val="yellow"/>
        </w:rPr>
        <w:t>Fritschie</w:t>
      </w:r>
      <w:proofErr w:type="spellEnd"/>
      <w:r w:rsidRPr="007F5B61">
        <w:rPr>
          <w:highlight w:val="yellow"/>
        </w:rPr>
        <w:t xml:space="preserve"> &amp; Olden 2016; Audzijonyte </w:t>
      </w:r>
      <w:r w:rsidRPr="007F5B61">
        <w:rPr>
          <w:i/>
          <w:highlight w:val="yellow"/>
        </w:rPr>
        <w:t>et al.</w:t>
      </w:r>
      <w:r w:rsidRPr="007F5B61">
        <w:rPr>
          <w:highlight w:val="yellow"/>
        </w:rPr>
        <w:t xml:space="preserve"> 2020</w:t>
      </w:r>
      <w:ins w:id="327" w:author="Anna Gårdmark" w:date="2022-04-07T21:37:00Z">
        <w:r w:rsidR="00E40B76">
          <w:rPr>
            <w:highlight w:val="yellow"/>
          </w:rPr>
          <w:t>, Gårdmark &amp; Huss 2020</w:t>
        </w:r>
      </w:ins>
      <w:r w:rsidRPr="007F5B61">
        <w:rPr>
          <w:highlight w:val="yellow"/>
        </w:rPr>
        <w:t xml:space="preserve">), </w:t>
      </w:r>
      <w:del w:id="328" w:author="Anna Gårdmark" w:date="2022-04-07T21:37:00Z">
        <w:r w:rsidRPr="007F5B61" w:rsidDel="00E40B76">
          <w:rPr>
            <w:highlight w:val="yellow"/>
          </w:rPr>
          <w:delText>but also</w:delText>
        </w:r>
      </w:del>
      <w:ins w:id="329" w:author="Anna Gårdmark" w:date="2022-04-07T21:37:00Z">
        <w:r w:rsidR="00E40B76">
          <w:rPr>
            <w:highlight w:val="yellow"/>
          </w:rPr>
          <w:t>and</w:t>
        </w:r>
      </w:ins>
      <w:r w:rsidRPr="007F5B61">
        <w:rPr>
          <w:highlight w:val="yellow"/>
        </w:rPr>
        <w:t xml:space="preserve"> because age-truncated populations tend to have less stable dynamics (Anderson </w:t>
      </w:r>
      <w:r w:rsidRPr="007F5B61">
        <w:rPr>
          <w:i/>
          <w:highlight w:val="yellow"/>
        </w:rPr>
        <w:t>et al.</w:t>
      </w:r>
      <w:r w:rsidRPr="007F5B61">
        <w:rPr>
          <w:highlight w:val="yellow"/>
        </w:rPr>
        <w:t xml:space="preserve"> 2008). </w:t>
      </w:r>
      <w:del w:id="330" w:author="Anna Gårdmark" w:date="2022-04-07T21:38:00Z">
        <w:r w:rsidRPr="007F5B61" w:rsidDel="00E40B76">
          <w:rPr>
            <w:highlight w:val="yellow"/>
          </w:rPr>
          <w:delText>Our study contributes to the literature revealing large variations across species in terms of the warming effects on life history traits and demographic parameters</w:delText>
        </w:r>
        <w:commentRangeStart w:id="331"/>
        <w:r w:rsidRPr="007F5B61" w:rsidDel="00E40B76">
          <w:rPr>
            <w:highlight w:val="yellow"/>
          </w:rPr>
          <w:delText>.</w:delText>
        </w:r>
        <w:commentRangeEnd w:id="331"/>
        <w:r w:rsidR="00E46EE6" w:rsidRPr="007F5B61" w:rsidDel="00E40B76">
          <w:rPr>
            <w:rStyle w:val="Kommentarsreferens"/>
            <w:highlight w:val="yellow"/>
          </w:rPr>
          <w:commentReference w:id="331"/>
        </w:r>
        <w:r w:rsidRPr="007F5B61" w:rsidDel="00E40B76">
          <w:rPr>
            <w:highlight w:val="yellow"/>
          </w:rPr>
          <w:delText xml:space="preserve"> A key challenge is to account for </w:delText>
        </w:r>
        <w:commentRangeStart w:id="332"/>
        <w:r w:rsidRPr="007F5B61" w:rsidDel="00E40B76">
          <w:rPr>
            <w:highlight w:val="yellow"/>
          </w:rPr>
          <w:delText>this variation</w:delText>
        </w:r>
        <w:commentRangeEnd w:id="332"/>
        <w:r w:rsidR="00E0077A" w:rsidRPr="007F5B61" w:rsidDel="00E40B76">
          <w:rPr>
            <w:rStyle w:val="Kommentarsreferens"/>
            <w:highlight w:val="yellow"/>
          </w:rPr>
          <w:commentReference w:id="332"/>
        </w:r>
        <w:r w:rsidRPr="007F5B61" w:rsidDel="00E40B76">
          <w:rPr>
            <w:highlight w:val="yellow"/>
          </w:rPr>
          <w:delText xml:space="preserve"> in projections on the impacts of climate change on natural populations.</w:delText>
        </w:r>
      </w:del>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commentRangeStart w:id="333"/>
      <w:r>
        <w:rPr>
          <w:sz w:val="28"/>
          <w:szCs w:val="28"/>
        </w:rPr>
        <w:t>Materials and Methods</w:t>
      </w:r>
      <w:commentRangeEnd w:id="333"/>
      <w:r>
        <w:commentReference w:id="333"/>
      </w:r>
    </w:p>
    <w:p w14:paraId="00000032" w14:textId="77777777" w:rsidR="00037DE8" w:rsidRDefault="001B1A85">
      <w:pPr>
        <w:spacing w:line="480" w:lineRule="auto"/>
        <w:jc w:val="both"/>
        <w:rPr>
          <w:i/>
        </w:rPr>
      </w:pPr>
      <w:r>
        <w:rPr>
          <w:i/>
        </w:rPr>
        <w:t>Data</w:t>
      </w:r>
    </w:p>
    <w:p w14:paraId="00000033" w14:textId="18562D3F" w:rsidR="00037DE8" w:rsidRDefault="001B1A85">
      <w:pPr>
        <w:spacing w:line="480" w:lineRule="auto"/>
        <w:jc w:val="both"/>
      </w:pPr>
      <w:r>
        <w:lastRenderedPageBreak/>
        <w:t xml:space="preserve">We use </w:t>
      </w:r>
      <w:ins w:id="334" w:author="Anna Gårdmark" w:date="2022-02-10T10:58:00Z">
        <w:del w:id="335" w:author="Max Lindmark" w:date="2022-02-21T19:24:00Z">
          <w:r w:rsidR="00E0077A" w:rsidDel="007F5B61">
            <w:delText>trait</w:delText>
          </w:r>
        </w:del>
      </w:ins>
      <w:ins w:id="336" w:author="Max Lindmark" w:date="2022-02-21T19:24:00Z">
        <w:r w:rsidR="007F5B61">
          <w:t>size-at-age</w:t>
        </w:r>
      </w:ins>
      <w:r w:rsidR="00E0077A">
        <w:t xml:space="preserve"> data from perch sampled annually from the heated enclosed bay (‘the </w:t>
      </w:r>
      <w:proofErr w:type="spellStart"/>
      <w:r w:rsidR="00E0077A">
        <w:t>Biotest</w:t>
      </w:r>
      <w:proofErr w:type="spellEnd"/>
      <w:r w:rsidR="00E0077A">
        <w:t xml:space="preserve"> lake’) and its reference area with natural temperatures in the </w:t>
      </w:r>
      <w:r>
        <w:t>years after the onset of warming (</w:t>
      </w:r>
      <w:r w:rsidR="00E0077A">
        <w:t xml:space="preserve">first </w:t>
      </w:r>
      <w:r>
        <w:t>cohort</w:t>
      </w:r>
      <w:r w:rsidR="00E0077A">
        <w:t xml:space="preserve"> is</w:t>
      </w:r>
      <w:r>
        <w:t xml:space="preserve"> 1981</w:t>
      </w:r>
      <w:ins w:id="337" w:author="Max Lindmark" w:date="2022-02-21T19:38:00Z">
        <w:r w:rsidR="00077EB3">
          <w:t>, and first</w:t>
        </w:r>
      </w:ins>
      <w:r w:rsidR="00E0077A">
        <w:t xml:space="preserve"> and last catch year is </w:t>
      </w:r>
      <w:ins w:id="338" w:author="Max Lindmark" w:date="2022-02-21T19:38:00Z">
        <w:r w:rsidR="00077EB3">
          <w:t xml:space="preserve">1987 and </w:t>
        </w:r>
      </w:ins>
      <w:r w:rsidR="00E0077A">
        <w:t>2003</w:t>
      </w:r>
      <w:ins w:id="339" w:author="Max Lindmark" w:date="2022-02-21T19:38:00Z">
        <w:r w:rsidR="00077EB3">
          <w:t>, respectively</w:t>
        </w:r>
      </w:ins>
      <w:r>
        <w:t>) to omit transient dynamics and acute responses</w:t>
      </w:r>
      <w:r w:rsidR="00E0077A">
        <w:t>,</w:t>
      </w:r>
      <w:r>
        <w:t xml:space="preserve"> and to ensure we use cohorts that only experience</w:t>
      </w:r>
      <w:ins w:id="340" w:author="Anna Gårdmark" w:date="2022-04-07T21:40:00Z">
        <w:r w:rsidR="00E40B76">
          <w:t>d</w:t>
        </w:r>
      </w:ins>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ins w:id="341" w:author="Max Lindmark" w:date="2022-02-23T11:02:00Z">
        <w:r w:rsidR="006618C2">
          <w:t xml:space="preserve"> </w:t>
        </w:r>
      </w:ins>
      <w:r w:rsidR="00FB0A64">
        <w:fldChar w:fldCharType="begin"/>
      </w:r>
      <w:r w:rsidR="005633FC">
        <w:instrText xml:space="preserve"> ADDIN ZOTERO_ITEM CSL_CITATION {"citationID":"zrewKaDq","properties":{"formattedCitation":"(Adill et al., 2013; Huss 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5633FC">
        <w:rPr>
          <w:lang w:val="en-GB"/>
        </w:rPr>
        <w:t>(Adill et al., 2013; Huss et al., 2019)</w:t>
      </w:r>
      <w:r w:rsidR="00FB0A64">
        <w:fldChar w:fldCharType="end"/>
      </w:r>
      <w:r>
        <w:t>, and genetic studies confirm the reproductive isolation between the two populations during th</w:t>
      </w:r>
      <w:ins w:id="342" w:author="Anna Gårdmark" w:date="2022-04-07T21:41:00Z">
        <w:r w:rsidR="00E40B76">
          <w:t>is</w:t>
        </w:r>
      </w:ins>
      <w:del w:id="343" w:author="Anna Gårdmark" w:date="2022-04-07T21:41:00Z">
        <w:r w:rsidDel="00E40B76">
          <w:delText>e</w:delText>
        </w:r>
      </w:del>
      <w:r>
        <w:t xml:space="preserve"> time</w:t>
      </w:r>
      <w:r w:rsidR="007F5B61">
        <w:t>-</w:t>
      </w:r>
      <w:r>
        <w:t>period</w:t>
      </w:r>
      <w:ins w:id="344" w:author="Max Lindmark" w:date="2022-02-23T11:03:00Z">
        <w:r w:rsidR="00DA45D1">
          <w:t xml:space="preserve"> </w:t>
        </w:r>
      </w:ins>
      <w:r w:rsidR="00A87E2A">
        <w:fldChar w:fldCharType="begin"/>
      </w:r>
      <w:r w:rsidR="005633FC">
        <w:instrText xml:space="preserve"> ADDIN ZOTERO_ITEM CSL_CITATION {"citationID":"DWILbFiR","properties":{"formattedCitation":"(Bj\\uc0\\u246{}rklund 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5633FC" w:rsidRPr="005633FC">
        <w:rPr>
          <w:lang w:val="en-GB"/>
        </w:rPr>
        <w:t>(Björklund et al., 2015)</w:t>
      </w:r>
      <w:r w:rsidR="00A87E2A">
        <w:fldChar w:fldCharType="end"/>
      </w:r>
      <w:r>
        <w:t xml:space="preserve">. However, since the grid removal in 2004, </w:t>
      </w:r>
      <w:commentRangeStart w:id="345"/>
      <w:r>
        <w:t xml:space="preserve">fish growing up in the </w:t>
      </w:r>
      <w:r w:rsidR="00E0077A">
        <w:t xml:space="preserve">heated </w:t>
      </w:r>
      <w:proofErr w:type="spellStart"/>
      <w:r>
        <w:t>Biotest</w:t>
      </w:r>
      <w:proofErr w:type="spellEnd"/>
      <w:r>
        <w:t xml:space="preserve"> </w:t>
      </w:r>
      <w:proofErr w:type="gramStart"/>
      <w:r>
        <w:t>lake</w:t>
      </w:r>
      <w:proofErr w:type="gramEnd"/>
      <w:r>
        <w:t xml:space="preserve"> can easily swim out, meaning we cannot be sure fish in the reference area did not recently arrive from the </w:t>
      </w:r>
      <w:proofErr w:type="spellStart"/>
      <w:r>
        <w:t>Biotest</w:t>
      </w:r>
      <w:proofErr w:type="spellEnd"/>
      <w:r>
        <w:t xml:space="preserve"> lake</w:t>
      </w:r>
      <w:commentRangeEnd w:id="345"/>
      <w:r w:rsidR="00E40B76">
        <w:rPr>
          <w:rStyle w:val="Kommentarsreferens"/>
        </w:rPr>
        <w:commentReference w:id="345"/>
      </w:r>
      <w:r>
        <w:t>. Hence, we use data up until</w:t>
      </w:r>
      <w:r w:rsidR="00E0077A">
        <w:t xml:space="preserve"> </w:t>
      </w:r>
      <w:commentRangeStart w:id="346"/>
      <w:r>
        <w:t>2003</w:t>
      </w:r>
      <w:commentRangeEnd w:id="346"/>
      <w:r>
        <w:commentReference w:id="346"/>
      </w:r>
      <w:r>
        <w:t xml:space="preserve">. This resulted in </w:t>
      </w:r>
      <w:r>
        <w:rPr>
          <w:color w:val="000000"/>
        </w:rPr>
        <w:t>12658 length-at-age measurements from 2426 individuals in 256 net</w:t>
      </w:r>
      <w:ins w:id="347" w:author="Anna Gårdmark" w:date="2022-04-07T21:42:00Z">
        <w:r w:rsidR="00E40B76">
          <w:rPr>
            <w:color w:val="000000"/>
          </w:rPr>
          <w:t xml:space="preserve"> deployments</w:t>
        </w:r>
      </w:ins>
      <w:del w:id="348" w:author="Anna Gårdmark" w:date="2022-04-07T21:42:00Z">
        <w:r w:rsidDel="00E40B76">
          <w:rPr>
            <w:color w:val="000000"/>
          </w:rPr>
          <w:delText>s</w:delText>
        </w:r>
      </w:del>
      <w:r>
        <w:rPr>
          <w:color w:val="000000"/>
        </w:rPr>
        <w:t>.</w:t>
      </w:r>
      <w:r>
        <w:t xml:space="preserve"> </w:t>
      </w:r>
    </w:p>
    <w:p w14:paraId="00000034" w14:textId="54818271"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proofErr w:type="spellStart"/>
      <w:r>
        <w:t>Biotest</w:t>
      </w:r>
      <w:proofErr w:type="spellEnd"/>
      <w:r>
        <w:t xml:space="preserve"> lake and in August in the reference area when temperatures are most comparable between the two areas</w:t>
      </w:r>
      <w:ins w:id="349" w:author="Max Lindmark" w:date="2022-02-23T11:03:00Z">
        <w:r w:rsidR="00FB7184">
          <w:t xml:space="preserve"> </w:t>
        </w:r>
      </w:ins>
      <w:r w:rsidR="00585B8C">
        <w:fldChar w:fldCharType="begin"/>
      </w:r>
      <w:r w:rsidR="005633FC">
        <w:instrText xml:space="preserve"> ADDIN ZOTERO_ITEM CSL_CITATION {"citationID":"jf9k0zeu","properties":{"formattedCitation":"(Huss 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5633FC">
        <w:rPr>
          <w:lang w:val="en-GB"/>
        </w:rPr>
        <w:t>(Huss et al., 2019)</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w:t>
      </w:r>
      <w:proofErr w:type="gramStart"/>
      <w:r>
        <w:t>between 2001-2003</w:t>
      </w:r>
      <w:proofErr w:type="gramEnd"/>
      <w:r>
        <w:t xml:space="preserve">. To express lengths in a common length standard, 1 cm intervals were converted into 2.5 cm intervals. The unit of catch data is hence </w:t>
      </w:r>
      <w:sdt>
        <w:sdtPr>
          <w:tag w:val="goog_rdk_29"/>
          <w:id w:val="-1528638155"/>
        </w:sdt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clogging by drifting algae) were removed (years 1996 and 1999 from the </w:t>
      </w:r>
      <w:r w:rsidR="00320473">
        <w:t>heated</w:t>
      </w:r>
      <w:r w:rsidR="00320473" w:rsidDel="00320473">
        <w:t xml:space="preserve"> </w:t>
      </w:r>
      <w:r>
        <w:t xml:space="preserve">area in the catch data). </w:t>
      </w:r>
    </w:p>
    <w:p w14:paraId="00000035" w14:textId="7F13B5F7" w:rsidR="00037DE8" w:rsidDel="00CF1985" w:rsidRDefault="001B1A85">
      <w:pPr>
        <w:spacing w:line="480" w:lineRule="auto"/>
        <w:ind w:firstLine="284"/>
        <w:jc w:val="both"/>
        <w:rPr>
          <w:del w:id="350" w:author="Max Lindmark" w:date="2022-02-22T10:08:00Z"/>
        </w:rPr>
      </w:pPr>
      <w:r>
        <w:t xml:space="preserve">Age and length-at-age </w:t>
      </w:r>
      <w:del w:id="351" w:author="Anna Gårdmark" w:date="2022-04-07T21:43:00Z">
        <w:r w:rsidDel="00E40B76">
          <w:delText xml:space="preserve">was </w:delText>
        </w:r>
      </w:del>
      <w:ins w:id="352" w:author="Anna Gårdmark" w:date="2022-04-07T21:43:00Z">
        <w:r w:rsidR="00E40B76">
          <w:t>were</w:t>
        </w:r>
        <w:r w:rsidR="00E40B76">
          <w:t xml:space="preserve"> </w:t>
        </w:r>
      </w:ins>
      <w:r>
        <w:t xml:space="preserve">reconstructed for a semi-random length-stratified subset of individuals each year. This was done using annuli rings on the operculum bones </w:t>
      </w:r>
      <w:commentRangeStart w:id="353"/>
      <w:commentRangeStart w:id="354"/>
      <w:commentRangeStart w:id="355"/>
      <w:r>
        <w:t>(with control counts done on otoliths)</w:t>
      </w:r>
      <w:commentRangeEnd w:id="353"/>
      <w:r w:rsidR="00D66B67">
        <w:rPr>
          <w:rStyle w:val="Kommentarsreferens"/>
        </w:rPr>
        <w:commentReference w:id="353"/>
      </w:r>
      <w:commentRangeEnd w:id="354"/>
      <w:r w:rsidR="00932624">
        <w:rPr>
          <w:rStyle w:val="Kommentarsreferens"/>
        </w:rPr>
        <w:commentReference w:id="354"/>
      </w:r>
      <w:commentRangeEnd w:id="355"/>
      <w:r w:rsidR="00C75D8E">
        <w:rPr>
          <w:rStyle w:val="Kommentarsreferens"/>
        </w:rPr>
        <w:commentReference w:id="355"/>
      </w:r>
      <w:r>
        <w:t xml:space="preserve">, and an established power-law relationship between the distance of </w:t>
      </w:r>
      <w:r>
        <w:lastRenderedPageBreak/>
        <w:t xml:space="preserve">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del w:id="356" w:author="Max Lindmark" w:date="2022-02-23T09:47:00Z">
                <w:rPr>
                  <w:rFonts w:ascii="Cambria Math" w:eastAsia="Cambria Math" w:hAnsi="Cambria Math" w:cs="Cambria Math"/>
                </w:rPr>
                <m:t>θ</m:t>
              </w:del>
            </m:r>
            <m:r>
              <w:ins w:id="357" w:author="Max Lindmark" w:date="2022-02-23T09:47:00Z">
                <w:rPr>
                  <w:rFonts w:ascii="Cambria Math" w:eastAsia="Cambria Math" w:hAnsi="Cambria Math" w:cs="Cambria Math"/>
                </w:rPr>
                <m:t>s</m:t>
              </w:ins>
            </m:r>
          </m:sup>
        </m:sSup>
      </m:oMath>
      <w:r>
        <w:t xml:space="preserve">, where </w:t>
      </w:r>
      <m:oMath>
        <m:r>
          <w:rPr>
            <w:rFonts w:ascii="Cambria Math" w:eastAsia="Cambria Math" w:hAnsi="Cambria Math" w:cs="Cambria Math"/>
          </w:rPr>
          <m:t>L</m:t>
        </m:r>
      </m:oMath>
      <w:r>
        <w:rPr>
          <w:rFonts w:ascii="Arial" w:eastAsia="Arial" w:hAnsi="Arial" w:cs="Arial"/>
          <w:i/>
        </w:rPr>
        <w:t xml:space="preserve"> </w:t>
      </w:r>
      <w:r>
        <w:t xml:space="preserve">is the length of the fish, </w:t>
      </w:r>
      <m:oMath>
        <m:r>
          <w:rPr>
            <w:rFonts w:ascii="Cambria Math" w:eastAsia="Cambria Math" w:hAnsi="Cambria Math" w:cs="Cambria Math"/>
          </w:rPr>
          <m:t>R</m:t>
        </m:r>
      </m:oMath>
      <w:r>
        <w:rPr>
          <w:rFonts w:ascii="Arial" w:eastAsia="Arial" w:hAnsi="Arial" w:cs="Arial"/>
          <w:i/>
        </w:rPr>
        <w:t xml:space="preserve"> </w:t>
      </w:r>
      <w:r>
        <w:t xml:space="preserve">the operculum radius, </w:t>
      </w:r>
      <m:oMath>
        <m:r>
          <w:rPr>
            <w:rFonts w:ascii="Cambria Math" w:hAnsi="Cambria Math"/>
          </w:rPr>
          <m:t>κ</m:t>
        </m:r>
      </m:oMath>
      <w:r>
        <w:rPr>
          <w:rFonts w:ascii="Arial" w:eastAsia="Arial" w:hAnsi="Arial" w:cs="Arial"/>
          <w:i/>
        </w:rPr>
        <w:t xml:space="preserve"> </w:t>
      </w:r>
      <w:r>
        <w:t xml:space="preserve">the intercept, and </w:t>
      </w:r>
      <m:oMath>
        <m:r>
          <w:del w:id="358" w:author="Max Lindmark" w:date="2022-02-23T09:47:00Z">
            <w:rPr>
              <w:rFonts w:ascii="Cambria Math" w:hAnsi="Cambria Math"/>
            </w:rPr>
            <m:t>θ</m:t>
          </w:del>
        </m:r>
        <m:r>
          <w:ins w:id="359" w:author="Max Lindmark" w:date="2022-02-23T09:47:00Z">
            <w:rPr>
              <w:rFonts w:ascii="Cambria Math" w:hAnsi="Cambria Math"/>
            </w:rPr>
            <m:t>s</m:t>
          </w:ins>
        </m:r>
      </m:oMath>
      <w:r>
        <w:rPr>
          <w:rFonts w:ascii="Arial" w:eastAsia="Arial" w:hAnsi="Arial" w:cs="Arial"/>
          <w:i/>
        </w:rPr>
        <w:t xml:space="preserve"> </w:t>
      </w:r>
      <w:r>
        <w:t>the slope of the line for the regression of log-fish length on log-operculum radius</w:t>
      </w:r>
      <w:r w:rsidR="00D66B67">
        <w:t xml:space="preserve"> from a large reference data set for perch </w:t>
      </w:r>
      <w:r w:rsidR="009E7BC3">
        <w:fldChar w:fldCharType="begin"/>
      </w:r>
      <w:r w:rsidR="005633FC">
        <w:instrText xml:space="preserve"> ADDIN ZOTERO_ITEM CSL_CITATION {"citationID":"89Gx6Dc0","properties":{"formattedCitation":"(Thoresson,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5633FC">
        <w:rPr>
          <w:lang w:val="en-GB"/>
        </w:rPr>
        <w:t>(Thoresson, 1996)</w:t>
      </w:r>
      <w:r w:rsidR="009E7BC3">
        <w:fldChar w:fldCharType="end"/>
      </w:r>
      <w:r>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w:commentRangeStart w:id="360"/>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w:commentRangeStart w:id="361"/>
            <m:r>
              <w:del w:id="362" w:author="Max Lindmark" w:date="2022-02-22T10:28:00Z">
                <w:rPr>
                  <w:rFonts w:ascii="Cambria Math" w:eastAsia="Cambria Math" w:hAnsi="Cambria Math" w:cs="Cambria Math"/>
                </w:rPr>
                <m:t>θ</m:t>
              </w:del>
            </m:r>
            <w:commentRangeEnd w:id="361"/>
            <m:r>
              <w:ins w:id="363" w:author="Max Lindmark" w:date="2022-02-22T10:28:00Z">
                <w:rPr>
                  <w:rFonts w:ascii="Cambria Math" w:eastAsia="Cambria Math" w:hAnsi="Cambria Math" w:cs="Cambria Math"/>
                </w:rPr>
                <m:t>s</m:t>
              </w:ins>
            </m:r>
            <m:r>
              <m:rPr>
                <m:sty m:val="p"/>
              </m:rPr>
              <w:rPr>
                <w:rStyle w:val="Kommentarsreferens"/>
              </w:rPr>
              <w:commentReference w:id="361"/>
            </m:r>
          </m:sup>
        </m:sSup>
      </m:oMath>
      <w:r>
        <w:t xml:space="preserve">, </w:t>
      </w:r>
      <w:commentRangeEnd w:id="360"/>
      <w:r w:rsidR="00825F3D">
        <w:rPr>
          <w:rStyle w:val="Kommentarsreferens"/>
        </w:rPr>
        <w:commentReference w:id="360"/>
      </w:r>
      <w:r>
        <w:t xml:space="preserve">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Pr>
          <w:i/>
        </w:rPr>
        <w:t xml:space="preserve"> </w:t>
      </w:r>
      <w:r>
        <w:t xml:space="preserve">is the back-calculated body length at </w:t>
      </w:r>
      <w:r w:rsidR="00D66B67">
        <w:t xml:space="preserve">age </w:t>
      </w:r>
      <m:oMath>
        <m:r>
          <w:rPr>
            <w:rFonts w:ascii="Cambria Math" w:eastAsia="Cambria Math" w:hAnsi="Cambria Math" w:cs="Cambria Math"/>
          </w:rPr>
          <m:t>a</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t xml:space="preserve"> is the final body length (body length at catch)</w:t>
      </w:r>
      <w:r w:rsidR="00D66B67">
        <w:t>,</w:t>
      </w:r>
      <w:r>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Pr>
          <w:i/>
        </w:rPr>
        <w:t xml:space="preserve"> </w:t>
      </w:r>
      <w:r>
        <w:t xml:space="preserve">is the distance from the </w:t>
      </w:r>
      <w:r w:rsidR="000537CE">
        <w:t>center</w:t>
      </w:r>
      <w:r>
        <w:t xml:space="preserve"> to the annual ring corresponding to age </w:t>
      </w:r>
      <m:oMath>
        <m:r>
          <w:rPr>
            <w:rFonts w:ascii="Cambria Math" w:eastAsia="Cambria Math" w:hAnsi="Cambria Math" w:cs="Cambria Math"/>
          </w:rPr>
          <m:t>a</m:t>
        </m:r>
      </m:oMath>
      <w:r w:rsidR="00D66B67">
        <w:t xml:space="preserve"> and </w:t>
      </w:r>
      <m:oMath>
        <m:r>
          <w:del w:id="364" w:author="Max Lindmark" w:date="2022-02-22T10:29:00Z">
            <w:rPr>
              <w:rFonts w:ascii="Cambria Math" w:hAnsi="Cambria Math"/>
            </w:rPr>
            <m:t>θ</m:t>
          </w:del>
        </m:r>
        <m:r>
          <w:ins w:id="365" w:author="Max Lindmark" w:date="2022-02-22T10:29:00Z">
            <w:rPr>
              <w:rFonts w:ascii="Cambria Math" w:hAnsi="Cambria Math"/>
            </w:rPr>
            <m:t>s</m:t>
          </w:ins>
        </m:r>
        <m:r>
          <w:rPr>
            <w:rFonts w:ascii="Cambria Math" w:hAnsi="Cambria Math"/>
          </w:rPr>
          <m:t>=0.861</m:t>
        </m:r>
      </m:oMath>
      <w:r w:rsidR="00D66B67">
        <w:t xml:space="preserve"> for perch</w:t>
      </w:r>
      <w:r w:rsidR="00932624">
        <w:t xml:space="preserve"> </w:t>
      </w:r>
      <w:r w:rsidR="000537CE">
        <w:fldChar w:fldCharType="begin"/>
      </w:r>
      <w:r w:rsidR="005633FC">
        <w:instrText xml:space="preserve"> ADDIN ZOTERO_ITEM CSL_CITATION {"citationID":"pTQMGar0","properties":{"formattedCitation":"(Thoresson,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5633FC">
        <w:rPr>
          <w:lang w:val="en-GB"/>
        </w:rPr>
        <w:t>(Thoresson, 1996)</w:t>
      </w:r>
      <w:r w:rsidR="000537CE">
        <w:fldChar w:fldCharType="end"/>
      </w:r>
      <w:r>
        <w:t>. Since perch exhibit</w:t>
      </w:r>
      <w:r w:rsidR="00D66B67">
        <w:t>s</w:t>
      </w:r>
      <w:r>
        <w:t xml:space="preserve"> sexual size-dimorphism, and age-determination </w:t>
      </w:r>
      <w:sdt>
        <w:sdtPr>
          <w:tag w:val="goog_rdk_31"/>
          <w:id w:val="-1204398286"/>
        </w:sdtPr>
        <w:sdtContent>
          <w:r>
            <w:t>together with</w:t>
          </w:r>
        </w:sdtContent>
      </w:sdt>
      <w:ins w:id="366" w:author="Anna Gårdmark" w:date="2022-04-07T21:44:00Z">
        <w:r w:rsidR="00E40B76">
          <w:t xml:space="preserve"> </w:t>
        </w:r>
      </w:ins>
      <w:customXmlDelRangeStart w:id="367" w:author="Anna Gårdmark" w:date="2022-04-07T21:44:00Z"/>
      <w:sdt>
        <w:sdtPr>
          <w:tag w:val="goog_rdk_32"/>
          <w:id w:val="1650390518"/>
        </w:sdtPr>
        <w:sdtContent>
          <w:customXmlDelRangeEnd w:id="367"/>
          <w:customXmlDelRangeStart w:id="368" w:author="Anna Gårdmark" w:date="2022-04-07T21:44:00Z"/>
        </w:sdtContent>
      </w:sdt>
      <w:customXmlDelRangeEnd w:id="368"/>
      <w:del w:id="369" w:author="Anna Gårdmark" w:date="2022-04-07T21:44:00Z">
        <w:r w:rsidDel="00E40B76">
          <w:delText xml:space="preserve"> </w:delText>
        </w:r>
      </w:del>
      <w:r>
        <w:t>back calculation</w:t>
      </w:r>
      <w:r w:rsidR="00D66B67">
        <w:t xml:space="preserve"> of growth</w:t>
      </w:r>
      <w:r>
        <w:t xml:space="preserve"> was </w:t>
      </w:r>
      <w:r w:rsidR="00D66B67">
        <w:t>not</w:t>
      </w:r>
      <w:r>
        <w:t xml:space="preserve"> done for males in </w:t>
      </w:r>
      <w:r w:rsidR="00D66B67">
        <w:t xml:space="preserve">all </w:t>
      </w:r>
      <w:r>
        <w:t>years, we only used females for our analyses</w:t>
      </w:r>
      <w:del w:id="370" w:author="Max Lindmark" w:date="2022-02-22T10:08:00Z">
        <w:r w:rsidDel="00CF1985">
          <w:delText xml:space="preserve">. </w:delText>
        </w:r>
      </w:del>
    </w:p>
    <w:p w14:paraId="75F01AF3" w14:textId="75577C84" w:rsidR="00825F3D" w:rsidDel="00CF1985" w:rsidRDefault="00825F3D">
      <w:pPr>
        <w:spacing w:line="480" w:lineRule="auto"/>
        <w:ind w:firstLine="284"/>
        <w:jc w:val="both"/>
        <w:rPr>
          <w:del w:id="371" w:author="Max Lindmark" w:date="2022-02-22T10:08:00Z"/>
        </w:rPr>
      </w:pPr>
    </w:p>
    <w:p w14:paraId="33B6E5DD" w14:textId="77777777" w:rsidR="004350D2" w:rsidRDefault="001B1A85" w:rsidP="00CF1985">
      <w:pPr>
        <w:spacing w:line="480" w:lineRule="auto"/>
        <w:ind w:firstLine="284"/>
        <w:jc w:val="both"/>
        <w:rPr>
          <w:ins w:id="372" w:author="Max Lindmark" w:date="2022-02-22T10:08:00Z"/>
        </w:rPr>
      </w:pPr>
      <w:del w:id="373" w:author="Max Lindmark" w:date="2022-02-21T19:36:00Z">
        <w:r w:rsidDel="00C40368">
          <w:delText xml:space="preserve">To focus on the </w:delText>
        </w:r>
        <w:r w:rsidR="00B4189E" w:rsidDel="00C40368">
          <w:delText>long-</w:delText>
        </w:r>
        <w:r w:rsidDel="00C40368">
          <w:delText>term differentiation</w:delText>
        </w:r>
        <w:r w:rsidR="00826C17" w:rsidDel="00C40368">
          <w:delText xml:space="preserve"> in mortality</w:delText>
        </w:r>
        <w:r w:rsidDel="00C40368">
          <w:delText xml:space="preserve"> between the </w:delText>
        </w:r>
        <w:r w:rsidR="00D66B67" w:rsidDel="00C40368">
          <w:delText xml:space="preserve">heated and reference </w:delText>
        </w:r>
        <w:r w:rsidDel="00C40368">
          <w:delText xml:space="preserve">area </w:delText>
        </w:r>
        <w:commentRangeStart w:id="374"/>
        <w:commentRangeStart w:id="375"/>
        <w:r w:rsidDel="00C40368">
          <w:delText xml:space="preserve">we avoided the initial years of warming (when mortality rates increased only to decline again (Sandström </w:delText>
        </w:r>
        <w:r w:rsidDel="00C40368">
          <w:rPr>
            <w:i/>
          </w:rPr>
          <w:delText>et al.</w:delText>
        </w:r>
        <w:r w:rsidDel="00C40368">
          <w:delText xml:space="preserve"> 1995)</w:delText>
        </w:r>
        <w:r w:rsidR="00C40368" w:rsidDel="00C40368">
          <w:delText>) and</w:delText>
        </w:r>
        <w:r w:rsidDel="00C40368">
          <w:delText xml:space="preserve"> used data from 1987-2003</w:delText>
        </w:r>
      </w:del>
      <w:r>
        <w:t>.</w:t>
      </w:r>
      <w:commentRangeEnd w:id="374"/>
    </w:p>
    <w:p w14:paraId="00000037" w14:textId="45373948" w:rsidR="00037DE8" w:rsidRDefault="00D66B67" w:rsidP="00410AAA">
      <w:pPr>
        <w:spacing w:line="480" w:lineRule="auto"/>
        <w:ind w:firstLine="284"/>
        <w:jc w:val="both"/>
      </w:pPr>
      <w:r>
        <w:rPr>
          <w:rStyle w:val="Kommentarsreferens"/>
        </w:rPr>
        <w:commentReference w:id="374"/>
      </w:r>
      <w:commentRangeEnd w:id="375"/>
      <w:r w:rsidR="00C40368">
        <w:rPr>
          <w:rStyle w:val="Kommentarsreferens"/>
        </w:rPr>
        <w:commentReference w:id="375"/>
      </w:r>
      <w:commentRangeStart w:id="376"/>
      <w:commentRangeEnd w:id="376"/>
      <w:r w:rsidR="00826C17">
        <w:rPr>
          <w:rStyle w:val="Kommentarsreferens"/>
        </w:rPr>
        <w:commentReference w:id="376"/>
      </w: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0B986491" w:rsidR="00037DE8" w:rsidRDefault="001B1A85">
      <w:pPr>
        <w:spacing w:line="480" w:lineRule="auto"/>
        <w:ind w:firstLine="284"/>
        <w:jc w:val="both"/>
      </w:pPr>
      <w:r>
        <w:t xml:space="preserve">We fit the von </w:t>
      </w:r>
      <w:proofErr w:type="spellStart"/>
      <w:r>
        <w:t>Bertalanffy</w:t>
      </w:r>
      <w:proofErr w:type="spellEnd"/>
      <w:r>
        <w:t xml:space="preserve"> growth equation (VBGE) on a </w:t>
      </w:r>
      <m:oMath>
        <m:r>
          <w:rPr>
            <w:rFonts w:ascii="Cambria Math" w:eastAsia="Cambria Math" w:hAnsi="Cambria Math" w:cs="Cambria Math"/>
          </w:rPr>
          <m:t>log</m:t>
        </m:r>
      </m:oMath>
      <w:r>
        <w:t xml:space="preserve"> scale, describing length as a function of age to evaluate differences in size-at-age and asymptotic size</w:t>
      </w:r>
      <w:proofErr w:type="gramStart"/>
      <w:r>
        <w:t xml:space="preserve">: </w:t>
      </w:r>
      <w:proofErr w:type="gramEnd"/>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box>
          <m:boxPr>
            <m:opEmu m:val="1"/>
            <m:ctrlPr>
              <w:del w:id="377" w:author="Anna Gårdmark" w:date="2022-02-10T11:33:00Z">
                <w:rPr>
                  <w:rFonts w:ascii="Cambria Math" w:eastAsia="Cambria Math" w:hAnsi="Cambria Math" w:cs="Cambria Math"/>
                </w:rPr>
              </w:del>
            </m:ctrlPr>
          </m:boxPr>
          <m:e>
            <m:r>
              <w:del w:id="378" w:author="Anna Gårdmark" w:date="2022-02-10T11:33: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del w:id="379" w:author="Anna Gårdmark" w:date="2022-04-07T21:45:00Z">
        <w:r w:rsidR="002F3E52" w:rsidRPr="002F3E52" w:rsidDel="00094996">
          <w:delText>.</w:delText>
        </w:r>
      </w:del>
      <w:r>
        <w:t>. We used only age-</w:t>
      </w:r>
      <w:r w:rsidR="00826C17">
        <w:t xml:space="preserve"> </w:t>
      </w:r>
      <w:r>
        <w:t>and</w:t>
      </w:r>
      <w:r w:rsidR="00826C17">
        <w:t xml:space="preserve"> </w:t>
      </w:r>
      <w:r>
        <w:t>size</w:t>
      </w:r>
      <w:r w:rsidR="00826C17">
        <w:t>-</w:t>
      </w:r>
      <w:r>
        <w:t>at</w:t>
      </w:r>
      <w:r w:rsidR="00826C17">
        <w:t>-</w:t>
      </w:r>
      <w:r>
        <w:t>catch as the response variables (i.e., not back-calculated length-at-age). This was to have a simpler model and not have to account for parameters varying within 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Content>
          <w:r>
            <w:t>share</w:t>
          </w:r>
        </w:sdtContent>
      </w:sdt>
      <w:r w:rsidR="002F3E52">
        <w:t xml:space="preserve"> </w:t>
      </w:r>
      <w:r>
        <w:t>similar environmental conditions and density dependence</w:t>
      </w:r>
      <w:r w:rsidR="00217B65">
        <w:t xml:space="preserve"> </w:t>
      </w:r>
      <w:r w:rsidR="00B069EB">
        <w:fldChar w:fldCharType="begin"/>
      </w:r>
      <w:r w:rsidR="005633FC">
        <w:instrText xml:space="preserve"> ADDIN ZOTERO_ITEM CSL_CITATION {"citationID":"d23uHfj2","properties":{"formattedCitation":"(Morrongiello &amp; Thresher, 2015)","plainCitation":"(Morrongiello &amp; Thresher, 2015)","noteIndex":0},"citationItems":[{"id":2899,"uris":["http://zotero.org/users/6116610/items/CG3E4VQE"],"uri":["http://zotero.org/users/6116610/items/CG3E4VQE"],"itemData":{"id":2899,"type":"article-journal","abstract":"Growth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5633FC">
        <w:rPr>
          <w:lang w:val="en-GB"/>
        </w:rPr>
        <w:t>(Morrongiello &amp; Thresher, 2015)</w:t>
      </w:r>
      <w:r w:rsidR="00B069EB">
        <w:fldChar w:fldCharType="end"/>
      </w:r>
      <w:r>
        <w:t xml:space="preserve">. Eight models in total were fitted (with area being dummy-coded), with different </w:t>
      </w:r>
      <w:r>
        <w:lastRenderedPageBreak/>
        <w:t xml:space="preserve">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C75D8E"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C75D8E"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C75D8E"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2C2773C3" w:rsidR="00037DE8" w:rsidRDefault="001B1A85" w:rsidP="006A3F31">
      <w:pPr>
        <w:spacing w:after="240" w:line="480" w:lineRule="auto"/>
        <w:jc w:val="both"/>
      </w:pPr>
      <w:proofErr w:type="gramStart"/>
      <w:r>
        <w:t>where</w:t>
      </w:r>
      <w:proofErr w:type="gramEnd"/>
      <w:r>
        <w:t xml:space="preserv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w:t>
      </w:r>
      <w:commentRangeStart w:id="380"/>
      <w:commentRangeStart w:id="381"/>
      <w:r>
        <w:t xml:space="preserve">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w:t>
      </w:r>
      <w:commentRangeEnd w:id="380"/>
      <w:r w:rsidR="00A23814">
        <w:rPr>
          <w:rStyle w:val="Kommentarsreferens"/>
        </w:rPr>
        <w:commentReference w:id="380"/>
      </w:r>
      <w:commentRangeEnd w:id="381"/>
      <w:r w:rsidR="00D11B8E">
        <w:rPr>
          <w:rStyle w:val="Kommentarsreferens"/>
        </w:rPr>
        <w:commentReference w:id="381"/>
      </w:r>
      <w:r>
        <w:t>,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w:t>
      </w:r>
      <w:proofErr w:type="gramStart"/>
      <w:r>
        <w:t>and</w:t>
      </w:r>
      <w:proofErr w:type="gramEnd"/>
      <w: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ins w:id="382" w:author="Anna Gårdmark" w:date="2022-04-07T21:46:00Z">
        <w:r w:rsidR="00094996">
          <w:t xml:space="preserve"> versa</w:t>
        </w:r>
      </w:ins>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t>
      </w:r>
      <w:proofErr w:type="gramStart"/>
      <w:r>
        <w:t xml:space="preserve">with </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EF7CAE">
        <w:t xml:space="preserve"> </w:t>
      </w:r>
      <w:r w:rsidR="00072E48">
        <w:fldChar w:fldCharType="begin"/>
      </w:r>
      <w:r w:rsidR="005633FC">
        <w:instrText xml:space="preserve"> ADDIN ZOTERO_ITEM CSL_CITATION {"citationID":"ZCVAsG39","properties":{"formattedCitation":"(Wesner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5633FC">
        <w:rPr>
          <w:lang w:val="en-GB"/>
        </w:rPr>
        <w:t>(Wesner &amp; Pomeranz, 2021)</w:t>
      </w:r>
      <w:r w:rsidR="00072E48">
        <w:fldChar w:fldCharType="end"/>
      </w:r>
      <w:r>
        <w:t xml:space="preserve"> using probable parameter values (</w:t>
      </w:r>
      <w:r>
        <w:rPr>
          <w:i/>
        </w:rPr>
        <w:t>Supporting Information</w:t>
      </w:r>
      <w:r>
        <w:t>, Fig. S1, S6</w:t>
      </w:r>
      <w:r w:rsidRPr="007D26B6">
        <w:t>)</w:t>
      </w:r>
      <w:r>
        <w:t xml:space="preserve">. We used the same prior distribution for each parameter class for both areas to not introduce any other sources of differences in parameter estimates between areas. We used the following </w:t>
      </w:r>
      <w:r>
        <w:lastRenderedPageBreak/>
        <w:t>priors for the VBGE model</w:t>
      </w:r>
      <w:proofErr w:type="gramStart"/>
      <w:r>
        <w:t xml:space="preserve">: </w:t>
      </w:r>
      <w:proofErr w:type="gramEnd"/>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proofErr w:type="gramStart"/>
      <w:r>
        <w:rPr>
          <w:rFonts w:ascii="Cambria Math" w:eastAsia="Cambria Math" w:hAnsi="Cambria Math" w:cs="Cambria Math"/>
          <w:i/>
        </w:rPr>
        <w:t xml:space="preserve">, </w:t>
      </w:r>
      <w:proofErr w:type="gramEnd"/>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ins w:id="383" w:author="Anna Gårdmark" w:date="2022-04-07T21:46:00Z">
        <w:r w:rsidR="00094996">
          <w:t xml:space="preserve">body </w:t>
        </w:r>
      </w:ins>
      <w:commentRangeStart w:id="384"/>
      <w:commentRangeStart w:id="385"/>
      <w:r w:rsidRPr="007D26B6">
        <w:t xml:space="preserve">size </w:t>
      </w:r>
      <w:commentRangeEnd w:id="384"/>
      <w:r w:rsidR="001B3620" w:rsidRPr="007D26B6">
        <w:rPr>
          <w:rStyle w:val="Kommentarsreferens"/>
        </w:rPr>
        <w:commentReference w:id="384"/>
      </w:r>
      <w:commentRangeEnd w:id="385"/>
      <w:r w:rsidR="007D26B6" w:rsidRPr="007D26B6">
        <w:rPr>
          <w:rStyle w:val="Kommentarsreferens"/>
        </w:rPr>
        <w:commentReference w:id="385"/>
      </w:r>
      <w:r w:rsidRPr="007D26B6">
        <w:t>(in contrast to length</w:t>
      </w:r>
      <w:r>
        <w:t xml:space="preserve"> vs age) in the two areas, by fitting </w:t>
      </w:r>
      <w:proofErr w:type="spellStart"/>
      <w:r>
        <w:t>allometric</w:t>
      </w:r>
      <w:proofErr w:type="spellEnd"/>
      <w:r>
        <w:t xml:space="preserve">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each </w:t>
      </w:r>
      <w:r>
        <w:t xml:space="preserve">individual.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C75D8E">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C75D8E">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C75D8E"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C75D8E">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C75D8E"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C75D8E"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44360083"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k</w:t>
      </w:r>
      <w:r>
        <w:t>, and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and one with an area-</w:t>
      </w:r>
      <w:proofErr w:type="gramStart"/>
      <w:r>
        <w:t xml:space="preserve">specific </w:t>
      </w:r>
      <w:proofErr w:type="gramEnd"/>
      <m:oMath>
        <m:r>
          <w:rPr>
            <w:rFonts w:ascii="Cambria Math" w:hAnsi="Cambria Math"/>
          </w:rPr>
          <m:t>θ</m:t>
        </m:r>
      </m:oMath>
      <w:r>
        <w:t>. We used the following priors, after visual exploration of the prior predictive distribution (</w:t>
      </w:r>
      <w:r>
        <w:rPr>
          <w:i/>
        </w:rPr>
        <w:t>Supporting Information</w:t>
      </w:r>
      <w:r>
        <w:t>, Fig. S7, S9)</w:t>
      </w:r>
      <w:proofErr w:type="gramStart"/>
      <w:r>
        <w:t xml:space="preserve">: </w:t>
      </w:r>
      <w:proofErr w:type="gramEnd"/>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w:t>
      </w:r>
      <w:proofErr w:type="gramStart"/>
      <w:r>
        <w:t xml:space="preserve">: </w:t>
      </w:r>
      <w:proofErr w:type="gramEnd"/>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w:t>
      </w:r>
      <w:r>
        <w:lastRenderedPageBreak/>
        <w:t xml:space="preserve">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w:t>
      </w:r>
      <w:proofErr w:type="gramStart"/>
      <w:r>
        <w:t xml:space="preserve">is </w:t>
      </w:r>
      <w:proofErr w:type="gramEnd"/>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ins w:id="386" w:author="Anna Gårdmark" w:date="2022-04-07T21:48:00Z">
        <w:r w:rsidR="00094996">
          <w:t xml:space="preserve"> composition</w:t>
        </w:r>
      </w:ins>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C75D8E"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387"/>
    <w:p w14:paraId="4964A4ED" w14:textId="253859E4" w:rsidR="00A378E6" w:rsidRPr="008F06C1" w:rsidRDefault="00C75D8E"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w:commentRangeEnd w:id="387"/>
          <m:r>
            <m:rPr>
              <m:sty m:val="p"/>
            </m:rPr>
            <w:rPr>
              <w:rStyle w:val="Kommentarsreferens"/>
            </w:rPr>
            <w:commentReference w:id="387"/>
          </m:r>
        </m:oMath>
      </m:oMathPara>
    </w:p>
    <w:p w14:paraId="0000004A" w14:textId="74D7D91D" w:rsidR="00037DE8" w:rsidRPr="00A378E6" w:rsidRDefault="00C75D8E">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proofErr w:type="gramStart"/>
      <w:r>
        <w:t>where</w:t>
      </w:r>
      <w:proofErr w:type="gramEnd"/>
      <w:r>
        <w:t xml:space="preserv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w:t>
      </w:r>
      <w:proofErr w:type="gramStart"/>
      <w:r>
        <w:t xml:space="preserve">cohort </w:t>
      </w:r>
      <w:proofErr w:type="gramEnd"/>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w:t>
      </w:r>
      <w:proofErr w:type="gramStart"/>
      <w:r>
        <w:t xml:space="preserve">for </w:t>
      </w:r>
      <w:proofErr w:type="gramEnd"/>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w:proofErr w:type="gramStart"/>
      <w:r>
        <w:t>and</w:t>
      </w:r>
      <w:proofErr w:type="gramEnd"/>
      <w:r>
        <w:t xml:space="preserve">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3DF8DB9C" w:rsidR="00037DE8" w:rsidRDefault="001B1A85" w:rsidP="006F1AC7">
      <w:pPr>
        <w:spacing w:line="480" w:lineRule="auto"/>
        <w:ind w:firstLine="284"/>
        <w:jc w:val="both"/>
      </w:pPr>
      <w:r>
        <w:t xml:space="preserve">Lastly, we quantified differences in the size-distributions between the areas using size-spectrum </w:t>
      </w:r>
      <w:del w:id="388" w:author="Max Lindmark" w:date="2022-02-23T09:48:00Z">
        <w:r w:rsidDel="003F0D4B">
          <w:delText>slopes</w:delText>
        </w:r>
      </w:del>
      <w:ins w:id="389" w:author="Max Lindmark" w:date="2022-02-23T09:48:00Z">
        <w:r w:rsidR="003F0D4B">
          <w:t>exponents</w:t>
        </w:r>
      </w:ins>
      <w:r>
        <w:t>. We estimate</w:t>
      </w:r>
      <w:ins w:id="390" w:author="Max Lindmark" w:date="2022-02-23T09:48:00Z">
        <w:r w:rsidR="00385B4A">
          <w:t xml:space="preserve"> </w:t>
        </w:r>
      </w:ins>
      <w:ins w:id="391" w:author="Anna Gårdmark" w:date="2022-04-07T21:48:00Z">
        <w:r w:rsidR="00094996">
          <w:t xml:space="preserve">the </w:t>
        </w:r>
      </w:ins>
      <w:ins w:id="392" w:author="Max Lindmark" w:date="2022-02-23T09:50:00Z">
        <w:r w:rsidR="00822EA1">
          <w:t xml:space="preserve">biomass </w:t>
        </w:r>
      </w:ins>
      <w:ins w:id="393" w:author="Max Lindmark" w:date="2022-02-23T09:48:00Z">
        <w:del w:id="394" w:author="Anna Gårdmark" w:date="2022-04-07T21:48:00Z">
          <w:r w:rsidR="00385B4A" w:rsidDel="00094996">
            <w:delText xml:space="preserve">the </w:delText>
          </w:r>
        </w:del>
        <w:r w:rsidR="00385B4A">
          <w:t>size-spectrum exponent</w:t>
        </w:r>
      </w:ins>
      <w:r>
        <w:t xml:space="preserve"> </w:t>
      </w:r>
      <m:oMath>
        <m:r>
          <w:rPr>
            <w:rFonts w:ascii="Cambria Math" w:hAnsi="Cambria Math"/>
          </w:rPr>
          <m:t>γ</m:t>
        </m:r>
      </m:oMath>
      <w:r>
        <w:t xml:space="preserve"> </w:t>
      </w:r>
      <w:ins w:id="395" w:author="Max Lindmark" w:date="2022-02-23T09:48:00Z">
        <w:r w:rsidR="00385B4A">
          <w:t xml:space="preserve">directly, </w:t>
        </w:r>
      </w:ins>
      <w:r>
        <w:t xml:space="preserve">using the likelihood approach for binned data, i.e., the </w:t>
      </w:r>
      <w:proofErr w:type="spellStart"/>
      <w:r>
        <w:rPr>
          <w:i/>
        </w:rPr>
        <w:t>MLEbin</w:t>
      </w:r>
      <w:proofErr w:type="spellEnd"/>
      <w:r>
        <w:t xml:space="preserve"> method in the R package </w:t>
      </w:r>
      <w:proofErr w:type="spellStart"/>
      <w:r>
        <w:rPr>
          <w:i/>
        </w:rPr>
        <w:t>sizeSpectra</w:t>
      </w:r>
      <w:proofErr w:type="spellEnd"/>
      <w:r w:rsidR="001D1471">
        <w:t xml:space="preserve"> </w:t>
      </w:r>
      <w:r w:rsidR="005E3F19">
        <w:fldChar w:fldCharType="begin"/>
      </w:r>
      <w:r w:rsidR="005633FC">
        <w:instrText xml:space="preserve"> ADDIN ZOTERO_ITEM CSL_CITATION {"citationID":"runtaWtO","properties":{"formattedCitation":"(A. Edwards, 2020; A. M. Edwards et al., 2017, 2020)","plainCitation":"(A. Edwards, 2020; A. M. 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5633FC">
        <w:rPr>
          <w:lang w:val="en-GB"/>
        </w:rPr>
        <w:t>(A. Edwards, 2020; A. M. Edwards et al., 2017, 2020)</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CB31F2">
        <w:t xml:space="preserve"> </w:t>
      </w:r>
      <w:r w:rsidR="006F1AC7">
        <w:fldChar w:fldCharType="begin"/>
      </w:r>
      <w:r w:rsidR="005633FC">
        <w:instrText xml:space="preserve"> ADDIN ZOTERO_ITEM CSL_CITATION {"citationID":"vbBEmEup","properties":{"formattedCitation":"(A. M. Edwards et al., 2017, 2020)","plainCitation":"(A. M. 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5633FC">
        <w:rPr>
          <w:lang w:val="en-GB"/>
        </w:rPr>
        <w:t xml:space="preserve">(A. M. </w:t>
      </w:r>
      <w:r w:rsidR="005633FC">
        <w:rPr>
          <w:lang w:val="en-GB"/>
        </w:rPr>
        <w:lastRenderedPageBreak/>
        <w:t>Edwards et al., 2017, 2020)</w:t>
      </w:r>
      <w:r w:rsidR="006F1AC7">
        <w:fldChar w:fldCharType="end"/>
      </w:r>
      <w:r>
        <w:t>.</w:t>
      </w:r>
      <w:r w:rsidR="0042599F">
        <w:t xml:space="preserve"> </w:t>
      </w:r>
      <w:ins w:id="396" w:author="Max Lindmark" w:date="2022-02-23T09:49:00Z">
        <w:r w:rsidR="0042599F">
          <w:t xml:space="preserve">We pooled all years to </w:t>
        </w:r>
        <w:r w:rsidR="00741676">
          <w:t xml:space="preserve">ensure </w:t>
        </w:r>
        <w:r w:rsidR="00822EA1">
          <w:t xml:space="preserve">negative relationships between </w:t>
        </w:r>
      </w:ins>
      <w:ins w:id="397" w:author="Max Lindmark" w:date="2022-02-23T09:50:00Z">
        <w:r w:rsidR="00F765CD">
          <w:t>biomass and size in the size-classes</w:t>
        </w:r>
      </w:ins>
      <w:ins w:id="398" w:author="Anna Gårdmark" w:date="2022-04-07T21:49:00Z">
        <w:r w:rsidR="00094996">
          <w:t xml:space="preserve"> (as the sign of the relationship varied between years)</w:t>
        </w:r>
      </w:ins>
      <w:ins w:id="399" w:author="Max Lindmark" w:date="2022-02-23T09:50:00Z">
        <w:r w:rsidR="00F765CD">
          <w:t>.</w:t>
        </w:r>
      </w:ins>
    </w:p>
    <w:p w14:paraId="00000050" w14:textId="331B9168" w:rsidR="00037DE8" w:rsidRDefault="001B1A85">
      <w:pPr>
        <w:spacing w:line="480" w:lineRule="auto"/>
        <w:ind w:firstLine="284"/>
        <w:jc w:val="both"/>
        <w:rPr>
          <w:i/>
        </w:rPr>
      </w:pPr>
      <w:r>
        <w:t>All analyses were done using R</w:t>
      </w:r>
      <w:ins w:id="400" w:author="Max Lindmark" w:date="2022-02-23T11:10:00Z">
        <w:r w:rsidR="00153565">
          <w:t xml:space="preserve"> </w:t>
        </w:r>
      </w:ins>
      <w:r w:rsidR="003C2311">
        <w:fldChar w:fldCharType="begin"/>
      </w:r>
      <w:r w:rsidR="005633FC">
        <w:instrText xml:space="preserve"> ADDIN ZOTERO_ITEM CSL_CITATION {"citationID":"GIe7EbQy","properties":{"formattedCitation":"(R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5633FC">
        <w:rPr>
          <w:lang w:val="en-GB"/>
        </w:rPr>
        <w:t>(R Core Team, 2020)</w:t>
      </w:r>
      <w:r w:rsidR="003C2311">
        <w:fldChar w:fldCharType="end"/>
      </w:r>
      <w:ins w:id="401" w:author="Max Lindmark" w:date="2022-02-23T11:09:00Z">
        <w:r w:rsidR="00C82348">
          <w:t xml:space="preserve"> </w:t>
        </w:r>
      </w:ins>
      <w:r>
        <w:t>version 4.0.2</w:t>
      </w:r>
      <w:ins w:id="402" w:author="Max Lindmark" w:date="2022-02-23T11:09:00Z">
        <w:r w:rsidR="0021366A">
          <w:t xml:space="preserve"> with R Studio </w:t>
        </w:r>
      </w:ins>
      <w:ins w:id="403" w:author="Max Lindmark" w:date="2022-02-23T11:10:00Z">
        <w:r w:rsidR="0021366A">
          <w:t>(</w:t>
        </w:r>
        <w:r w:rsidR="0021366A" w:rsidRPr="0021366A">
          <w:t>2021.09.1</w:t>
        </w:r>
        <w:r w:rsidR="0021366A">
          <w:t>)</w:t>
        </w:r>
      </w:ins>
      <w:r>
        <w:t xml:space="preserve">. The packages within the </w:t>
      </w:r>
      <w:proofErr w:type="spellStart"/>
      <w:r>
        <w:rPr>
          <w:i/>
        </w:rPr>
        <w:t>tidyverse</w:t>
      </w:r>
      <w:proofErr w:type="spellEnd"/>
      <w:r>
        <w:t xml:space="preserve"> </w:t>
      </w:r>
      <w:r w:rsidR="0024288E">
        <w:fldChar w:fldCharType="begin"/>
      </w:r>
      <w:r w:rsidR="005633FC">
        <w:instrText xml:space="preserve"> ADDIN ZOTERO_ITEM CSL_CITATION {"citationID":"XVrDHiuY","properties":{"formattedCitation":"(Wickham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5633FC">
        <w:rPr>
          <w:lang w:val="en-GB"/>
        </w:rPr>
        <w:t>(Wickham et al., 2019)</w:t>
      </w:r>
      <w:r w:rsidR="0024288E">
        <w:fldChar w:fldCharType="end"/>
      </w:r>
      <w:r w:rsidR="003A2013">
        <w:t xml:space="preserve"> </w:t>
      </w:r>
      <w:r>
        <w:t xml:space="preserve">collection were used to processes and visualize data. Models where fit using the R package </w:t>
      </w:r>
      <w:proofErr w:type="spellStart"/>
      <w:r>
        <w:rPr>
          <w:i/>
        </w:rPr>
        <w:t>brms</w:t>
      </w:r>
      <w:proofErr w:type="spellEnd"/>
      <w:r w:rsidR="000677E3">
        <w:rPr>
          <w:i/>
        </w:rPr>
        <w:t xml:space="preserve"> </w:t>
      </w:r>
      <w:r w:rsidR="00FC254E">
        <w:rPr>
          <w:i/>
        </w:rPr>
        <w:fldChar w:fldCharType="begin"/>
      </w:r>
      <w:r w:rsidR="005633FC">
        <w:rPr>
          <w:i/>
        </w:rPr>
        <w:instrText xml:space="preserve"> ADDIN ZOTERO_ITEM CSL_CITATION {"citationID":"gCN06xB4","properties":{"formattedCitation":"(B\\uc0\\u252{}rkner,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5633FC" w:rsidRPr="005633FC">
        <w:rPr>
          <w:lang w:val="en-GB"/>
        </w:rPr>
        <w:t>(Bürkner, 2017)</w:t>
      </w:r>
      <w:r w:rsidR="00FC254E">
        <w:rPr>
          <w:i/>
        </w:rPr>
        <w:fldChar w:fldCharType="end"/>
      </w:r>
      <w:r>
        <w:rPr>
          <w:i/>
        </w:rPr>
        <w:t>.</w:t>
      </w:r>
      <w:r>
        <w:t xml:space="preserve"> When priors were not chosen based on the prior predictive distributions, we used the default priors from </w:t>
      </w:r>
      <w:proofErr w:type="spellStart"/>
      <w:r>
        <w:rPr>
          <w:i/>
        </w:rPr>
        <w:t>brms</w:t>
      </w:r>
      <w:proofErr w:type="spellEnd"/>
      <w:r>
        <w:t xml:space="preserve"> as written above. We used 3 chains and 4000 iterations in total per chain. Models were compared by evaluating their expected predictive accuracy (expected log pointwise predictive density) using leave-one-out cross-validation (LOO-CV)</w:t>
      </w:r>
      <w:r w:rsidR="009A20C8">
        <w:t xml:space="preserve"> </w:t>
      </w:r>
      <w:r w:rsidR="00097CEF">
        <w:fldChar w:fldCharType="begin"/>
      </w:r>
      <w:r w:rsidR="005633FC">
        <w:instrText xml:space="preserve"> ADDIN ZOTERO_ITEM CSL_CITATION {"citationID":"gL0m0LS4","properties":{"formattedCitation":"(Vehtari 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5633FC">
        <w:rPr>
          <w:lang w:val="en-GB"/>
        </w:rPr>
        <w:t>(Vehtari et al., 2017)</w:t>
      </w:r>
      <w:r w:rsidR="00097CEF">
        <w:fldChar w:fldCharType="end"/>
      </w:r>
      <w:r>
        <w:rPr>
          <w:i/>
        </w:rPr>
        <w:t xml:space="preserve"> </w:t>
      </w:r>
      <w:r>
        <w:t xml:space="preserve">while ensuring </w:t>
      </w:r>
      <w:proofErr w:type="spellStart"/>
      <w:r>
        <w:t>pareto</w:t>
      </w:r>
      <w:proofErr w:type="spellEnd"/>
      <w:r>
        <w:t xml:space="preserve"> </w:t>
      </w:r>
      <m:oMath>
        <m:r>
          <w:rPr>
            <w:rFonts w:ascii="Cambria Math" w:eastAsia="Cambria Math" w:hAnsi="Cambria Math" w:cs="Cambria Math"/>
          </w:rPr>
          <m:t>k</m:t>
        </m:r>
      </m:oMath>
      <w:r>
        <w:t xml:space="preserve"> values &lt; 0.7, in the R package </w:t>
      </w:r>
      <w:r>
        <w:rPr>
          <w:i/>
        </w:rPr>
        <w:t>loo</w:t>
      </w:r>
      <w:r w:rsidR="00DA0FAF">
        <w:t xml:space="preserve"> </w:t>
      </w:r>
      <w:r w:rsidR="00C240DD">
        <w:fldChar w:fldCharType="begin"/>
      </w:r>
      <w:r w:rsidR="005633FC">
        <w:instrText xml:space="preserve"> ADDIN ZOTERO_ITEM CSL_CITATION {"citationID":"VhyKzKc5","properties":{"formattedCitation":"(Vehtari 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5633FC">
        <w:rPr>
          <w:lang w:val="en-GB"/>
        </w:rPr>
        <w:t>(Vehtari et al., 2020)</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240DD">
        <w:rPr>
          <w:i/>
        </w:rPr>
        <w:t xml:space="preserve"> </w:t>
      </w:r>
      <w:r w:rsidR="00CA0D07">
        <w:rPr>
          <w:i/>
        </w:rPr>
        <w:fldChar w:fldCharType="begin"/>
      </w:r>
      <w:r w:rsidR="005633FC">
        <w:rPr>
          <w:i/>
        </w:rPr>
        <w:instrText xml:space="preserve"> ADDIN ZOTERO_ITEM CSL_CITATION {"citationID":"lm1Fmql2","properties":{"formattedCitation":"(Gabry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5633FC">
        <w:rPr>
          <w:lang w:val="en-GB"/>
        </w:rPr>
        <w:t>(Gabry et al., 2019)</w:t>
      </w:r>
      <w:r w:rsidR="00CA0D07">
        <w:rPr>
          <w:i/>
        </w:rPr>
        <w:fldChar w:fldCharType="end"/>
      </w:r>
      <w:r>
        <w:t xml:space="preserve"> and </w:t>
      </w:r>
      <w:proofErr w:type="spellStart"/>
      <w:r>
        <w:rPr>
          <w:i/>
        </w:rPr>
        <w:t>tidybayes</w:t>
      </w:r>
      <w:proofErr w:type="spellEnd"/>
      <w:r w:rsidR="008E6239">
        <w:rPr>
          <w:i/>
        </w:rPr>
        <w:t xml:space="preserve"> </w:t>
      </w:r>
      <w:r w:rsidR="0019563D">
        <w:rPr>
          <w:i/>
        </w:rPr>
        <w:fldChar w:fldCharType="begin"/>
      </w:r>
      <w:r w:rsidR="005633FC">
        <w:rPr>
          <w:i/>
        </w:rPr>
        <w:instrText xml:space="preserve"> ADDIN ZOTERO_ITEM CSL_CITATION {"citationID":"0cDICCpC","properties":{"formattedCitation":"(Kay,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5633FC">
        <w:rPr>
          <w:lang w:val="en-GB"/>
        </w:rPr>
        <w:t>(Kay, 2019)</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6A487B">
        <w:t xml:space="preserve"> </w:t>
      </w:r>
      <w:r w:rsidR="000350F4">
        <w:fldChar w:fldCharType="begin"/>
      </w:r>
      <w:r w:rsidR="005633FC">
        <w:instrText xml:space="preserve"> ADDIN ZOTERO_ITEM CSL_CITATION {"citationID":"5G6HFpmN","properties":{"formattedCitation":"(Gelman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5633FC">
        <w:rPr>
          <w:lang w:val="en-GB"/>
        </w:rPr>
        <w:t>(Gelman et al., 2003)</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 S12).</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ins w:id="404" w:author="Anna Gårdmark" w:date="2022-04-07T21:50:00Z">
        <w:r w:rsidR="00094996">
          <w:t xml:space="preserve"> This study was supported by SLU Quantitative Fish and Fisheries Ecology.</w:t>
        </w:r>
      </w:ins>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77777777" w:rsidR="00037DE8" w:rsidRDefault="001B1A85">
      <w:pPr>
        <w:spacing w:line="480" w:lineRule="auto"/>
        <w:jc w:val="both"/>
      </w:pPr>
      <w:r>
        <w:t xml:space="preserve">All </w:t>
      </w:r>
      <w:sdt>
        <w:sdtPr>
          <w:tag w:val="goog_rdk_37"/>
          <w:id w:val="680319436"/>
        </w:sdtPr>
        <w:sdtContent>
          <w:commentRangeStart w:id="405"/>
          <w:commentRangeStart w:id="406"/>
        </w:sdtContent>
      </w:sdt>
      <w:r>
        <w:t xml:space="preserve">data </w:t>
      </w:r>
      <w:commentRangeEnd w:id="405"/>
      <w:r>
        <w:commentReference w:id="405"/>
      </w:r>
      <w:commentRangeEnd w:id="406"/>
      <w:r w:rsidR="00C75D8E">
        <w:rPr>
          <w:rStyle w:val="Kommentarsreferens"/>
        </w:rPr>
        <w:commentReference w:id="406"/>
      </w:r>
      <w:r>
        <w:t>and R code can be downloaded from a GitHub repository (</w:t>
      </w:r>
      <w:hyperlink r:id="rId7">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C75D8E">
      <w:pPr>
        <w:spacing w:line="480" w:lineRule="auto"/>
        <w:jc w:val="both"/>
        <w:rPr>
          <w:sz w:val="28"/>
          <w:szCs w:val="28"/>
        </w:rPr>
      </w:pPr>
      <w:sdt>
        <w:sdtPr>
          <w:tag w:val="goog_rdk_38"/>
          <w:id w:val="-507982345"/>
        </w:sdtPr>
        <w:sdtContent>
          <w:commentRangeStart w:id="407"/>
        </w:sdtContent>
      </w:sdt>
      <w:r w:rsidR="001B1A85">
        <w:rPr>
          <w:sz w:val="28"/>
          <w:szCs w:val="28"/>
        </w:rPr>
        <w:t>Author Contributions</w:t>
      </w:r>
      <w:commentRangeEnd w:id="407"/>
      <w:r w:rsidR="001B1A85">
        <w:commentReference w:id="407"/>
      </w:r>
    </w:p>
    <w:p w14:paraId="00000059" w14:textId="77777777" w:rsidR="00037DE8" w:rsidRDefault="00C75D8E">
      <w:pPr>
        <w:spacing w:line="480" w:lineRule="auto"/>
        <w:jc w:val="both"/>
      </w:pPr>
      <w:sdt>
        <w:sdtPr>
          <w:tag w:val="goog_rdk_39"/>
          <w:id w:val="-2118511830"/>
        </w:sdtPr>
        <w:sdtContent>
          <w:commentRangeStart w:id="408"/>
        </w:sdtContent>
      </w:sdt>
      <w:r w:rsidR="001B1A85">
        <w:t xml:space="preserve">ML conceived the idea and designed the study and the statistical analysis. Data-processing, initial statistical analyses, and </w:t>
      </w:r>
      <w:sdt>
        <w:sdtPr>
          <w:tag w:val="goog_rdk_40"/>
          <w:id w:val="-1911996344"/>
        </w:sdtPr>
        <w:sdtContent>
          <w:commentRangeStart w:id="409"/>
        </w:sdtContent>
      </w:sdt>
      <w:r w:rsidR="001B1A85">
        <w:t xml:space="preserve">initial writing </w:t>
      </w:r>
      <w:commentRangeEnd w:id="409"/>
      <w:r w:rsidR="001B1A85">
        <w:commentReference w:id="409"/>
      </w:r>
      <w:r w:rsidR="001B1A85">
        <w:t>was done by MK and ML. AG contributed critically to all mentioned parts of the paper. All authors contributed to the manuscript writing and gave final approval for publication.</w:t>
      </w:r>
      <w:commentRangeEnd w:id="408"/>
      <w:r w:rsidR="001B1A85">
        <w:commentReference w:id="408"/>
      </w:r>
    </w:p>
    <w:p w14:paraId="0000005A" w14:textId="77777777" w:rsidR="00037DE8" w:rsidRDefault="00037DE8">
      <w:pPr>
        <w:spacing w:line="480" w:lineRule="auto"/>
        <w:jc w:val="both"/>
      </w:pPr>
    </w:p>
    <w:p w14:paraId="0000005B" w14:textId="77777777" w:rsidR="00037DE8" w:rsidRPr="00BC2601" w:rsidRDefault="001B1A85">
      <w:pPr>
        <w:spacing w:line="480" w:lineRule="auto"/>
        <w:jc w:val="both"/>
        <w:rPr>
          <w:lang w:val="sv-SE"/>
        </w:rPr>
      </w:pPr>
      <w:proofErr w:type="spellStart"/>
      <w:r w:rsidRPr="00BC2601">
        <w:rPr>
          <w:sz w:val="28"/>
          <w:szCs w:val="28"/>
          <w:lang w:val="sv-SE"/>
        </w:rPr>
        <w:t>References</w:t>
      </w:r>
      <w:proofErr w:type="spellEnd"/>
    </w:p>
    <w:commentRangeStart w:id="410"/>
    <w:commentRangeStart w:id="411"/>
    <w:p w14:paraId="7117E582" w14:textId="77777777" w:rsidR="005633FC" w:rsidRPr="00BC2601" w:rsidRDefault="00674C63" w:rsidP="00BC2601">
      <w:pPr>
        <w:pStyle w:val="Litteraturfrteckning"/>
        <w:spacing w:line="240" w:lineRule="auto"/>
        <w:rPr>
          <w:lang w:val="sv-SE"/>
        </w:rPr>
      </w:pPr>
      <w:r w:rsidRPr="00674C63">
        <w:fldChar w:fldCharType="begin"/>
      </w:r>
      <w:r w:rsidR="005633FC" w:rsidRPr="00BC2601">
        <w:rPr>
          <w:lang w:val="sv-SE"/>
        </w:rPr>
        <w:instrText xml:space="preserve"> ADDIN ZOTERO_BIBL {"uncited":[],"omitted":[],"custom":[]} CSL_BIBLIOGRAPHY </w:instrText>
      </w:r>
      <w:r w:rsidRPr="00674C63">
        <w:fldChar w:fldCharType="separate"/>
      </w:r>
      <w:r w:rsidR="005633FC" w:rsidRPr="00BC2601">
        <w:rPr>
          <w:lang w:val="sv-SE"/>
        </w:rPr>
        <w:t xml:space="preserve">Adill, A., Mo, K., Sevastik, A., Olsson, J., &amp; Bergström, L. (2013). </w:t>
      </w:r>
      <w:r w:rsidR="005633FC" w:rsidRPr="00BC2601">
        <w:rPr>
          <w:i/>
          <w:iCs/>
          <w:lang w:val="sv-SE"/>
        </w:rPr>
        <w:t>Biologisk recipientkontroll vid Forsmarks kärnkraftverk</w:t>
      </w:r>
      <w:r w:rsidR="005633FC" w:rsidRPr="00BC2601">
        <w:rPr>
          <w:lang w:val="sv-SE"/>
        </w:rPr>
        <w:t xml:space="preserve"> (Rapport 2013:19; Issue 2013:19). https://pub.epsilon.slu.se/11349/</w:t>
      </w:r>
    </w:p>
    <w:p w14:paraId="3CCCB2CC" w14:textId="77777777" w:rsidR="005633FC" w:rsidRPr="005633FC" w:rsidRDefault="005633FC" w:rsidP="00BC2601">
      <w:pPr>
        <w:pStyle w:val="Litteraturfrteckning"/>
        <w:spacing w:line="240" w:lineRule="auto"/>
        <w:rPr>
          <w:lang w:val="en-GB"/>
        </w:rPr>
      </w:pPr>
      <w:r w:rsidRPr="005633FC">
        <w:rPr>
          <w:lang w:val="en-GB"/>
        </w:rPr>
        <w:t xml:space="preserve">Andersen, K. H. (2019). </w:t>
      </w:r>
      <w:r w:rsidRPr="005633FC">
        <w:rPr>
          <w:i/>
          <w:iCs/>
          <w:lang w:val="en-GB"/>
        </w:rPr>
        <w:t>Fish Ecology, Evolution, and Exploitation: A New Theoretical Synthesis</w:t>
      </w:r>
      <w:r w:rsidRPr="005633FC">
        <w:rPr>
          <w:lang w:val="en-GB"/>
        </w:rPr>
        <w:t>. Princeton University Press.</w:t>
      </w:r>
    </w:p>
    <w:p w14:paraId="13F41EA5" w14:textId="77777777" w:rsidR="005633FC" w:rsidRPr="005633FC" w:rsidRDefault="005633FC" w:rsidP="00BC2601">
      <w:pPr>
        <w:pStyle w:val="Litteraturfrteckning"/>
        <w:spacing w:line="240" w:lineRule="auto"/>
        <w:rPr>
          <w:lang w:val="en-GB"/>
        </w:rPr>
      </w:pPr>
      <w:r w:rsidRPr="005633FC">
        <w:rPr>
          <w:lang w:val="en-GB"/>
        </w:rPr>
        <w:t xml:space="preserve">Andersen, K. H. (2020). Size-based theory for fisheries advice. </w:t>
      </w:r>
      <w:r w:rsidRPr="005633FC">
        <w:rPr>
          <w:i/>
          <w:iCs/>
          <w:lang w:val="en-GB"/>
        </w:rPr>
        <w:t>ICES Journal of Marine Science</w:t>
      </w:r>
      <w:r w:rsidRPr="005633FC">
        <w:rPr>
          <w:lang w:val="en-GB"/>
        </w:rPr>
        <w:t xml:space="preserve">, </w:t>
      </w:r>
      <w:r w:rsidRPr="005633FC">
        <w:rPr>
          <w:i/>
          <w:iCs/>
          <w:lang w:val="en-GB"/>
        </w:rPr>
        <w:t>77</w:t>
      </w:r>
      <w:r w:rsidRPr="005633FC">
        <w:rPr>
          <w:lang w:val="en-GB"/>
        </w:rPr>
        <w:t>(7–8), 2445–2455. https://doi.org/10.1093/icesjms/fsaa157</w:t>
      </w:r>
    </w:p>
    <w:p w14:paraId="17484DF3" w14:textId="77777777" w:rsidR="005633FC" w:rsidRPr="005633FC" w:rsidRDefault="005633FC" w:rsidP="00BC2601">
      <w:pPr>
        <w:pStyle w:val="Litteraturfrteckning"/>
        <w:spacing w:line="240" w:lineRule="auto"/>
        <w:rPr>
          <w:lang w:val="en-GB"/>
        </w:rPr>
      </w:pPr>
      <w:r w:rsidRPr="005633FC">
        <w:rPr>
          <w:lang w:val="en-GB"/>
        </w:rPr>
        <w:t xml:space="preserve">Atkinson, D. (1994). Temperature and organism size—A biological law for ectotherms? In </w:t>
      </w:r>
      <w:r w:rsidRPr="005633FC">
        <w:rPr>
          <w:i/>
          <w:iCs/>
          <w:lang w:val="en-GB"/>
        </w:rPr>
        <w:t>Advances in Ecological Research</w:t>
      </w:r>
      <w:r w:rsidRPr="005633FC">
        <w:rPr>
          <w:lang w:val="en-GB"/>
        </w:rPr>
        <w:t xml:space="preserve"> (Vol. 25, pp. 1–58). Elsevier. https://doi.org/10.1016/S0065-2504(08)60212-3</w:t>
      </w:r>
    </w:p>
    <w:p w14:paraId="4BE32AFC" w14:textId="77777777" w:rsidR="005633FC" w:rsidRPr="005633FC" w:rsidRDefault="005633FC" w:rsidP="00BC2601">
      <w:pPr>
        <w:pStyle w:val="Litteraturfrteckning"/>
        <w:spacing w:line="240" w:lineRule="auto"/>
        <w:rPr>
          <w:lang w:val="en-GB"/>
        </w:rPr>
      </w:pPr>
      <w:r w:rsidRPr="005633FC">
        <w:rPr>
          <w:lang w:val="en-GB"/>
        </w:rPr>
        <w:t xml:space="preserve">Atkinson, D., &amp; Sibly, R. M. (1997). Why are organisms usually bigger in colder environments? Making sense of a life history puzzle. </w:t>
      </w:r>
      <w:r w:rsidRPr="005633FC">
        <w:rPr>
          <w:i/>
          <w:iCs/>
          <w:lang w:val="en-GB"/>
        </w:rPr>
        <w:t>Trends in Ecology &amp; Evolution</w:t>
      </w:r>
      <w:r w:rsidRPr="005633FC">
        <w:rPr>
          <w:lang w:val="en-GB"/>
        </w:rPr>
        <w:t xml:space="preserve">, </w:t>
      </w:r>
      <w:r w:rsidRPr="005633FC">
        <w:rPr>
          <w:i/>
          <w:iCs/>
          <w:lang w:val="en-GB"/>
        </w:rPr>
        <w:t>12</w:t>
      </w:r>
      <w:r w:rsidRPr="005633FC">
        <w:rPr>
          <w:lang w:val="en-GB"/>
        </w:rPr>
        <w:t>(6), 235–239.</w:t>
      </w:r>
    </w:p>
    <w:p w14:paraId="64F4D8DD" w14:textId="77777777" w:rsidR="005633FC" w:rsidRPr="005633FC" w:rsidRDefault="005633FC" w:rsidP="00BC2601">
      <w:pPr>
        <w:pStyle w:val="Litteraturfrteckning"/>
        <w:spacing w:line="240" w:lineRule="auto"/>
        <w:rPr>
          <w:lang w:val="en-GB"/>
        </w:rPr>
      </w:pPr>
      <w:r w:rsidRPr="005633FC">
        <w:rPr>
          <w:lang w:val="en-GB"/>
        </w:rPr>
        <w:t xml:space="preserve">Barnett, L. A. K., Branch, T. A., Ranasinghe, R. A., &amp; Essington, T. E. (2017). Old-Growth Fishes Become Scarce under Fishing. </w:t>
      </w:r>
      <w:r w:rsidRPr="005633FC">
        <w:rPr>
          <w:i/>
          <w:iCs/>
          <w:lang w:val="en-GB"/>
        </w:rPr>
        <w:t>Current Biology</w:t>
      </w:r>
      <w:r w:rsidRPr="005633FC">
        <w:rPr>
          <w:lang w:val="en-GB"/>
        </w:rPr>
        <w:t xml:space="preserve">, </w:t>
      </w:r>
      <w:r w:rsidRPr="005633FC">
        <w:rPr>
          <w:i/>
          <w:iCs/>
          <w:lang w:val="en-GB"/>
        </w:rPr>
        <w:t>27</w:t>
      </w:r>
      <w:r w:rsidRPr="005633FC">
        <w:rPr>
          <w:lang w:val="en-GB"/>
        </w:rPr>
        <w:t>(18), 2843-2848.e2. https://doi.org/10.1016/j.cub.2017.07.069</w:t>
      </w:r>
    </w:p>
    <w:p w14:paraId="203095E4" w14:textId="77777777" w:rsidR="005633FC" w:rsidRPr="005633FC" w:rsidRDefault="005633FC" w:rsidP="00BC2601">
      <w:pPr>
        <w:pStyle w:val="Litteraturfrteckning"/>
        <w:spacing w:line="240" w:lineRule="auto"/>
        <w:rPr>
          <w:lang w:val="en-GB"/>
        </w:rPr>
      </w:pPr>
      <w:r w:rsidRPr="005633FC">
        <w:rPr>
          <w:lang w:val="en-GB"/>
        </w:rPr>
        <w:t xml:space="preserve">Belkin, I. M. (2009). Rapid warming of large marine ecosystems. </w:t>
      </w:r>
      <w:r w:rsidRPr="005633FC">
        <w:rPr>
          <w:i/>
          <w:iCs/>
          <w:lang w:val="en-GB"/>
        </w:rPr>
        <w:t>Progress in Oceanography</w:t>
      </w:r>
      <w:r w:rsidRPr="005633FC">
        <w:rPr>
          <w:lang w:val="en-GB"/>
        </w:rPr>
        <w:t xml:space="preserve">, </w:t>
      </w:r>
      <w:r w:rsidRPr="005633FC">
        <w:rPr>
          <w:i/>
          <w:iCs/>
          <w:lang w:val="en-GB"/>
        </w:rPr>
        <w:t>81</w:t>
      </w:r>
      <w:r w:rsidRPr="005633FC">
        <w:rPr>
          <w:lang w:val="en-GB"/>
        </w:rPr>
        <w:t>(1), 207–213.</w:t>
      </w:r>
    </w:p>
    <w:p w14:paraId="02F30C1F" w14:textId="77777777" w:rsidR="005633FC" w:rsidRPr="005633FC" w:rsidRDefault="005633FC" w:rsidP="00BC2601">
      <w:pPr>
        <w:pStyle w:val="Litteraturfrteckning"/>
        <w:spacing w:line="240" w:lineRule="auto"/>
        <w:rPr>
          <w:lang w:val="en-GB"/>
        </w:rPr>
      </w:pPr>
      <w:r w:rsidRPr="005633FC">
        <w:rPr>
          <w:lang w:val="en-GB"/>
        </w:rPr>
        <w:t xml:space="preserve">Bernhardt, J. R., Sunday, J. M., Thompson, P. L., &amp; O’Connor, M. I. (2018). Nonlinear averaging of thermal experience predicts population growth rates in a thermally variable environment. </w:t>
      </w:r>
      <w:r w:rsidRPr="005633FC">
        <w:rPr>
          <w:i/>
          <w:iCs/>
          <w:lang w:val="en-GB"/>
        </w:rPr>
        <w:t>Proceedings of the Royal Society B: Biological Sciences</w:t>
      </w:r>
      <w:r w:rsidRPr="005633FC">
        <w:rPr>
          <w:lang w:val="en-GB"/>
        </w:rPr>
        <w:t xml:space="preserve">, </w:t>
      </w:r>
      <w:r w:rsidRPr="005633FC">
        <w:rPr>
          <w:i/>
          <w:iCs/>
          <w:lang w:val="en-GB"/>
        </w:rPr>
        <w:t>285</w:t>
      </w:r>
      <w:r w:rsidRPr="005633FC">
        <w:rPr>
          <w:lang w:val="en-GB"/>
        </w:rPr>
        <w:t>(1886), 20181076. https://doi.org/10.1098/rspb.2018.1076</w:t>
      </w:r>
    </w:p>
    <w:p w14:paraId="4124AEE5" w14:textId="77777777" w:rsidR="005633FC" w:rsidRPr="005633FC" w:rsidRDefault="005633FC" w:rsidP="00BC2601">
      <w:pPr>
        <w:pStyle w:val="Litteraturfrteckning"/>
        <w:spacing w:line="240" w:lineRule="auto"/>
        <w:rPr>
          <w:lang w:val="en-GB"/>
        </w:rPr>
      </w:pPr>
      <w:r w:rsidRPr="00BC2601">
        <w:rPr>
          <w:lang w:val="sv-SE"/>
        </w:rPr>
        <w:t xml:space="preserve">Björklund, M., Aho, T., &amp; Behrmann-Godel, J. (2015). </w:t>
      </w:r>
      <w:r w:rsidRPr="005633FC">
        <w:rPr>
          <w:lang w:val="en-GB"/>
        </w:rPr>
        <w:t xml:space="preserve">Isolation over 35 years in a heated biotest basin causes selection on MHC class IIß genes in the European perch (Perca fluviatilis L.). </w:t>
      </w:r>
      <w:r w:rsidRPr="005633FC">
        <w:rPr>
          <w:i/>
          <w:iCs/>
          <w:lang w:val="en-GB"/>
        </w:rPr>
        <w:t>Ecology and Evolution</w:t>
      </w:r>
      <w:r w:rsidRPr="005633FC">
        <w:rPr>
          <w:lang w:val="en-GB"/>
        </w:rPr>
        <w:t xml:space="preserve">, </w:t>
      </w:r>
      <w:r w:rsidRPr="005633FC">
        <w:rPr>
          <w:i/>
          <w:iCs/>
          <w:lang w:val="en-GB"/>
        </w:rPr>
        <w:t>5</w:t>
      </w:r>
      <w:r w:rsidRPr="005633FC">
        <w:rPr>
          <w:lang w:val="en-GB"/>
        </w:rPr>
        <w:t>(7), 1440–1455. https://doi.org/10.1002/ece3.1426</w:t>
      </w:r>
    </w:p>
    <w:p w14:paraId="3756526C" w14:textId="77777777" w:rsidR="005633FC" w:rsidRPr="005633FC" w:rsidRDefault="005633FC" w:rsidP="00BC2601">
      <w:pPr>
        <w:pStyle w:val="Litteraturfrteckning"/>
        <w:spacing w:line="240" w:lineRule="auto"/>
        <w:rPr>
          <w:lang w:val="en-GB"/>
        </w:rPr>
      </w:pPr>
      <w:r w:rsidRPr="005633FC">
        <w:rPr>
          <w:lang w:val="en-GB"/>
        </w:rPr>
        <w:t xml:space="preserve">Blanchard, J. L., Dulvy, N., Jennings, S., Ellis, J., Pinnegar, J., Tidd, A., &amp; Kell, L. (2005). Do climate and fishing influence size-based indicators of Celtic Sea fish community structure? </w:t>
      </w:r>
      <w:r w:rsidRPr="005633FC">
        <w:rPr>
          <w:i/>
          <w:iCs/>
          <w:lang w:val="en-GB"/>
        </w:rPr>
        <w:t>ICES Journal of Marine Science</w:t>
      </w:r>
      <w:r w:rsidRPr="005633FC">
        <w:rPr>
          <w:lang w:val="en-GB"/>
        </w:rPr>
        <w:t xml:space="preserve">, </w:t>
      </w:r>
      <w:r w:rsidRPr="005633FC">
        <w:rPr>
          <w:i/>
          <w:iCs/>
          <w:lang w:val="en-GB"/>
        </w:rPr>
        <w:t>62</w:t>
      </w:r>
      <w:r w:rsidRPr="005633FC">
        <w:rPr>
          <w:lang w:val="en-GB"/>
        </w:rPr>
        <w:t>(3), 405–411. https://doi.org/10.1016/j.icesjms.2005.01.006</w:t>
      </w:r>
    </w:p>
    <w:p w14:paraId="05A4D1CE" w14:textId="77777777" w:rsidR="005633FC" w:rsidRPr="005633FC" w:rsidRDefault="005633FC" w:rsidP="00BC2601">
      <w:pPr>
        <w:pStyle w:val="Litteraturfrteckning"/>
        <w:spacing w:line="240" w:lineRule="auto"/>
        <w:rPr>
          <w:lang w:val="en-GB"/>
        </w:rPr>
      </w:pPr>
      <w:r w:rsidRPr="005633FC">
        <w:rPr>
          <w:lang w:val="en-GB"/>
        </w:rPr>
        <w:t xml:space="preserve">Blanchard, J. L., Heneghan, R. F., Everett, J. D., Trebilco, R., &amp; Richardson, A. J. (2017). From bacteria to whales: Using functional size spectra to model marine ecosystems. </w:t>
      </w:r>
      <w:r w:rsidRPr="005633FC">
        <w:rPr>
          <w:i/>
          <w:iCs/>
          <w:lang w:val="en-GB"/>
        </w:rPr>
        <w:lastRenderedPageBreak/>
        <w:t>Trends in Ecology &amp; Evolution</w:t>
      </w:r>
      <w:r w:rsidRPr="005633FC">
        <w:rPr>
          <w:lang w:val="en-GB"/>
        </w:rPr>
        <w:t xml:space="preserve">, </w:t>
      </w:r>
      <w:r w:rsidRPr="005633FC">
        <w:rPr>
          <w:i/>
          <w:iCs/>
          <w:lang w:val="en-GB"/>
        </w:rPr>
        <w:t>32</w:t>
      </w:r>
      <w:r w:rsidRPr="005633FC">
        <w:rPr>
          <w:lang w:val="en-GB"/>
        </w:rPr>
        <w:t>(3), 174–186. https://doi.org/10.1016/j.tree.2016.12.003</w:t>
      </w:r>
    </w:p>
    <w:p w14:paraId="1F1173C6" w14:textId="77777777" w:rsidR="005633FC" w:rsidRPr="005633FC" w:rsidRDefault="005633FC" w:rsidP="00BC2601">
      <w:pPr>
        <w:pStyle w:val="Litteraturfrteckning"/>
        <w:spacing w:line="240" w:lineRule="auto"/>
        <w:rPr>
          <w:lang w:val="en-GB"/>
        </w:rPr>
      </w:pPr>
      <w:r w:rsidRPr="005633FC">
        <w:rPr>
          <w:lang w:val="en-GB"/>
        </w:rPr>
        <w:t xml:space="preserve">Brett, J. R., Shelbourn, J. E., &amp; Shoop, C. T. (1969). Growth rate and body composition of fingerling sockeye salmon, </w:t>
      </w:r>
      <w:r w:rsidRPr="005633FC">
        <w:rPr>
          <w:i/>
          <w:iCs/>
          <w:lang w:val="en-GB"/>
        </w:rPr>
        <w:t>Oncorhynchus nerka</w:t>
      </w:r>
      <w:r w:rsidRPr="005633FC">
        <w:rPr>
          <w:lang w:val="en-GB"/>
        </w:rPr>
        <w:t xml:space="preserve">, in relation to temperature and ration size. </w:t>
      </w:r>
      <w:r w:rsidRPr="005633FC">
        <w:rPr>
          <w:i/>
          <w:iCs/>
          <w:lang w:val="en-GB"/>
        </w:rPr>
        <w:t>Journal of the Fisheries Research Board of Canada</w:t>
      </w:r>
      <w:r w:rsidRPr="005633FC">
        <w:rPr>
          <w:lang w:val="en-GB"/>
        </w:rPr>
        <w:t xml:space="preserve">, </w:t>
      </w:r>
      <w:r w:rsidRPr="005633FC">
        <w:rPr>
          <w:i/>
          <w:iCs/>
          <w:lang w:val="en-GB"/>
        </w:rPr>
        <w:t>26</w:t>
      </w:r>
      <w:r w:rsidRPr="005633FC">
        <w:rPr>
          <w:lang w:val="en-GB"/>
        </w:rPr>
        <w:t>(9), 2363–2394. https://doi.org/10.1139/f69-230</w:t>
      </w:r>
    </w:p>
    <w:p w14:paraId="7B9345A6" w14:textId="77777777" w:rsidR="005633FC" w:rsidRPr="005633FC" w:rsidRDefault="005633FC" w:rsidP="00BC2601">
      <w:pPr>
        <w:pStyle w:val="Litteraturfrteckning"/>
        <w:spacing w:line="240" w:lineRule="auto"/>
        <w:rPr>
          <w:lang w:val="en-GB"/>
        </w:rPr>
      </w:pPr>
      <w:r w:rsidRPr="005633FC">
        <w:rPr>
          <w:lang w:val="en-GB"/>
        </w:rPr>
        <w:t xml:space="preserve">Brown, J. H., Gillooly, J. F., Allen, A. P., Savage, V. M., &amp; West, G. B. (2004). Toward a metabolic theory of ecology. </w:t>
      </w:r>
      <w:r w:rsidRPr="005633FC">
        <w:rPr>
          <w:i/>
          <w:iCs/>
          <w:lang w:val="en-GB"/>
        </w:rPr>
        <w:t>Ecology</w:t>
      </w:r>
      <w:r w:rsidRPr="005633FC">
        <w:rPr>
          <w:lang w:val="en-GB"/>
        </w:rPr>
        <w:t xml:space="preserve">, </w:t>
      </w:r>
      <w:r w:rsidRPr="005633FC">
        <w:rPr>
          <w:i/>
          <w:iCs/>
          <w:lang w:val="en-GB"/>
        </w:rPr>
        <w:t>85</w:t>
      </w:r>
      <w:r w:rsidRPr="005633FC">
        <w:rPr>
          <w:lang w:val="en-GB"/>
        </w:rPr>
        <w:t>(7), 1771–1789. https://doi.org/10.1890/03-9000</w:t>
      </w:r>
    </w:p>
    <w:p w14:paraId="5BE3DF86" w14:textId="77777777" w:rsidR="005633FC" w:rsidRPr="005633FC" w:rsidRDefault="005633FC" w:rsidP="00BC2601">
      <w:pPr>
        <w:pStyle w:val="Litteraturfrteckning"/>
        <w:spacing w:line="240" w:lineRule="auto"/>
        <w:rPr>
          <w:lang w:val="en-GB"/>
        </w:rPr>
      </w:pPr>
      <w:r w:rsidRPr="005633FC">
        <w:rPr>
          <w:lang w:val="en-GB"/>
        </w:rPr>
        <w:t xml:space="preserve">Bürkner, P.-C. (2017). </w:t>
      </w:r>
      <w:r w:rsidRPr="005633FC">
        <w:rPr>
          <w:b/>
          <w:bCs/>
          <w:lang w:val="en-GB"/>
        </w:rPr>
        <w:t>brms</w:t>
      </w:r>
      <w:r w:rsidRPr="005633FC">
        <w:rPr>
          <w:lang w:val="en-GB"/>
        </w:rPr>
        <w:t xml:space="preserve">: An </w:t>
      </w:r>
      <w:r w:rsidRPr="005633FC">
        <w:rPr>
          <w:i/>
          <w:iCs/>
          <w:lang w:val="en-GB"/>
        </w:rPr>
        <w:t>R</w:t>
      </w:r>
      <w:r w:rsidRPr="005633FC">
        <w:rPr>
          <w:lang w:val="en-GB"/>
        </w:rPr>
        <w:t xml:space="preserve"> Package for Bayesian Multilevel Models Using </w:t>
      </w:r>
      <w:r w:rsidRPr="005633FC">
        <w:rPr>
          <w:i/>
          <w:iCs/>
          <w:lang w:val="en-GB"/>
        </w:rPr>
        <w:t>Stan</w:t>
      </w:r>
      <w:r w:rsidRPr="005633FC">
        <w:rPr>
          <w:lang w:val="en-GB"/>
        </w:rPr>
        <w:t xml:space="preserve">. </w:t>
      </w:r>
      <w:r w:rsidRPr="005633FC">
        <w:rPr>
          <w:i/>
          <w:iCs/>
          <w:lang w:val="en-GB"/>
        </w:rPr>
        <w:t>Journal of Statistical Software</w:t>
      </w:r>
      <w:r w:rsidRPr="005633FC">
        <w:rPr>
          <w:lang w:val="en-GB"/>
        </w:rPr>
        <w:t xml:space="preserve">, </w:t>
      </w:r>
      <w:r w:rsidRPr="005633FC">
        <w:rPr>
          <w:i/>
          <w:iCs/>
          <w:lang w:val="en-GB"/>
        </w:rPr>
        <w:t>80</w:t>
      </w:r>
      <w:r w:rsidRPr="005633FC">
        <w:rPr>
          <w:lang w:val="en-GB"/>
        </w:rPr>
        <w:t>(1). https://doi.org/10.18637/jss.v080.i01</w:t>
      </w:r>
    </w:p>
    <w:p w14:paraId="5002F903" w14:textId="77777777" w:rsidR="005633FC" w:rsidRPr="005633FC" w:rsidRDefault="005633FC" w:rsidP="00BC2601">
      <w:pPr>
        <w:pStyle w:val="Litteraturfrteckning"/>
        <w:spacing w:line="240" w:lineRule="auto"/>
        <w:rPr>
          <w:lang w:val="en-GB"/>
        </w:rPr>
      </w:pPr>
      <w:r w:rsidRPr="005633FC">
        <w:rPr>
          <w:lang w:val="en-GB"/>
        </w:rPr>
        <w:t xml:space="preserve">Cheung, W. W. L., Sarmiento, J. L., Dunne, J., Frölicher, T. L., Lam, V. W. Y., Deng Palomares, M. L., Watson, R., &amp; Pauly, D. (2013). Shrinking of fishes exacerbates impacts of global ocean changes on marine ecosystems. </w:t>
      </w:r>
      <w:r w:rsidRPr="005633FC">
        <w:rPr>
          <w:i/>
          <w:iCs/>
          <w:lang w:val="en-GB"/>
        </w:rPr>
        <w:t>Nature Climate Change</w:t>
      </w:r>
      <w:r w:rsidRPr="005633FC">
        <w:rPr>
          <w:lang w:val="en-GB"/>
        </w:rPr>
        <w:t xml:space="preserve">, </w:t>
      </w:r>
      <w:r w:rsidRPr="005633FC">
        <w:rPr>
          <w:i/>
          <w:iCs/>
          <w:lang w:val="en-GB"/>
        </w:rPr>
        <w:t>3</w:t>
      </w:r>
      <w:r w:rsidRPr="005633FC">
        <w:rPr>
          <w:lang w:val="en-GB"/>
        </w:rPr>
        <w:t>(3), 254–258. https://doi.org/10.1038/nclimate1691</w:t>
      </w:r>
    </w:p>
    <w:p w14:paraId="1D17C00F" w14:textId="77777777" w:rsidR="005633FC" w:rsidRPr="005633FC" w:rsidRDefault="005633FC" w:rsidP="00BC2601">
      <w:pPr>
        <w:pStyle w:val="Litteraturfrteckning"/>
        <w:spacing w:line="240" w:lineRule="auto"/>
        <w:rPr>
          <w:lang w:val="en-GB"/>
        </w:rPr>
      </w:pPr>
      <w:r w:rsidRPr="005633FC">
        <w:rPr>
          <w:lang w:val="en-GB"/>
        </w:rPr>
        <w:t xml:space="preserve">Daufresne, M., Lengfellner, K., &amp; Sommer, U. (2009). Global warming benefits the small in aquatic ecosystems. </w:t>
      </w:r>
      <w:r w:rsidRPr="005633FC">
        <w:rPr>
          <w:i/>
          <w:iCs/>
          <w:lang w:val="en-GB"/>
        </w:rPr>
        <w:t>Proceedings of the National Academy of Sciences, USA</w:t>
      </w:r>
      <w:r w:rsidRPr="005633FC">
        <w:rPr>
          <w:lang w:val="en-GB"/>
        </w:rPr>
        <w:t xml:space="preserve">, </w:t>
      </w:r>
      <w:r w:rsidRPr="005633FC">
        <w:rPr>
          <w:i/>
          <w:iCs/>
          <w:lang w:val="en-GB"/>
        </w:rPr>
        <w:t>106</w:t>
      </w:r>
      <w:r w:rsidRPr="005633FC">
        <w:rPr>
          <w:lang w:val="en-GB"/>
        </w:rPr>
        <w:t>(31), 12788–12793. https://doi.org/10.1073/pnas.0902080106</w:t>
      </w:r>
    </w:p>
    <w:p w14:paraId="332FBC5E" w14:textId="77777777" w:rsidR="005633FC" w:rsidRPr="005633FC" w:rsidRDefault="005633FC" w:rsidP="00BC2601">
      <w:pPr>
        <w:pStyle w:val="Litteraturfrteckning"/>
        <w:spacing w:line="240" w:lineRule="auto"/>
        <w:rPr>
          <w:lang w:val="en-GB"/>
        </w:rPr>
      </w:pPr>
      <w:r w:rsidRPr="005633FC">
        <w:rPr>
          <w:lang w:val="en-GB"/>
        </w:rPr>
        <w:t xml:space="preserve">Edwards, A. (2020). </w:t>
      </w:r>
      <w:r w:rsidRPr="005633FC">
        <w:rPr>
          <w:i/>
          <w:iCs/>
          <w:lang w:val="en-GB"/>
        </w:rPr>
        <w:t>sizeSpectra: Fitting Size Spectra to Ecological Data Using Maximum Likelihood</w:t>
      </w:r>
      <w:r w:rsidRPr="005633FC">
        <w:rPr>
          <w:lang w:val="en-GB"/>
        </w:rPr>
        <w:t xml:space="preserve"> (R package version 1.0.0.0) [Computer software]. https://github.com/andrew-edwards/sizeSpectra</w:t>
      </w:r>
    </w:p>
    <w:p w14:paraId="495A2F79" w14:textId="77777777" w:rsidR="005633FC" w:rsidRPr="005633FC" w:rsidRDefault="005633FC" w:rsidP="00BC2601">
      <w:pPr>
        <w:pStyle w:val="Litteraturfrteckning"/>
        <w:spacing w:line="240" w:lineRule="auto"/>
        <w:rPr>
          <w:lang w:val="en-GB"/>
        </w:rPr>
      </w:pPr>
      <w:r w:rsidRPr="005633FC">
        <w:rPr>
          <w:lang w:val="en-GB"/>
        </w:rPr>
        <w:t xml:space="preserve">Edwards, A. M., Robinson, J. P. W., Blanchard, J. L., Baum, J. K., &amp; Plank, M. J. (2020). Accounting for the bin structure of data removes bias when fitting size spectra. </w:t>
      </w:r>
      <w:r w:rsidRPr="005633FC">
        <w:rPr>
          <w:i/>
          <w:iCs/>
          <w:lang w:val="en-GB"/>
        </w:rPr>
        <w:t>Marine Ecology Progress Series</w:t>
      </w:r>
      <w:r w:rsidRPr="005633FC">
        <w:rPr>
          <w:lang w:val="en-GB"/>
        </w:rPr>
        <w:t xml:space="preserve">, </w:t>
      </w:r>
      <w:r w:rsidRPr="005633FC">
        <w:rPr>
          <w:i/>
          <w:iCs/>
          <w:lang w:val="en-GB"/>
        </w:rPr>
        <w:t>636</w:t>
      </w:r>
      <w:r w:rsidRPr="005633FC">
        <w:rPr>
          <w:lang w:val="en-GB"/>
        </w:rPr>
        <w:t>, 19–33. https://doi.org/10.3354/meps13230</w:t>
      </w:r>
    </w:p>
    <w:p w14:paraId="23DC202E" w14:textId="77777777" w:rsidR="005633FC" w:rsidRPr="005633FC" w:rsidRDefault="005633FC" w:rsidP="00BC2601">
      <w:pPr>
        <w:pStyle w:val="Litteraturfrteckning"/>
        <w:spacing w:line="240" w:lineRule="auto"/>
        <w:rPr>
          <w:lang w:val="en-GB"/>
        </w:rPr>
      </w:pPr>
      <w:r w:rsidRPr="005633FC">
        <w:rPr>
          <w:lang w:val="en-GB"/>
        </w:rPr>
        <w:t xml:space="preserve">Edwards, A. M., Robinson, J. P. W., Plank, M. J., Baum, J. K., &amp; Blanchard, J. L. (2017). Testing and recommending methods for fitting size spectra to data. </w:t>
      </w:r>
      <w:r w:rsidRPr="005633FC">
        <w:rPr>
          <w:i/>
          <w:iCs/>
          <w:lang w:val="en-GB"/>
        </w:rPr>
        <w:t>Methods in Ecology and Evolution</w:t>
      </w:r>
      <w:r w:rsidRPr="005633FC">
        <w:rPr>
          <w:lang w:val="en-GB"/>
        </w:rPr>
        <w:t xml:space="preserve">, </w:t>
      </w:r>
      <w:r w:rsidRPr="005633FC">
        <w:rPr>
          <w:i/>
          <w:iCs/>
          <w:lang w:val="en-GB"/>
        </w:rPr>
        <w:t>8</w:t>
      </w:r>
      <w:r w:rsidRPr="005633FC">
        <w:rPr>
          <w:lang w:val="en-GB"/>
        </w:rPr>
        <w:t>(1), 57–67. https://doi.org/10.1111/2041-210X.12641</w:t>
      </w:r>
    </w:p>
    <w:p w14:paraId="4ECB5BC7" w14:textId="77777777" w:rsidR="005633FC" w:rsidRPr="005633FC" w:rsidRDefault="005633FC" w:rsidP="00BC2601">
      <w:pPr>
        <w:pStyle w:val="Litteraturfrteckning"/>
        <w:spacing w:line="240" w:lineRule="auto"/>
        <w:rPr>
          <w:lang w:val="en-GB"/>
        </w:rPr>
      </w:pPr>
      <w:r w:rsidRPr="005633FC">
        <w:rPr>
          <w:lang w:val="en-GB"/>
        </w:rPr>
        <w:t xml:space="preserve">Fritschie, K. J., &amp; Olden, J. D. (2016). Disentangling the influences of mean body size and size structure on ecosystem functioning: An example of nutrient recycling by a non-native crayfish. </w:t>
      </w:r>
      <w:r w:rsidRPr="005633FC">
        <w:rPr>
          <w:i/>
          <w:iCs/>
          <w:lang w:val="en-GB"/>
        </w:rPr>
        <w:t>Ecology and Evolution</w:t>
      </w:r>
      <w:r w:rsidRPr="005633FC">
        <w:rPr>
          <w:lang w:val="en-GB"/>
        </w:rPr>
        <w:t xml:space="preserve">, </w:t>
      </w:r>
      <w:r w:rsidRPr="005633FC">
        <w:rPr>
          <w:i/>
          <w:iCs/>
          <w:lang w:val="en-GB"/>
        </w:rPr>
        <w:t>6</w:t>
      </w:r>
      <w:r w:rsidRPr="005633FC">
        <w:rPr>
          <w:lang w:val="en-GB"/>
        </w:rPr>
        <w:t>(1), 159–169. https://doi.org/10.1002/ece3.1852</w:t>
      </w:r>
    </w:p>
    <w:p w14:paraId="6A8CBDAD" w14:textId="77777777" w:rsidR="005633FC" w:rsidRPr="005633FC" w:rsidRDefault="005633FC" w:rsidP="00BC2601">
      <w:pPr>
        <w:pStyle w:val="Litteraturfrteckning"/>
        <w:spacing w:line="240" w:lineRule="auto"/>
        <w:rPr>
          <w:lang w:val="en-GB"/>
        </w:rPr>
      </w:pPr>
      <w:r w:rsidRPr="005633FC">
        <w:rPr>
          <w:lang w:val="en-GB"/>
        </w:rPr>
        <w:t xml:space="preserve">Gabry, J., Simpson, D., Vehtari, A., Betancourt, M., &amp; Gelman, A. (2019). Visualization in Bayesian workflow. </w:t>
      </w:r>
      <w:r w:rsidRPr="005633FC">
        <w:rPr>
          <w:i/>
          <w:iCs/>
          <w:lang w:val="en-GB"/>
        </w:rPr>
        <w:t>Journal of the Royal Statistical Society: Series A (Statistics in Society)</w:t>
      </w:r>
      <w:r w:rsidRPr="005633FC">
        <w:rPr>
          <w:lang w:val="en-GB"/>
        </w:rPr>
        <w:t xml:space="preserve">, </w:t>
      </w:r>
      <w:r w:rsidRPr="005633FC">
        <w:rPr>
          <w:i/>
          <w:iCs/>
          <w:lang w:val="en-GB"/>
        </w:rPr>
        <w:t>182</w:t>
      </w:r>
      <w:r w:rsidRPr="005633FC">
        <w:rPr>
          <w:lang w:val="en-GB"/>
        </w:rPr>
        <w:t>(2), 389–402. https://doi.org/10.1111/rssa.12378</w:t>
      </w:r>
    </w:p>
    <w:p w14:paraId="345594A1" w14:textId="77777777" w:rsidR="005633FC" w:rsidRPr="005633FC" w:rsidRDefault="005633FC" w:rsidP="00BC2601">
      <w:pPr>
        <w:pStyle w:val="Litteraturfrteckning"/>
        <w:spacing w:line="240" w:lineRule="auto"/>
        <w:rPr>
          <w:lang w:val="en-GB"/>
        </w:rPr>
      </w:pPr>
      <w:r w:rsidRPr="005633FC">
        <w:rPr>
          <w:lang w:val="en-GB"/>
        </w:rPr>
        <w:t xml:space="preserve">Gårdmark, A., &amp; Huss, M. (2020). Individual variation and interactions explain food web responses to global warming. </w:t>
      </w:r>
      <w:r w:rsidRPr="005633FC">
        <w:rPr>
          <w:i/>
          <w:iCs/>
          <w:lang w:val="en-GB"/>
        </w:rPr>
        <w:t>Philosophical Transactions of the Royal Society B: Biological Sciences</w:t>
      </w:r>
      <w:r w:rsidRPr="005633FC">
        <w:rPr>
          <w:lang w:val="en-GB"/>
        </w:rPr>
        <w:t xml:space="preserve">, </w:t>
      </w:r>
      <w:r w:rsidRPr="005633FC">
        <w:rPr>
          <w:i/>
          <w:iCs/>
          <w:lang w:val="en-GB"/>
        </w:rPr>
        <w:t>375</w:t>
      </w:r>
      <w:r w:rsidRPr="005633FC">
        <w:rPr>
          <w:lang w:val="en-GB"/>
        </w:rPr>
        <w:t>(1814), 20190449. https://doi.org/10.1098/rstb.2019.0449</w:t>
      </w:r>
    </w:p>
    <w:p w14:paraId="5233A4DA" w14:textId="77777777" w:rsidR="005633FC" w:rsidRPr="005633FC" w:rsidRDefault="005633FC" w:rsidP="00BC2601">
      <w:pPr>
        <w:pStyle w:val="Litteraturfrteckning"/>
        <w:spacing w:line="240" w:lineRule="auto"/>
        <w:rPr>
          <w:lang w:val="en-GB"/>
        </w:rPr>
      </w:pPr>
      <w:r w:rsidRPr="005633FC">
        <w:rPr>
          <w:lang w:val="en-GB"/>
        </w:rPr>
        <w:t xml:space="preserve">Gardner, J. L., Peters, A., Kearney, M. R., Joseph, L., &amp; Heinsohn, R. (2011). Declining body size: A third universal response to warming? </w:t>
      </w:r>
      <w:r w:rsidRPr="005633FC">
        <w:rPr>
          <w:i/>
          <w:iCs/>
          <w:lang w:val="en-GB"/>
        </w:rPr>
        <w:t>Trends in Ecology &amp; Evolution</w:t>
      </w:r>
      <w:r w:rsidRPr="005633FC">
        <w:rPr>
          <w:lang w:val="en-GB"/>
        </w:rPr>
        <w:t xml:space="preserve">, </w:t>
      </w:r>
      <w:r w:rsidRPr="005633FC">
        <w:rPr>
          <w:i/>
          <w:iCs/>
          <w:lang w:val="en-GB"/>
        </w:rPr>
        <w:t>26</w:t>
      </w:r>
      <w:r w:rsidRPr="005633FC">
        <w:rPr>
          <w:lang w:val="en-GB"/>
        </w:rPr>
        <w:t>(6), 285–291. https://doi.org/10.1016/j.tree.2011.03.005</w:t>
      </w:r>
    </w:p>
    <w:p w14:paraId="22481A29" w14:textId="77777777" w:rsidR="005633FC" w:rsidRPr="005633FC" w:rsidRDefault="005633FC" w:rsidP="00BC2601">
      <w:pPr>
        <w:pStyle w:val="Litteraturfrteckning"/>
        <w:spacing w:line="240" w:lineRule="auto"/>
        <w:rPr>
          <w:lang w:val="en-GB"/>
        </w:rPr>
      </w:pPr>
      <w:r w:rsidRPr="005633FC">
        <w:rPr>
          <w:lang w:val="en-GB"/>
        </w:rPr>
        <w:t xml:space="preserve">Gelman, A., Carlin, J., Stern, H., &amp; Rubin, D. (2003). </w:t>
      </w:r>
      <w:r w:rsidRPr="005633FC">
        <w:rPr>
          <w:i/>
          <w:iCs/>
          <w:lang w:val="en-GB"/>
        </w:rPr>
        <w:t>Bayesian Data Analysis. 2nd edition</w:t>
      </w:r>
      <w:r w:rsidRPr="005633FC">
        <w:rPr>
          <w:lang w:val="en-GB"/>
        </w:rPr>
        <w:t>. Chapman and Hall/CRC.</w:t>
      </w:r>
    </w:p>
    <w:p w14:paraId="43205E00" w14:textId="77777777" w:rsidR="005633FC" w:rsidRPr="005633FC" w:rsidRDefault="005633FC" w:rsidP="00BC2601">
      <w:pPr>
        <w:pStyle w:val="Litteraturfrteckning"/>
        <w:spacing w:line="240" w:lineRule="auto"/>
        <w:rPr>
          <w:lang w:val="en-GB"/>
        </w:rPr>
      </w:pPr>
      <w:r w:rsidRPr="005633FC">
        <w:rPr>
          <w:lang w:val="en-GB"/>
        </w:rPr>
        <w:t xml:space="preserve">Heneghan, R. F., Hatton, I. A., &amp; Galbraith, E. D. (2019). Climate change impacts on marine ecosystems through the lens of the size spectrum. </w:t>
      </w:r>
      <w:r w:rsidRPr="005633FC">
        <w:rPr>
          <w:i/>
          <w:iCs/>
          <w:lang w:val="en-GB"/>
        </w:rPr>
        <w:t>Emerging Topics in Life Sciences</w:t>
      </w:r>
      <w:r w:rsidRPr="005633FC">
        <w:rPr>
          <w:lang w:val="en-GB"/>
        </w:rPr>
        <w:t xml:space="preserve">, </w:t>
      </w:r>
      <w:r w:rsidRPr="005633FC">
        <w:rPr>
          <w:i/>
          <w:iCs/>
          <w:lang w:val="en-GB"/>
        </w:rPr>
        <w:t>3</w:t>
      </w:r>
      <w:r w:rsidRPr="005633FC">
        <w:rPr>
          <w:lang w:val="en-GB"/>
        </w:rPr>
        <w:t>(2), 233–243. https://doi.org/10.1042/ETLS20190042</w:t>
      </w:r>
    </w:p>
    <w:p w14:paraId="4BC30E4D" w14:textId="77777777" w:rsidR="005633FC" w:rsidRPr="005633FC" w:rsidRDefault="005633FC" w:rsidP="00BC2601">
      <w:pPr>
        <w:pStyle w:val="Litteraturfrteckning"/>
        <w:spacing w:line="240" w:lineRule="auto"/>
        <w:rPr>
          <w:lang w:val="en-GB"/>
        </w:rPr>
      </w:pPr>
      <w:r w:rsidRPr="005633FC">
        <w:rPr>
          <w:lang w:val="en-GB"/>
        </w:rPr>
        <w:t xml:space="preserve">Huss, M., Lindmark, M., Jacobson, P., van Dorst, R. M., &amp; Gårdmark, A. (2019). Experimental evidence of gradual size‐dependent shifts in body size and growth of fish in response to warming. </w:t>
      </w:r>
      <w:r w:rsidRPr="005633FC">
        <w:rPr>
          <w:i/>
          <w:iCs/>
          <w:lang w:val="en-GB"/>
        </w:rPr>
        <w:t>Global Change Biology</w:t>
      </w:r>
      <w:r w:rsidRPr="005633FC">
        <w:rPr>
          <w:lang w:val="en-GB"/>
        </w:rPr>
        <w:t xml:space="preserve">, </w:t>
      </w:r>
      <w:r w:rsidRPr="005633FC">
        <w:rPr>
          <w:i/>
          <w:iCs/>
          <w:lang w:val="en-GB"/>
        </w:rPr>
        <w:t>25</w:t>
      </w:r>
      <w:r w:rsidRPr="005633FC">
        <w:rPr>
          <w:lang w:val="en-GB"/>
        </w:rPr>
        <w:t>(7), 2285–2295. https://doi.org/10.1111/gcb.14637</w:t>
      </w:r>
    </w:p>
    <w:p w14:paraId="150873D2" w14:textId="77777777" w:rsidR="005633FC" w:rsidRPr="005633FC" w:rsidRDefault="005633FC" w:rsidP="00BC2601">
      <w:pPr>
        <w:pStyle w:val="Litteraturfrteckning"/>
        <w:spacing w:line="240" w:lineRule="auto"/>
        <w:rPr>
          <w:lang w:val="en-GB"/>
        </w:rPr>
      </w:pPr>
      <w:r w:rsidRPr="005633FC">
        <w:rPr>
          <w:lang w:val="en-GB"/>
        </w:rPr>
        <w:lastRenderedPageBreak/>
        <w:t xml:space="preserve">Kay, M. (2019). </w:t>
      </w:r>
      <w:r w:rsidRPr="005633FC">
        <w:rPr>
          <w:i/>
          <w:iCs/>
          <w:lang w:val="en-GB"/>
        </w:rPr>
        <w:t>tidybayes: Tidy Data and Geoms for Bayesian Models</w:t>
      </w:r>
      <w:r w:rsidRPr="005633FC">
        <w:rPr>
          <w:lang w:val="en-GB"/>
        </w:rPr>
        <w:t xml:space="preserve"> (R package version 1.1.0) [Computer software]. http://doi.org/10.5281/zenodo.1308151</w:t>
      </w:r>
    </w:p>
    <w:p w14:paraId="004FFC96" w14:textId="77777777" w:rsidR="005633FC" w:rsidRPr="005633FC" w:rsidRDefault="005633FC" w:rsidP="00BC2601">
      <w:pPr>
        <w:pStyle w:val="Litteraturfrteckning"/>
        <w:spacing w:line="240" w:lineRule="auto"/>
        <w:rPr>
          <w:lang w:val="en-GB"/>
        </w:rPr>
      </w:pPr>
      <w:r w:rsidRPr="00BC2601">
        <w:rPr>
          <w:lang w:val="sv-SE"/>
        </w:rPr>
        <w:t xml:space="preserve">Lindmark, M., Ohlberger, J., &amp; Gårdmark, A. (n.d.). </w:t>
      </w:r>
      <w:r w:rsidRPr="005633FC">
        <w:rPr>
          <w:lang w:val="en-GB"/>
        </w:rPr>
        <w:t xml:space="preserve">Optimum growth temperature declines with body size within fish species. </w:t>
      </w:r>
      <w:r w:rsidRPr="005633FC">
        <w:rPr>
          <w:i/>
          <w:iCs/>
          <w:lang w:val="en-GB"/>
        </w:rPr>
        <w:t>Global Change Biology</w:t>
      </w:r>
      <w:r w:rsidRPr="005633FC">
        <w:rPr>
          <w:lang w:val="en-GB"/>
        </w:rPr>
        <w:t xml:space="preserve">, </w:t>
      </w:r>
      <w:r w:rsidRPr="005633FC">
        <w:rPr>
          <w:i/>
          <w:iCs/>
          <w:lang w:val="en-GB"/>
        </w:rPr>
        <w:t>n/a</w:t>
      </w:r>
      <w:r w:rsidRPr="005633FC">
        <w:rPr>
          <w:lang w:val="en-GB"/>
        </w:rPr>
        <w:t>(n/a). https://doi.org/10.1111/gcb.16067</w:t>
      </w:r>
    </w:p>
    <w:p w14:paraId="1799A9F0" w14:textId="77777777" w:rsidR="005633FC" w:rsidRPr="005633FC" w:rsidRDefault="005633FC" w:rsidP="00BC2601">
      <w:pPr>
        <w:pStyle w:val="Litteraturfrteckning"/>
        <w:spacing w:line="240" w:lineRule="auto"/>
        <w:rPr>
          <w:lang w:val="en-GB"/>
        </w:rPr>
      </w:pPr>
      <w:r w:rsidRPr="005633FC">
        <w:rPr>
          <w:lang w:val="en-GB"/>
        </w:rPr>
        <w:t xml:space="preserve">Morrongiello, J. R., &amp; Thresher, R. E. (2015). A statistical framework to explore ontogenetic growth variation among individuals and populations: A marine fish example. </w:t>
      </w:r>
      <w:r w:rsidRPr="005633FC">
        <w:rPr>
          <w:i/>
          <w:iCs/>
          <w:lang w:val="en-GB"/>
        </w:rPr>
        <w:t>Ecological Monographs</w:t>
      </w:r>
      <w:r w:rsidRPr="005633FC">
        <w:rPr>
          <w:lang w:val="en-GB"/>
        </w:rPr>
        <w:t xml:space="preserve">, </w:t>
      </w:r>
      <w:r w:rsidRPr="005633FC">
        <w:rPr>
          <w:i/>
          <w:iCs/>
          <w:lang w:val="en-GB"/>
        </w:rPr>
        <w:t>85</w:t>
      </w:r>
      <w:r w:rsidRPr="005633FC">
        <w:rPr>
          <w:lang w:val="en-GB"/>
        </w:rPr>
        <w:t>(1), 93–115. https://doi.org/10.1890/13-2355.1</w:t>
      </w:r>
    </w:p>
    <w:p w14:paraId="7D190C70" w14:textId="77777777" w:rsidR="005633FC" w:rsidRPr="005633FC" w:rsidRDefault="005633FC" w:rsidP="00BC2601">
      <w:pPr>
        <w:pStyle w:val="Litteraturfrteckning"/>
        <w:spacing w:line="240" w:lineRule="auto"/>
        <w:rPr>
          <w:lang w:val="en-GB"/>
        </w:rPr>
      </w:pPr>
      <w:r w:rsidRPr="005633FC">
        <w:rPr>
          <w:lang w:val="en-GB"/>
        </w:rPr>
        <w:t xml:space="preserve">Pauly, D. (1980). On the interrelationships between natural mortality, growth parameters, and mean environmental temperature in 175 fish stocks. </w:t>
      </w:r>
      <w:r w:rsidRPr="005633FC">
        <w:rPr>
          <w:i/>
          <w:iCs/>
          <w:lang w:val="en-GB"/>
        </w:rPr>
        <w:t>ICES Journal of Marine Science</w:t>
      </w:r>
      <w:r w:rsidRPr="005633FC">
        <w:rPr>
          <w:lang w:val="en-GB"/>
        </w:rPr>
        <w:t xml:space="preserve">, </w:t>
      </w:r>
      <w:r w:rsidRPr="005633FC">
        <w:rPr>
          <w:i/>
          <w:iCs/>
          <w:lang w:val="en-GB"/>
        </w:rPr>
        <w:t>39</w:t>
      </w:r>
      <w:r w:rsidRPr="005633FC">
        <w:rPr>
          <w:lang w:val="en-GB"/>
        </w:rPr>
        <w:t>(2), 175–192. https://doi.org/10.1093/icesjms/39.2.175</w:t>
      </w:r>
    </w:p>
    <w:p w14:paraId="44FF325C" w14:textId="77777777" w:rsidR="005633FC" w:rsidRPr="005633FC" w:rsidRDefault="005633FC" w:rsidP="00BC2601">
      <w:pPr>
        <w:pStyle w:val="Litteraturfrteckning"/>
        <w:spacing w:line="240" w:lineRule="auto"/>
        <w:rPr>
          <w:lang w:val="en-GB"/>
        </w:rPr>
      </w:pPr>
      <w:r w:rsidRPr="005633FC">
        <w:rPr>
          <w:lang w:val="en-GB"/>
        </w:rPr>
        <w:t xml:space="preserve">Pauly, D. (2021). The gill-oxygen limitation theory (GOLT) and its critics. </w:t>
      </w:r>
      <w:r w:rsidRPr="005633FC">
        <w:rPr>
          <w:i/>
          <w:iCs/>
          <w:lang w:val="en-GB"/>
        </w:rPr>
        <w:t>Science Advances</w:t>
      </w:r>
      <w:r w:rsidRPr="005633FC">
        <w:rPr>
          <w:lang w:val="en-GB"/>
        </w:rPr>
        <w:t xml:space="preserve">, </w:t>
      </w:r>
      <w:r w:rsidRPr="005633FC">
        <w:rPr>
          <w:i/>
          <w:iCs/>
          <w:lang w:val="en-GB"/>
        </w:rPr>
        <w:t>7</w:t>
      </w:r>
      <w:r w:rsidRPr="005633FC">
        <w:rPr>
          <w:lang w:val="en-GB"/>
        </w:rPr>
        <w:t>(2), eabc6050. https://doi.org/10.1126/sciadv.abc6050</w:t>
      </w:r>
    </w:p>
    <w:p w14:paraId="0D3BC147" w14:textId="77777777" w:rsidR="005633FC" w:rsidRPr="005633FC" w:rsidRDefault="005633FC" w:rsidP="00BC2601">
      <w:pPr>
        <w:pStyle w:val="Litteraturfrteckning"/>
        <w:spacing w:line="240" w:lineRule="auto"/>
        <w:rPr>
          <w:lang w:val="en-GB"/>
        </w:rPr>
      </w:pPr>
      <w:r w:rsidRPr="005633FC">
        <w:rPr>
          <w:lang w:val="en-GB"/>
        </w:rPr>
        <w:t xml:space="preserve">R Core Team. (2020). </w:t>
      </w:r>
      <w:r w:rsidRPr="005633FC">
        <w:rPr>
          <w:i/>
          <w:iCs/>
          <w:lang w:val="en-GB"/>
        </w:rPr>
        <w:t>R: A Language and Environment for Statistical Computing. R Foundation for Statistical Computing</w:t>
      </w:r>
      <w:r w:rsidRPr="005633FC">
        <w:rPr>
          <w:lang w:val="en-GB"/>
        </w:rPr>
        <w:t>. https://www.R-project.org/</w:t>
      </w:r>
    </w:p>
    <w:p w14:paraId="487269B4" w14:textId="77777777" w:rsidR="005633FC" w:rsidRPr="005633FC" w:rsidRDefault="005633FC" w:rsidP="00BC2601">
      <w:pPr>
        <w:pStyle w:val="Litteraturfrteckning"/>
        <w:spacing w:line="240" w:lineRule="auto"/>
        <w:rPr>
          <w:lang w:val="en-GB"/>
        </w:rPr>
      </w:pPr>
      <w:r w:rsidRPr="005633FC">
        <w:rPr>
          <w:lang w:val="en-GB"/>
        </w:rPr>
        <w:t xml:space="preserve">Railsback, S. F. (2022). What We Don’t Know About the Effects of Temperature on Salmonid Growth. </w:t>
      </w:r>
      <w:r w:rsidRPr="005633FC">
        <w:rPr>
          <w:i/>
          <w:iCs/>
          <w:lang w:val="en-GB"/>
        </w:rPr>
        <w:t>Transactions of the American Fisheries Society</w:t>
      </w:r>
      <w:r w:rsidRPr="005633FC">
        <w:rPr>
          <w:lang w:val="en-GB"/>
        </w:rPr>
        <w:t xml:space="preserve">, </w:t>
      </w:r>
      <w:r w:rsidRPr="005633FC">
        <w:rPr>
          <w:i/>
          <w:iCs/>
          <w:lang w:val="en-GB"/>
        </w:rPr>
        <w:t>151</w:t>
      </w:r>
      <w:r w:rsidRPr="005633FC">
        <w:rPr>
          <w:lang w:val="en-GB"/>
        </w:rPr>
        <w:t>(1), 3–12. https://doi.org/10.1002/tafs.10338</w:t>
      </w:r>
    </w:p>
    <w:p w14:paraId="684DFEF9" w14:textId="77777777" w:rsidR="005633FC" w:rsidRPr="005633FC" w:rsidRDefault="005633FC" w:rsidP="00BC2601">
      <w:pPr>
        <w:pStyle w:val="Litteraturfrteckning"/>
        <w:spacing w:line="240" w:lineRule="auto"/>
        <w:rPr>
          <w:lang w:val="en-GB"/>
        </w:rPr>
      </w:pPr>
      <w:r w:rsidRPr="005633FC">
        <w:rPr>
          <w:lang w:val="en-GB"/>
        </w:rPr>
        <w:t xml:space="preserve">Sheldon, R. W., Sutcliffe, W. H., &amp; Prakash, A. (1973). The Production of Particles in the Surface Waters of the Ocean with Particular Reference to the Sargasso Sea1. </w:t>
      </w:r>
      <w:r w:rsidRPr="005633FC">
        <w:rPr>
          <w:i/>
          <w:iCs/>
          <w:lang w:val="en-GB"/>
        </w:rPr>
        <w:t>Limnology and Oceanography</w:t>
      </w:r>
      <w:r w:rsidRPr="005633FC">
        <w:rPr>
          <w:lang w:val="en-GB"/>
        </w:rPr>
        <w:t xml:space="preserve">, </w:t>
      </w:r>
      <w:r w:rsidRPr="005633FC">
        <w:rPr>
          <w:i/>
          <w:iCs/>
          <w:lang w:val="en-GB"/>
        </w:rPr>
        <w:t>18</w:t>
      </w:r>
      <w:r w:rsidRPr="005633FC">
        <w:rPr>
          <w:lang w:val="en-GB"/>
        </w:rPr>
        <w:t>(5), 719–733. https://doi.org/10.4319/lo.1973.18.5.0719</w:t>
      </w:r>
    </w:p>
    <w:p w14:paraId="133B7578" w14:textId="77777777" w:rsidR="005633FC" w:rsidRPr="00BC2601" w:rsidRDefault="005633FC" w:rsidP="00BC2601">
      <w:pPr>
        <w:pStyle w:val="Litteraturfrteckning"/>
        <w:spacing w:line="240" w:lineRule="auto"/>
        <w:rPr>
          <w:lang w:val="sv-SE"/>
        </w:rPr>
      </w:pPr>
      <w:r w:rsidRPr="005633FC">
        <w:rPr>
          <w:lang w:val="en-GB"/>
        </w:rPr>
        <w:t xml:space="preserve">Sheridan, J. A., &amp; Bickford, D. (2011). Shrinking body size as an ecological response to climate change. </w:t>
      </w:r>
      <w:r w:rsidRPr="00BC2601">
        <w:rPr>
          <w:i/>
          <w:iCs/>
          <w:lang w:val="sv-SE"/>
        </w:rPr>
        <w:t>Nature Climate Change</w:t>
      </w:r>
      <w:r w:rsidRPr="00BC2601">
        <w:rPr>
          <w:lang w:val="sv-SE"/>
        </w:rPr>
        <w:t xml:space="preserve">, </w:t>
      </w:r>
      <w:r w:rsidRPr="00BC2601">
        <w:rPr>
          <w:i/>
          <w:iCs/>
          <w:lang w:val="sv-SE"/>
        </w:rPr>
        <w:t>1</w:t>
      </w:r>
      <w:r w:rsidRPr="00BC2601">
        <w:rPr>
          <w:lang w:val="sv-SE"/>
        </w:rPr>
        <w:t>(8), 401–406. https://doi.org/10.1038/nclimate1259</w:t>
      </w:r>
    </w:p>
    <w:p w14:paraId="6B163C5B" w14:textId="77777777" w:rsidR="005633FC" w:rsidRPr="00BC2601" w:rsidRDefault="005633FC" w:rsidP="00BC2601">
      <w:pPr>
        <w:pStyle w:val="Litteraturfrteckning"/>
        <w:spacing w:line="240" w:lineRule="auto"/>
        <w:rPr>
          <w:lang w:val="sv-SE"/>
        </w:rPr>
      </w:pPr>
      <w:r w:rsidRPr="00BC2601">
        <w:rPr>
          <w:lang w:val="sv-SE"/>
        </w:rPr>
        <w:t xml:space="preserve">Thoresson, G. (1996). </w:t>
      </w:r>
      <w:r w:rsidRPr="00BC2601">
        <w:rPr>
          <w:i/>
          <w:iCs/>
          <w:lang w:val="sv-SE"/>
        </w:rPr>
        <w:t>Metoder för övervakning av kustfiskbestånd</w:t>
      </w:r>
      <w:r w:rsidRPr="00BC2601">
        <w:rPr>
          <w:lang w:val="sv-SE"/>
        </w:rPr>
        <w:t xml:space="preserve"> (No. 3; Kustrapport). Kustlaboratoriet, Fiskeriverket. http://urn.kb.se/resolve?urn=urn:nbn:se:havochvatten:diva-317</w:t>
      </w:r>
    </w:p>
    <w:p w14:paraId="4F165F00" w14:textId="77777777" w:rsidR="005633FC" w:rsidRPr="005633FC" w:rsidRDefault="005633FC" w:rsidP="00BC2601">
      <w:pPr>
        <w:pStyle w:val="Litteraturfrteckning"/>
        <w:spacing w:line="240" w:lineRule="auto"/>
        <w:rPr>
          <w:lang w:val="en-GB"/>
        </w:rPr>
      </w:pPr>
      <w:r w:rsidRPr="005633FC">
        <w:rPr>
          <w:lang w:val="en-GB"/>
        </w:rPr>
        <w:t xml:space="preserve">Thorson, J. T., Munch, S. B., Cope, J. M., &amp; Gao, J. (2017). Predicting life history parameters for all fishes worldwide. </w:t>
      </w:r>
      <w:r w:rsidRPr="005633FC">
        <w:rPr>
          <w:i/>
          <w:iCs/>
          <w:lang w:val="en-GB"/>
        </w:rPr>
        <w:t>Ecological Applications</w:t>
      </w:r>
      <w:r w:rsidRPr="005633FC">
        <w:rPr>
          <w:lang w:val="en-GB"/>
        </w:rPr>
        <w:t xml:space="preserve">, </w:t>
      </w:r>
      <w:r w:rsidRPr="005633FC">
        <w:rPr>
          <w:i/>
          <w:iCs/>
          <w:lang w:val="en-GB"/>
        </w:rPr>
        <w:t>27</w:t>
      </w:r>
      <w:r w:rsidRPr="005633FC">
        <w:rPr>
          <w:lang w:val="en-GB"/>
        </w:rPr>
        <w:t>(8), 2262–2276. https://doi.org/10.1002/eap.1606</w:t>
      </w:r>
    </w:p>
    <w:p w14:paraId="28476B3A" w14:textId="77777777" w:rsidR="005633FC" w:rsidRPr="00BC2601" w:rsidRDefault="005633FC" w:rsidP="00BC2601">
      <w:pPr>
        <w:pStyle w:val="Litteraturfrteckning"/>
        <w:spacing w:line="240" w:lineRule="auto"/>
        <w:rPr>
          <w:lang w:val="sv-SE"/>
        </w:rPr>
      </w:pPr>
      <w:r w:rsidRPr="005633FC">
        <w:rPr>
          <w:lang w:val="en-GB"/>
        </w:rPr>
        <w:t xml:space="preserve">Ursin, E. (1973). On the prey size preferences of cod and dab. </w:t>
      </w:r>
      <w:r w:rsidRPr="00BC2601">
        <w:rPr>
          <w:i/>
          <w:iCs/>
          <w:lang w:val="sv-SE"/>
        </w:rPr>
        <w:t>Meddelelser Fra Danmarks Fiskeri-Og Havun- Dersgelser</w:t>
      </w:r>
      <w:r w:rsidRPr="00BC2601">
        <w:rPr>
          <w:lang w:val="sv-SE"/>
        </w:rPr>
        <w:t xml:space="preserve">, </w:t>
      </w:r>
      <w:r w:rsidRPr="00BC2601">
        <w:rPr>
          <w:i/>
          <w:iCs/>
          <w:lang w:val="sv-SE"/>
        </w:rPr>
        <w:t>7:8598</w:t>
      </w:r>
      <w:r w:rsidRPr="00BC2601">
        <w:rPr>
          <w:lang w:val="sv-SE"/>
        </w:rPr>
        <w:t>.</w:t>
      </w:r>
    </w:p>
    <w:p w14:paraId="56E95CF2" w14:textId="77777777" w:rsidR="005633FC" w:rsidRPr="005633FC" w:rsidRDefault="005633FC" w:rsidP="00BC2601">
      <w:pPr>
        <w:pStyle w:val="Litteraturfrteckning"/>
        <w:spacing w:line="240" w:lineRule="auto"/>
        <w:rPr>
          <w:lang w:val="en-GB"/>
        </w:rPr>
      </w:pPr>
      <w:r w:rsidRPr="005633FC">
        <w:rPr>
          <w:lang w:val="en-GB"/>
        </w:rPr>
        <w:t xml:space="preserve">Vehtari, A., Gabry, J., Magnusson, M., Yao, Y., Bürkner, P., Paananen, T., &amp; Gelman, A. (2020). </w:t>
      </w:r>
      <w:r w:rsidRPr="005633FC">
        <w:rPr>
          <w:i/>
          <w:iCs/>
          <w:lang w:val="en-GB"/>
        </w:rPr>
        <w:t>loo: Efficient leave-one-out cross-validation and WAIC for Bayesian models.</w:t>
      </w:r>
      <w:r w:rsidRPr="005633FC">
        <w:rPr>
          <w:lang w:val="en-GB"/>
        </w:rPr>
        <w:t xml:space="preserve"> (R package version 2.3.1) [Computer software]. https://mc-stan.org/loo</w:t>
      </w:r>
    </w:p>
    <w:p w14:paraId="519F97B0" w14:textId="77777777" w:rsidR="005633FC" w:rsidRPr="005633FC" w:rsidRDefault="005633FC" w:rsidP="00BC2601">
      <w:pPr>
        <w:pStyle w:val="Litteraturfrteckning"/>
        <w:spacing w:line="240" w:lineRule="auto"/>
        <w:rPr>
          <w:lang w:val="en-GB"/>
        </w:rPr>
      </w:pPr>
      <w:r w:rsidRPr="005633FC">
        <w:rPr>
          <w:lang w:val="en-GB"/>
        </w:rPr>
        <w:t xml:space="preserve">Vehtari, A., Gelman, A., &amp; Gabry, J. (2017). Practical Bayesian model evaluation using leave-one-out cross-validation and WAIC. </w:t>
      </w:r>
      <w:r w:rsidRPr="005633FC">
        <w:rPr>
          <w:i/>
          <w:iCs/>
          <w:lang w:val="en-GB"/>
        </w:rPr>
        <w:t>Statistics and Computing</w:t>
      </w:r>
      <w:r w:rsidRPr="005633FC">
        <w:rPr>
          <w:lang w:val="en-GB"/>
        </w:rPr>
        <w:t xml:space="preserve">, </w:t>
      </w:r>
      <w:r w:rsidRPr="005633FC">
        <w:rPr>
          <w:i/>
          <w:iCs/>
          <w:lang w:val="en-GB"/>
        </w:rPr>
        <w:t>27</w:t>
      </w:r>
      <w:r w:rsidRPr="005633FC">
        <w:rPr>
          <w:lang w:val="en-GB"/>
        </w:rPr>
        <w:t>(5), 1413–1432. https://doi.org/10.1007/s11222-016-9696-4</w:t>
      </w:r>
    </w:p>
    <w:p w14:paraId="728B2ABA" w14:textId="77777777" w:rsidR="005633FC" w:rsidRPr="005633FC" w:rsidRDefault="005633FC" w:rsidP="00BC2601">
      <w:pPr>
        <w:pStyle w:val="Litteraturfrteckning"/>
        <w:spacing w:line="240" w:lineRule="auto"/>
        <w:rPr>
          <w:lang w:val="en-GB"/>
        </w:rPr>
      </w:pPr>
      <w:r w:rsidRPr="005633FC">
        <w:rPr>
          <w:lang w:val="en-GB"/>
        </w:rPr>
        <w:t xml:space="preserve">Wesner, J. S., &amp; Pomeranz, J. P. F. (2021). Choosing priors in Bayesian ecological models by simulating from the prior predictive distribution. </w:t>
      </w:r>
      <w:r w:rsidRPr="005633FC">
        <w:rPr>
          <w:i/>
          <w:iCs/>
          <w:lang w:val="en-GB"/>
        </w:rPr>
        <w:t>Ecosphere</w:t>
      </w:r>
      <w:r w:rsidRPr="005633FC">
        <w:rPr>
          <w:lang w:val="en-GB"/>
        </w:rPr>
        <w:t xml:space="preserve">, </w:t>
      </w:r>
      <w:r w:rsidRPr="005633FC">
        <w:rPr>
          <w:i/>
          <w:iCs/>
          <w:lang w:val="en-GB"/>
        </w:rPr>
        <w:t>12</w:t>
      </w:r>
      <w:r w:rsidRPr="005633FC">
        <w:rPr>
          <w:lang w:val="en-GB"/>
        </w:rPr>
        <w:t>(9), e03739. https://doi.org/10.1002/ecs2.3739</w:t>
      </w:r>
    </w:p>
    <w:p w14:paraId="5FF32212" w14:textId="77777777" w:rsidR="005633FC" w:rsidRPr="005633FC" w:rsidRDefault="005633FC" w:rsidP="00BC2601">
      <w:pPr>
        <w:pStyle w:val="Litteraturfrteckning"/>
        <w:spacing w:line="240" w:lineRule="auto"/>
        <w:rPr>
          <w:lang w:val="en-GB"/>
        </w:rPr>
      </w:pPr>
      <w:r w:rsidRPr="005633FC">
        <w:rPr>
          <w:lang w:val="en-GB"/>
        </w:rPr>
        <w:t xml:space="preserve">White, E. P., Ernest, S. K. M., Kerkhoff, A. J., &amp; Enquist, B. J. (2007). Relationships between body size and abundance in ecology. </w:t>
      </w:r>
      <w:r w:rsidRPr="005633FC">
        <w:rPr>
          <w:i/>
          <w:iCs/>
          <w:lang w:val="en-GB"/>
        </w:rPr>
        <w:t>Trends in Ecology &amp; Evolution</w:t>
      </w:r>
      <w:r w:rsidRPr="005633FC">
        <w:rPr>
          <w:lang w:val="en-GB"/>
        </w:rPr>
        <w:t xml:space="preserve">, </w:t>
      </w:r>
      <w:r w:rsidRPr="005633FC">
        <w:rPr>
          <w:i/>
          <w:iCs/>
          <w:lang w:val="en-GB"/>
        </w:rPr>
        <w:t>22</w:t>
      </w:r>
      <w:r w:rsidRPr="005633FC">
        <w:rPr>
          <w:lang w:val="en-GB"/>
        </w:rPr>
        <w:t>(6), 323–330.</w:t>
      </w:r>
    </w:p>
    <w:p w14:paraId="0D6EFA2A" w14:textId="77777777" w:rsidR="005633FC" w:rsidRPr="005633FC" w:rsidRDefault="005633FC" w:rsidP="00BC2601">
      <w:pPr>
        <w:pStyle w:val="Litteraturfrteckning"/>
        <w:spacing w:line="240" w:lineRule="auto"/>
        <w:rPr>
          <w:lang w:val="en-GB"/>
        </w:rPr>
      </w:pPr>
      <w:r w:rsidRPr="005633FC">
        <w:rPr>
          <w:lang w:val="en-GB"/>
        </w:rPr>
        <w:t xml:space="preserve">Wickham, H., Averick, M., Bryan, J., Chang, W., D’Agostino McGowan, L., François, R., Grolemund, G., &amp; Alex, H. (2019). </w:t>
      </w:r>
      <w:r w:rsidRPr="005633FC">
        <w:rPr>
          <w:i/>
          <w:iCs/>
          <w:lang w:val="en-GB"/>
        </w:rPr>
        <w:t>Welcome to the tidyverse</w:t>
      </w:r>
      <w:r w:rsidRPr="005633FC">
        <w:rPr>
          <w:lang w:val="en-GB"/>
        </w:rPr>
        <w:t>. 1686. https://doi.org/10.21105/joss.01686</w:t>
      </w:r>
    </w:p>
    <w:p w14:paraId="757FC6C4" w14:textId="77777777" w:rsidR="005633FC" w:rsidRPr="005633FC" w:rsidRDefault="005633FC" w:rsidP="00BC2601">
      <w:pPr>
        <w:pStyle w:val="Litteraturfrteckning"/>
        <w:spacing w:line="240" w:lineRule="auto"/>
        <w:rPr>
          <w:lang w:val="en-GB"/>
        </w:rPr>
      </w:pPr>
      <w:r w:rsidRPr="005633FC">
        <w:rPr>
          <w:lang w:val="en-GB"/>
        </w:rPr>
        <w:t xml:space="preserve">Wilson, E. O. (1992). </w:t>
      </w:r>
      <w:r w:rsidRPr="005633FC">
        <w:rPr>
          <w:i/>
          <w:iCs/>
          <w:lang w:val="en-GB"/>
        </w:rPr>
        <w:t>The Diversity of Life</w:t>
      </w:r>
      <w:r w:rsidRPr="005633FC">
        <w:rPr>
          <w:lang w:val="en-GB"/>
        </w:rPr>
        <w:t>. Harvard University Press.</w:t>
      </w:r>
    </w:p>
    <w:p w14:paraId="41F93F2B" w14:textId="77777777" w:rsidR="005633FC" w:rsidRPr="005633FC" w:rsidRDefault="005633FC" w:rsidP="00BC2601">
      <w:pPr>
        <w:pStyle w:val="Litteraturfrteckning"/>
        <w:spacing w:line="240" w:lineRule="auto"/>
        <w:rPr>
          <w:lang w:val="en-GB"/>
        </w:rPr>
      </w:pPr>
      <w:r w:rsidRPr="005633FC">
        <w:rPr>
          <w:lang w:val="en-GB"/>
        </w:rPr>
        <w:lastRenderedPageBreak/>
        <w:t xml:space="preserve">Yvon‐Durocher, G., Montoya, J. M., Trimmer, M., &amp; Woodward, G. (2011). Warming alters the size spectrum and shifts the distribution of biomass in freshwater ecosystems. </w:t>
      </w:r>
      <w:r w:rsidRPr="005633FC">
        <w:rPr>
          <w:i/>
          <w:iCs/>
          <w:lang w:val="en-GB"/>
        </w:rPr>
        <w:t>Global Change Biology</w:t>
      </w:r>
      <w:r w:rsidRPr="005633FC">
        <w:rPr>
          <w:lang w:val="en-GB"/>
        </w:rPr>
        <w:t xml:space="preserve">, </w:t>
      </w:r>
      <w:r w:rsidRPr="005633FC">
        <w:rPr>
          <w:i/>
          <w:iCs/>
          <w:lang w:val="en-GB"/>
        </w:rPr>
        <w:t>17</w:t>
      </w:r>
      <w:r w:rsidRPr="005633FC">
        <w:rPr>
          <w:lang w:val="en-GB"/>
        </w:rPr>
        <w:t>(4), 1681–1694. https://doi.org/10.1111/j.1365-2486.2010.02321.x</w:t>
      </w:r>
    </w:p>
    <w:p w14:paraId="0000008E" w14:textId="3217BCF6" w:rsidR="00037DE8" w:rsidRPr="0078385D" w:rsidRDefault="00674C63" w:rsidP="00BC2601">
      <w:pPr>
        <w:jc w:val="both"/>
        <w:rPr>
          <w:sz w:val="28"/>
          <w:szCs w:val="28"/>
        </w:rPr>
      </w:pPr>
      <w:r w:rsidRPr="00674C63">
        <w:fldChar w:fldCharType="end"/>
      </w:r>
      <w:commentRangeEnd w:id="410"/>
      <w:r w:rsidR="003E5359">
        <w:rPr>
          <w:rStyle w:val="Kommentarsreferens"/>
        </w:rPr>
        <w:commentReference w:id="410"/>
      </w:r>
      <w:commentRangeEnd w:id="411"/>
      <w:r w:rsidR="00094996">
        <w:rPr>
          <w:rStyle w:val="Kommentarsreferens"/>
        </w:rPr>
        <w:commentReference w:id="411"/>
      </w:r>
    </w:p>
    <w:p w14:paraId="0000008F" w14:textId="008BF51E" w:rsidR="00037DE8" w:rsidRDefault="00037DE8">
      <w:pPr>
        <w:spacing w:line="480" w:lineRule="auto"/>
        <w:jc w:val="both"/>
        <w:rPr>
          <w:sz w:val="28"/>
          <w:szCs w:val="28"/>
        </w:rPr>
      </w:pPr>
    </w:p>
    <w:p w14:paraId="14471EB2" w14:textId="04CA39AF" w:rsidR="00674C63" w:rsidRDefault="00674C63">
      <w:pPr>
        <w:spacing w:line="480" w:lineRule="auto"/>
        <w:jc w:val="both"/>
        <w:rPr>
          <w:sz w:val="28"/>
          <w:szCs w:val="28"/>
        </w:rPr>
      </w:pPr>
    </w:p>
    <w:p w14:paraId="5D138F51" w14:textId="526DFEBA" w:rsidR="00674C63" w:rsidRDefault="00674C63">
      <w:pPr>
        <w:spacing w:line="480" w:lineRule="auto"/>
        <w:jc w:val="both"/>
        <w:rPr>
          <w:sz w:val="28"/>
          <w:szCs w:val="28"/>
        </w:rPr>
      </w:pPr>
    </w:p>
    <w:p w14:paraId="60D1F96A" w14:textId="725A3B29" w:rsidR="00674C63" w:rsidRDefault="00674C63">
      <w:pPr>
        <w:spacing w:line="480" w:lineRule="auto"/>
        <w:jc w:val="both"/>
        <w:rPr>
          <w:sz w:val="28"/>
          <w:szCs w:val="28"/>
        </w:rPr>
      </w:pPr>
    </w:p>
    <w:p w14:paraId="0A9C8411" w14:textId="31833081" w:rsidR="00674C63" w:rsidRDefault="00674C63">
      <w:pPr>
        <w:spacing w:line="480" w:lineRule="auto"/>
        <w:jc w:val="both"/>
        <w:rPr>
          <w:sz w:val="28"/>
          <w:szCs w:val="28"/>
        </w:rPr>
      </w:pPr>
    </w:p>
    <w:p w14:paraId="10E8A4C6" w14:textId="48060696" w:rsidR="00674C63" w:rsidRDefault="00674C63">
      <w:pPr>
        <w:spacing w:line="480" w:lineRule="auto"/>
        <w:jc w:val="both"/>
        <w:rPr>
          <w:sz w:val="28"/>
          <w:szCs w:val="28"/>
        </w:rPr>
      </w:pPr>
    </w:p>
    <w:p w14:paraId="2A378D59" w14:textId="3036558B" w:rsidR="00674C63" w:rsidRDefault="00674C63">
      <w:pPr>
        <w:spacing w:line="480" w:lineRule="auto"/>
        <w:jc w:val="both"/>
        <w:rPr>
          <w:sz w:val="28"/>
          <w:szCs w:val="28"/>
        </w:rPr>
      </w:pPr>
    </w:p>
    <w:p w14:paraId="2F7C708A" w14:textId="53F63D11" w:rsidR="00674C63" w:rsidRDefault="00674C63">
      <w:pPr>
        <w:spacing w:line="480" w:lineRule="auto"/>
        <w:jc w:val="both"/>
        <w:rPr>
          <w:sz w:val="28"/>
          <w:szCs w:val="28"/>
        </w:rPr>
      </w:pPr>
    </w:p>
    <w:p w14:paraId="28919456" w14:textId="73F474F1" w:rsidR="00674C63" w:rsidRDefault="00674C63">
      <w:pPr>
        <w:spacing w:line="480" w:lineRule="auto"/>
        <w:jc w:val="both"/>
        <w:rPr>
          <w:sz w:val="28"/>
          <w:szCs w:val="28"/>
        </w:rPr>
      </w:pPr>
    </w:p>
    <w:p w14:paraId="7982A397" w14:textId="77777777" w:rsidR="002B7CBE" w:rsidRDefault="002B7CBE">
      <w:pPr>
        <w:spacing w:line="480" w:lineRule="auto"/>
        <w:jc w:val="both"/>
        <w:rPr>
          <w:sz w:val="28"/>
          <w:szCs w:val="28"/>
        </w:rPr>
      </w:pPr>
    </w:p>
    <w:p w14:paraId="00000090" w14:textId="1A5C5E3D" w:rsidR="00037DE8" w:rsidRDefault="001B1A85">
      <w:pPr>
        <w:spacing w:line="480" w:lineRule="auto"/>
        <w:jc w:val="both"/>
        <w:rPr>
          <w:sz w:val="28"/>
          <w:szCs w:val="28"/>
        </w:rPr>
      </w:pPr>
      <w:commentRangeStart w:id="412"/>
      <w:commentRangeStart w:id="413"/>
      <w:r>
        <w:rPr>
          <w:sz w:val="28"/>
          <w:szCs w:val="28"/>
        </w:rPr>
        <w:lastRenderedPageBreak/>
        <w:t>Figures</w:t>
      </w:r>
      <w:commentRangeEnd w:id="412"/>
      <w:r w:rsidR="00C00598">
        <w:rPr>
          <w:rStyle w:val="Kommentarsreferens"/>
        </w:rPr>
        <w:commentReference w:id="412"/>
      </w:r>
      <w:commentRangeEnd w:id="413"/>
      <w:r w:rsidR="007064E7">
        <w:rPr>
          <w:rStyle w:val="Kommentarsreferens"/>
        </w:rPr>
        <w:commentReference w:id="413"/>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8"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3E723AB7" w:rsidR="00037DE8" w:rsidRDefault="001B1A85" w:rsidP="007064E7">
      <w:pPr>
        <w:spacing w:line="360" w:lineRule="auto"/>
        <w:jc w:val="both"/>
      </w:pPr>
      <w:r>
        <w:rPr>
          <w:b/>
        </w:rPr>
        <w:t>Fig. 1.</w:t>
      </w:r>
      <w:r>
        <w:t xml:space="preserve"> </w:t>
      </w:r>
      <w:commentRangeStart w:id="414"/>
      <w:r>
        <w:t>Map of the area</w:t>
      </w:r>
      <w:r w:rsidR="00CC6788">
        <w:t xml:space="preserve"> with </w:t>
      </w:r>
      <w:ins w:id="415" w:author="Max Lindmark" w:date="2022-02-21T18:37:00Z">
        <w:r w:rsidR="00320473">
          <w:t xml:space="preserve">the </w:t>
        </w:r>
      </w:ins>
      <w:r w:rsidR="00CC6788">
        <w:t xml:space="preserve">unique </w:t>
      </w:r>
      <w:ins w:id="416" w:author="Anna Gårdmark" w:date="2022-04-07T21:52:00Z">
        <w:r w:rsidR="00094996">
          <w:t>whole-</w:t>
        </w:r>
      </w:ins>
      <w:del w:id="417" w:author="Max Lindmark" w:date="2022-02-23T11:14:00Z">
        <w:r w:rsidR="00CC6788" w:rsidDel="006F3752">
          <w:delText xml:space="preserve">the </w:delText>
        </w:r>
      </w:del>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ins w:id="418" w:author="Max Lindmark" w:date="2022-02-21T18:37:00Z">
        <w:r w:rsidR="00320473">
          <w:t>heated</w:t>
        </w:r>
        <w:r w:rsidR="00320473" w:rsidDel="00320473">
          <w:t xml:space="preserve"> </w:t>
        </w:r>
      </w:ins>
      <w:r>
        <w:t>water outlet</w:t>
      </w:r>
      <w:r w:rsidR="00CC6788">
        <w:t xml:space="preserve"> from nuclear power plants</w:t>
      </w:r>
      <w:r>
        <w:t xml:space="preserve"> enters the </w:t>
      </w:r>
      <w:r w:rsidR="00C00598">
        <w:t xml:space="preserve">heated </w:t>
      </w:r>
      <w:r w:rsidR="00CC6788">
        <w:t xml:space="preserve">coastal </w:t>
      </w:r>
      <w:r w:rsidR="00C00598">
        <w:t>area</w:t>
      </w:r>
      <w:r>
        <w:t>.</w:t>
      </w:r>
      <w:commentRangeEnd w:id="414"/>
      <w:r w:rsidR="00CC6788">
        <w:rPr>
          <w:rStyle w:val="Kommentarsreferens"/>
        </w:rPr>
        <w:commentReference w:id="414"/>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3F43440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w:t>
      </w:r>
      <w:del w:id="419" w:author="Anna Gårdmark" w:date="2022-04-07T21:52:00Z">
        <w:r w:rsidDel="00094996">
          <w:delText>s</w:delText>
        </w:r>
      </w:del>
      <w:r>
        <w:t xml:space="preserve"> individual-level length-at-age and lines show the global posterior prediction (both </w:t>
      </w:r>
      <w:proofErr w:type="spellStart"/>
      <w:r>
        <w:t>exponentiated</w:t>
      </w:r>
      <w:proofErr w:type="spellEnd"/>
      <w:r>
        <w:t xml:space="preserve">) without group-level effects (i.e., cohort) from the von </w:t>
      </w:r>
      <w:proofErr w:type="spellStart"/>
      <w:r>
        <w:t>Bertalanffy</w:t>
      </w:r>
      <w:proofErr w:type="spellEnd"/>
      <w:r w:rsidR="006B2987">
        <w:t xml:space="preserve"> growth</w:t>
      </w:r>
      <w:r>
        <w:t xml:space="preserve"> model with area-specific coefficients. The shaded areas correspond to 50% and 90% credible intervals. Panel (B) shows the posterior distributions for </w:t>
      </w:r>
      <w:r w:rsidR="006B2987">
        <w:t xml:space="preserve">growth </w:t>
      </w:r>
      <w:del w:id="420" w:author="Max Lindmark" w:date="2022-02-21T19:59:00Z">
        <w:r w:rsidR="006B2987" w:rsidDel="003A3021">
          <w:delText>rate</w:delText>
        </w:r>
      </w:del>
      <w:ins w:id="421" w:author="Max Lindmark" w:date="2022-02-21T19:59:00Z">
        <w:r w:rsidR="003A3021">
          <w:t>coefficient</w:t>
        </w:r>
      </w:ins>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commentRangeStart w:id="422"/>
      <w:r>
        <w:rPr>
          <w:b/>
        </w:rPr>
        <w:t xml:space="preserve">Fig. 3. </w:t>
      </w:r>
      <w:commentRangeEnd w:id="422"/>
      <w:r w:rsidR="00CC6788">
        <w:rPr>
          <w:rStyle w:val="Kommentarsreferens"/>
        </w:rPr>
        <w:commentReference w:id="422"/>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w:t>
      </w:r>
      <w:proofErr w:type="spellStart"/>
      <w:r>
        <w:t>allometric</w:t>
      </w:r>
      <w:proofErr w:type="spellEnd"/>
      <w:r>
        <w:t xml:space="preserve">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w:t>
      </w:r>
      <w:proofErr w:type="spellStart"/>
      <w:r w:rsidR="006B2987">
        <w:t>allometric</w:t>
      </w:r>
      <w:proofErr w:type="spellEnd"/>
      <w:r w:rsidR="006B2987">
        <w:t xml:space="preserve">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w:t>
      </w:r>
      <w:proofErr w:type="gramStart"/>
      <w:r>
        <w:t xml:space="preserve">of </w:t>
      </w:r>
      <w:proofErr w:type="gramEnd"/>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ins w:id="423" w:author="Max Lindmark" w:date="2022-02-23T09:58:00Z">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2"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ins>
    </w:p>
    <w:p w14:paraId="000000A0" w14:textId="2623B4DC"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ins w:id="424" w:author="Max Lindmark" w:date="2022-02-23T09:59:00Z">
        <w:r w:rsidR="001C4211" w:rsidRPr="00F5516D">
          <w:t xml:space="preserve">in terms of the biomass size-spectrum </w:t>
        </w:r>
      </w:ins>
      <w:del w:id="425" w:author="Max Lindmark" w:date="2022-02-23T09:59:00Z">
        <w:r w:rsidRPr="00F5516D" w:rsidDel="001C4211">
          <w:delText xml:space="preserve">as </w:delText>
        </w:r>
      </w:del>
      <w:r w:rsidR="00CC6788" w:rsidRPr="00F5516D">
        <w:t>(</w:t>
      </w:r>
      <w:ins w:id="426" w:author="Max Lindmark" w:date="2022-02-23T09:59:00Z">
        <w:r w:rsidR="001C4211" w:rsidRPr="00F5516D">
          <w:t>A-</w:t>
        </w:r>
      </w:ins>
      <w:del w:id="427" w:author="Max Lindmark" w:date="2022-02-23T09:59:00Z">
        <w:r w:rsidR="00CC6788" w:rsidRPr="00F5516D" w:rsidDel="001B73AA">
          <w:delText>B</w:delText>
        </w:r>
      </w:del>
      <w:ins w:id="428" w:author="Max Lindmark" w:date="2022-02-23T09:59:00Z">
        <w:r w:rsidR="001C4211" w:rsidRPr="00F5516D">
          <w:t>B</w:t>
        </w:r>
      </w:ins>
      <w:r w:rsidR="00CC6788" w:rsidRPr="00F5516D">
        <w:t>)</w:t>
      </w:r>
      <w:ins w:id="429" w:author="Max Lindmark" w:date="2022-02-23T09:59:00Z">
        <w:r w:rsidR="00CC22E7" w:rsidRPr="00F5516D">
          <w:t xml:space="preserve">, and </w:t>
        </w:r>
      </w:ins>
      <w:del w:id="430" w:author="Max Lindmark" w:date="2022-02-23T09:59:00Z">
        <w:r w:rsidR="00CC6788" w:rsidRPr="00F5516D" w:rsidDel="00CC22E7">
          <w:delText xml:space="preserve"> </w:delText>
        </w:r>
      </w:del>
      <w:r w:rsidRPr="00F5516D">
        <w:t xml:space="preserve">histograms of proportions </w:t>
      </w:r>
      <w:del w:id="431" w:author="Max Lindmark" w:date="2022-02-23T09:59:00Z">
        <w:r w:rsidRPr="00F5516D" w:rsidDel="00CD5D25">
          <w:delText xml:space="preserve">and </w:delText>
        </w:r>
      </w:del>
      <w:r w:rsidR="00CC6788" w:rsidRPr="00F5516D">
        <w:t>(</w:t>
      </w:r>
      <w:del w:id="432" w:author="Max Lindmark" w:date="2022-02-23T09:59:00Z">
        <w:r w:rsidR="00CC6788" w:rsidRPr="00F5516D" w:rsidDel="00CD5D25">
          <w:delText>A</w:delText>
        </w:r>
      </w:del>
      <w:ins w:id="433" w:author="Max Lindmark" w:date="2022-02-23T09:59:00Z">
        <w:r w:rsidR="00CD5D25" w:rsidRPr="00F5516D">
          <w:t>C</w:t>
        </w:r>
      </w:ins>
      <w:r w:rsidR="00CC6788" w:rsidRPr="00F5516D">
        <w:t>)</w:t>
      </w:r>
      <w:del w:id="434" w:author="Max Lindmark" w:date="2022-02-23T09:59:00Z">
        <w:r w:rsidR="00CC6788" w:rsidRPr="00F5516D" w:rsidDel="0019477B">
          <w:delText xml:space="preserve"> </w:delText>
        </w:r>
        <w:r w:rsidRPr="00F5516D" w:rsidDel="0019477B">
          <w:delText>the generally smaller size-spectrum slopes (which also increased over time in both areas)</w:delText>
        </w:r>
      </w:del>
      <w:r w:rsidRPr="00F5516D">
        <w:t xml:space="preserve">. Panel (A) </w:t>
      </w:r>
      <w:ins w:id="435" w:author="Max Lindmark" w:date="2022-02-23T10:00:00Z">
        <w:r w:rsidR="00064D15" w:rsidRPr="00F5516D">
          <w:t xml:space="preserve">shows the size distribution and </w:t>
        </w:r>
        <w:proofErr w:type="spellStart"/>
        <w:r w:rsidR="00064D15" w:rsidRPr="00F5516D">
          <w:t>MLEbins</w:t>
        </w:r>
        <w:proofErr w:type="spellEnd"/>
        <w:r w:rsidR="00064D15" w:rsidRPr="00F5516D">
          <w:t xml:space="preserve"> fit (red and bl</w:t>
        </w:r>
      </w:ins>
      <w:ins w:id="436" w:author="Max Lindmark" w:date="2022-02-23T10:01:00Z">
        <w:r w:rsidR="00064D15" w:rsidRPr="00F5516D">
          <w:t xml:space="preserve">ue </w:t>
        </w:r>
      </w:ins>
      <w:ins w:id="437" w:author="Max Lindmark" w:date="2022-02-23T10:00:00Z">
        <w:r w:rsidR="00064D15" w:rsidRPr="00F5516D">
          <w:t>solid curve</w:t>
        </w:r>
      </w:ins>
      <w:ins w:id="438" w:author="Max Lindmark" w:date="2022-02-23T10:01:00Z">
        <w:r w:rsidR="00064D15" w:rsidRPr="00F5516D">
          <w:t xml:space="preserve"> for the heated and reference area, respectively</w:t>
        </w:r>
      </w:ins>
      <w:ins w:id="439" w:author="Max Lindmark" w:date="2022-02-23T10:00:00Z">
        <w:r w:rsidR="00064D15" w:rsidRPr="00F5516D">
          <w:t>) with 95% confidence intervals</w:t>
        </w:r>
      </w:ins>
      <w:ins w:id="440" w:author="Max Lindmark" w:date="2022-02-23T10:01:00Z">
        <w:r w:rsidR="006D173F" w:rsidRPr="00F5516D">
          <w:t xml:space="preserve"> indicated by dashed lines. </w:t>
        </w:r>
      </w:ins>
      <w:ins w:id="441" w:author="Max Lindmark" w:date="2022-02-23T10:03:00Z">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ins>
      <w:del w:id="442" w:author="Max Lindmark" w:date="2022-02-23T10:01:00Z">
        <w:r w:rsidRPr="00F5516D" w:rsidDel="005E2DE4">
          <w:delText xml:space="preserve">shows mean annual size-spectrum slopes as points and their 95% confidence interval, estimated using maximum likelihood. Lines and shaded areas correspond to the median and 90% credible interval. The equation uses mean parameter estimates. </w:delText>
        </w:r>
      </w:del>
      <w:r w:rsidRPr="00F5516D">
        <w:t xml:space="preserve">Panel (B) shows the </w:t>
      </w:r>
      <w:del w:id="443" w:author="Max Lindmark" w:date="2022-02-23T10:01:00Z">
        <w:r w:rsidRPr="00F5516D" w:rsidDel="005E2DE4">
          <w:delText xml:space="preserve">posterior </w:delText>
        </w:r>
      </w:del>
      <w:ins w:id="444" w:author="Max Lindmark" w:date="2022-02-23T10:01:00Z">
        <w:r w:rsidR="005E2DE4" w:rsidRPr="00F5516D">
          <w:t>estima</w:t>
        </w:r>
      </w:ins>
      <w:ins w:id="445" w:author="Max Lindmark" w:date="2022-02-23T10:02:00Z">
        <w:r w:rsidR="005E2DE4" w:rsidRPr="00F5516D">
          <w:t>te of the size-spectrum exponent</w:t>
        </w:r>
        <w:proofErr w:type="gramStart"/>
        <w:r w:rsidR="005E2DE4" w:rsidRPr="00F5516D">
          <w:t xml:space="preserve">, </w:t>
        </w:r>
        <w:proofErr w:type="gramEnd"/>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ins>
      <w:del w:id="446" w:author="Max Lindmark" w:date="2022-02-23T10:02:00Z">
        <w:r w:rsidRPr="00F5516D" w:rsidDel="000A2EEE">
          <w:delText xml:space="preserve">distributions for the </w:delText>
        </w:r>
        <w:r w:rsidR="00793EAE" w:rsidRPr="00F5516D" w:rsidDel="000A2EEE">
          <w:delText xml:space="preserve">reference </w:delText>
        </w:r>
        <w:r w:rsidRPr="00F5516D" w:rsidDel="000A2EEE">
          <w:delText xml:space="preserve">and </w:delText>
        </w:r>
        <w:r w:rsidR="00320473" w:rsidRPr="00F5516D" w:rsidDel="000A2EEE">
          <w:delText xml:space="preserve">heated </w:delText>
        </w:r>
        <w:r w:rsidRPr="00F5516D" w:rsidDel="000A2EEE">
          <w:delText xml:space="preserve">intercepts (i.e., </w:delTex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m:t>
              </m:r>
            </m:sub>
          </m:sSub>
        </m:oMath>
        <w:r w:rsidRPr="00F5516D" w:rsidDel="000A2EEE">
          <w:delText xml:space="preserve"> and </w:delTex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m:t>
              </m:r>
            </m:sub>
          </m:sSub>
        </m:oMath>
        <w:r w:rsidRPr="00F5516D" w:rsidDel="000A2EEE">
          <w:delText xml:space="preserve"> in the model shown in panel (A) of size-spectrum slopes as a function of year), and (C) the distribution of </w:delText>
        </w:r>
        <w:r w:rsidR="00CC6788" w:rsidRPr="00F5516D" w:rsidDel="000A2EEE">
          <w:delText xml:space="preserve">their </w:delText>
        </w:r>
        <w:r w:rsidRPr="00F5516D" w:rsidDel="000A2EEE">
          <w:delText xml:space="preserve">difference. </w:delText>
        </w:r>
      </w:del>
      <w:r w:rsidRPr="00F5516D">
        <w:t>Panel (</w:t>
      </w:r>
      <w:del w:id="447" w:author="Max Lindmark" w:date="2022-02-23T10:02:00Z">
        <w:r w:rsidRPr="00F5516D" w:rsidDel="000A2EEE">
          <w:delText>D</w:delText>
        </w:r>
      </w:del>
      <w:ins w:id="448" w:author="Max Lindmark" w:date="2022-02-23T10:02:00Z">
        <w:r w:rsidR="000A2EEE" w:rsidRPr="00F5516D">
          <w:t>C</w:t>
        </w:r>
      </w:ins>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x Lindmark" w:date="2021-08-10T10:35:00Z" w:initials="">
    <w:p w14:paraId="000000A3"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https://www.nature.com/natecolevol/about/content</w:t>
      </w:r>
    </w:p>
  </w:comment>
  <w:comment w:id="2" w:author="Max Lindmark" w:date="2021-08-10T10:35:00Z" w:initials="">
    <w:p w14:paraId="000000B7"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proofErr w:type="gramStart"/>
      <w:r>
        <w:rPr>
          <w:rFonts w:ascii="Arial" w:eastAsia="Arial" w:hAnsi="Arial" w:cs="Arial"/>
          <w:color w:val="000000"/>
          <w:sz w:val="22"/>
          <w:szCs w:val="22"/>
        </w:rPr>
        <w:t>maximum</w:t>
      </w:r>
      <w:proofErr w:type="gramEnd"/>
      <w:r>
        <w:rPr>
          <w:rFonts w:ascii="Arial" w:eastAsia="Arial" w:hAnsi="Arial" w:cs="Arial"/>
          <w:color w:val="000000"/>
          <w:sz w:val="22"/>
          <w:szCs w:val="22"/>
        </w:rPr>
        <w:t xml:space="preserve"> title length is 100 characters (including spaces)</w:t>
      </w:r>
    </w:p>
  </w:comment>
  <w:comment w:id="6" w:author="Max Lindmark" w:date="2021-08-10T10:34:00Z" w:initials="">
    <w:p w14:paraId="000000B4"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150 </w:t>
      </w:r>
      <w:proofErr w:type="spellStart"/>
      <w:r w:rsidRPr="001B1A85">
        <w:rPr>
          <w:rFonts w:ascii="Arial" w:eastAsia="Arial" w:hAnsi="Arial" w:cs="Arial"/>
          <w:color w:val="000000"/>
          <w:sz w:val="22"/>
          <w:szCs w:val="22"/>
          <w:lang w:val="sv-SE"/>
        </w:rPr>
        <w:t>words</w:t>
      </w:r>
      <w:proofErr w:type="spellEnd"/>
      <w:r w:rsidRPr="001B1A85">
        <w:rPr>
          <w:rFonts w:ascii="Arial" w:eastAsia="Arial" w:hAnsi="Arial" w:cs="Arial"/>
          <w:color w:val="000000"/>
          <w:sz w:val="22"/>
          <w:szCs w:val="22"/>
          <w:lang w:val="sv-SE"/>
        </w:rPr>
        <w:t xml:space="preserve"> max (151 nu)</w:t>
      </w:r>
    </w:p>
  </w:comment>
  <w:comment w:id="5" w:author="Anna Gårdmark" w:date="2022-02-11T12:57:00Z" w:initials="AG">
    <w:p w14:paraId="73B095D8" w14:textId="021A807B" w:rsidR="00C75D8E" w:rsidRPr="00C75D8E" w:rsidRDefault="00C75D8E">
      <w:pPr>
        <w:pStyle w:val="Kommentarer"/>
        <w:rPr>
          <w:lang w:val="sv-SE"/>
        </w:rPr>
      </w:pPr>
      <w:r>
        <w:rPr>
          <w:rStyle w:val="Kommentarsreferens"/>
        </w:rPr>
        <w:annotationRef/>
      </w:r>
      <w:r w:rsidRPr="00C75D8E">
        <w:rPr>
          <w:lang w:val="sv-SE"/>
        </w:rPr>
        <w:t>nu 150</w:t>
      </w:r>
    </w:p>
  </w:comment>
  <w:comment w:id="15" w:author="Anna Gårdmark" w:date="2022-04-07T21:12:00Z" w:initials="AG">
    <w:p w14:paraId="46EC6FAA" w14:textId="4056DDAE" w:rsidR="00C75D8E" w:rsidRPr="00C75D8E" w:rsidRDefault="00C75D8E">
      <w:pPr>
        <w:pStyle w:val="Kommentarer"/>
      </w:pPr>
      <w:r>
        <w:rPr>
          <w:rStyle w:val="Kommentarsreferens"/>
        </w:rPr>
        <w:annotationRef/>
      </w:r>
      <w:proofErr w:type="gramStart"/>
      <w:r>
        <w:rPr>
          <w:rStyle w:val="Kommentarsreferens"/>
        </w:rPr>
        <w:t>do</w:t>
      </w:r>
      <w:proofErr w:type="gramEnd"/>
      <w:r w:rsidRPr="00C75D8E">
        <w:rPr>
          <w:rStyle w:val="Kommentarsreferens"/>
        </w:rPr>
        <w:t xml:space="preserve"> you refer to TSR only </w:t>
      </w:r>
      <w:r>
        <w:rPr>
          <w:rStyle w:val="Kommentarsreferens"/>
        </w:rPr>
        <w:t>(a bit unclear to me)</w:t>
      </w:r>
    </w:p>
  </w:comment>
  <w:comment w:id="8" w:author="Malin Karlsson" w:date="2021-11-04T19:38:00Z" w:initials="">
    <w:p w14:paraId="000000AD"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har lite svårt att hänga med här. Storleksfördelningen vid högre temperaturer beror väl både på tillväxt (och när i livet den är högre/längre än vid normala temperaturer) och på mortalitet?</w:t>
      </w:r>
    </w:p>
  </w:comment>
  <w:comment w:id="9" w:author="Max Lindmark" w:date="2022-02-15T19:31:00Z" w:initials="MOU">
    <w:p w14:paraId="5ECD1C6C" w14:textId="77777777" w:rsidR="00C75D8E" w:rsidRPr="00C75D8E" w:rsidRDefault="00C75D8E" w:rsidP="00C75D8E">
      <w:pPr>
        <w:rPr>
          <w:lang w:val="sv-SE"/>
        </w:rPr>
      </w:pPr>
      <w:r>
        <w:rPr>
          <w:rStyle w:val="Kommentarsreferens"/>
        </w:rPr>
        <w:annotationRef/>
      </w:r>
      <w:proofErr w:type="spellStart"/>
      <w:r w:rsidRPr="00C75D8E">
        <w:rPr>
          <w:sz w:val="20"/>
          <w:szCs w:val="20"/>
          <w:lang w:val="sv-SE"/>
        </w:rPr>
        <w:t>Mhm</w:t>
      </w:r>
      <w:proofErr w:type="spellEnd"/>
      <w:r w:rsidRPr="00C75D8E">
        <w:rPr>
          <w:sz w:val="20"/>
          <w:szCs w:val="20"/>
          <w:lang w:val="sv-SE"/>
        </w:rPr>
        <w:t>, se om det passar bättre nu kanske!</w:t>
      </w:r>
    </w:p>
  </w:comment>
  <w:comment w:id="44" w:author="Max Lindmark" w:date="2022-02-23T09:32:00Z" w:initials="MOU">
    <w:p w14:paraId="23EA0C22" w14:textId="77777777" w:rsidR="00C75D8E" w:rsidRPr="00C75D8E" w:rsidRDefault="00C75D8E" w:rsidP="00C75D8E">
      <w:pPr>
        <w:rPr>
          <w:lang w:val="sv-SE"/>
        </w:rPr>
      </w:pPr>
      <w:r>
        <w:rPr>
          <w:rStyle w:val="Kommentarsreferens"/>
        </w:rPr>
        <w:annotationRef/>
      </w:r>
      <w:r w:rsidRPr="00C75D8E">
        <w:rPr>
          <w:sz w:val="20"/>
          <w:szCs w:val="20"/>
          <w:lang w:val="sv-SE"/>
        </w:rPr>
        <w:t>Eftersom vi inte använder en regressionsbaserad metod så kallar vi detta numera exponent, eftersom det är den vi skattar direkt!</w:t>
      </w:r>
    </w:p>
  </w:comment>
  <w:comment w:id="77" w:author="Anna Gårdmark" w:date="2022-02-09T13:51:00Z" w:initials="AG">
    <w:p w14:paraId="0A87CB70" w14:textId="64E04400" w:rsidR="00C75D8E" w:rsidRDefault="00C75D8E">
      <w:pPr>
        <w:pStyle w:val="Kommentarer"/>
        <w:rPr>
          <w:rStyle w:val="Kommentarsreferens"/>
        </w:rPr>
      </w:pPr>
      <w:r>
        <w:rPr>
          <w:rStyle w:val="Kommentarsreferens"/>
        </w:rPr>
        <w:annotationRef/>
      </w:r>
      <w:proofErr w:type="gramStart"/>
      <w:r>
        <w:rPr>
          <w:rStyle w:val="Kommentarsreferens"/>
        </w:rPr>
        <w:t>this</w:t>
      </w:r>
      <w:proofErr w:type="gramEnd"/>
      <w:r>
        <w:rPr>
          <w:rStyle w:val="Kommentarsreferens"/>
        </w:rPr>
        <w:t xml:space="preserve"> is a general view point, but not something that this study demonstrates (as we don’t study how these differences in population size structure affect stability). Better here to have a conclusion that links more to your actual results, and move this type of statements to the end of the discussion instead</w:t>
      </w:r>
    </w:p>
    <w:p w14:paraId="12DCE9DF" w14:textId="4004D1A6" w:rsidR="00C75D8E" w:rsidRDefault="00C75D8E">
      <w:pPr>
        <w:pStyle w:val="Kommentarer"/>
        <w:rPr>
          <w:rStyle w:val="Kommentarsreferens"/>
        </w:rPr>
      </w:pPr>
    </w:p>
    <w:p w14:paraId="13EBABA4" w14:textId="27F63BC8" w:rsidR="00C75D8E" w:rsidRPr="00CA2A92" w:rsidRDefault="00C75D8E">
      <w:pPr>
        <w:pStyle w:val="Kommentarer"/>
        <w:rPr>
          <w:lang w:val="sv-SE"/>
        </w:rPr>
      </w:pPr>
      <w:r w:rsidRPr="00CA2A92">
        <w:rPr>
          <w:rStyle w:val="Kommentarsreferens"/>
          <w:lang w:val="sv-SE"/>
        </w:rPr>
        <w:t xml:space="preserve">Se kommentarer på slut-stycket </w:t>
      </w:r>
      <w:r>
        <w:rPr>
          <w:rStyle w:val="Kommentarsreferens"/>
          <w:lang w:val="sv-SE"/>
        </w:rPr>
        <w:t>i</w:t>
      </w:r>
      <w:r w:rsidRPr="00CA2A92">
        <w:rPr>
          <w:rStyle w:val="Kommentarsreferens"/>
          <w:lang w:val="sv-SE"/>
        </w:rPr>
        <w:t xml:space="preserve"> diskussionen</w:t>
      </w:r>
      <w:r>
        <w:rPr>
          <w:rStyle w:val="Kommentarsreferens"/>
          <w:lang w:val="sv-SE"/>
        </w:rPr>
        <w:t>. Om du köper det upplägget (som jag kan skriva ett utkast på, om du vill), så passar det bättre med en liknande slutsats i abstract.</w:t>
      </w:r>
    </w:p>
  </w:comment>
  <w:comment w:id="78" w:author="Max Lindmark" w:date="2022-02-15T19:44:00Z" w:initials="MOU">
    <w:p w14:paraId="0035B94F" w14:textId="77777777" w:rsidR="00C75D8E" w:rsidRPr="00C75D8E" w:rsidRDefault="00C75D8E" w:rsidP="00C75D8E">
      <w:pPr>
        <w:rPr>
          <w:lang w:val="sv-SE"/>
        </w:rPr>
      </w:pPr>
      <w:r>
        <w:rPr>
          <w:rStyle w:val="Kommentarsreferens"/>
        </w:rPr>
        <w:annotationRef/>
      </w:r>
      <w:r w:rsidRPr="00C75D8E">
        <w:rPr>
          <w:sz w:val="20"/>
          <w:szCs w:val="20"/>
          <w:lang w:val="sv-SE"/>
        </w:rPr>
        <w:t xml:space="preserve">Var inte heller superförtjust i de två sista meningarna. Vad tror du om detta? En enda slutsats och </w:t>
      </w:r>
      <w:proofErr w:type="spellStart"/>
      <w:r w:rsidRPr="00C75D8E">
        <w:rPr>
          <w:sz w:val="20"/>
          <w:szCs w:val="20"/>
          <w:lang w:val="sv-SE"/>
        </w:rPr>
        <w:t>implications</w:t>
      </w:r>
      <w:proofErr w:type="spellEnd"/>
      <w:r w:rsidRPr="00C75D8E">
        <w:rPr>
          <w:sz w:val="20"/>
          <w:szCs w:val="20"/>
          <w:lang w:val="sv-SE"/>
        </w:rPr>
        <w:t xml:space="preserve"> som är mer i linje med vad vi faktiskt visar? Tänker att det </w:t>
      </w:r>
      <w:proofErr w:type="spellStart"/>
      <w:r w:rsidRPr="00C75D8E">
        <w:rPr>
          <w:sz w:val="20"/>
          <w:szCs w:val="20"/>
          <w:lang w:val="sv-SE"/>
        </w:rPr>
        <w:t>ffa</w:t>
      </w:r>
      <w:proofErr w:type="spellEnd"/>
      <w:r w:rsidRPr="00C75D8E">
        <w:rPr>
          <w:sz w:val="20"/>
          <w:szCs w:val="20"/>
          <w:lang w:val="sv-SE"/>
        </w:rPr>
        <w:t xml:space="preserve"> är data som är tyngden i studien.</w:t>
      </w:r>
    </w:p>
  </w:comment>
  <w:comment w:id="81" w:author="Max Lindmark" w:date="2021-08-10T10:34:00Z" w:initials="">
    <w:p w14:paraId="000000B6" w14:textId="2812AD0B"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main text (excluding introductory paragraph, Methods section, references and figure legends) is limited to 3,500 words</w:t>
      </w:r>
    </w:p>
  </w:comment>
  <w:comment w:id="82" w:author="Max Lindmark" w:date="2021-08-10T10:36:00Z" w:initials="">
    <w:p w14:paraId="000000B1"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 introduction (without heading) of up to 500 words of referenced text expands on the background of the work (some overlap with the summary is acceptable)…</w:t>
      </w:r>
    </w:p>
  </w:comment>
  <w:comment w:id="83" w:author="Max Lindmark" w:date="2021-10-20T14:49:00Z" w:initials="">
    <w:p w14:paraId="000000B2" w14:textId="77777777" w:rsidR="00C75D8E" w:rsidRPr="00C00598" w:rsidRDefault="00C75D8E">
      <w:pPr>
        <w:widowControl w:val="0"/>
        <w:pBdr>
          <w:top w:val="nil"/>
          <w:left w:val="nil"/>
          <w:bottom w:val="nil"/>
          <w:right w:val="nil"/>
          <w:between w:val="nil"/>
        </w:pBdr>
        <w:rPr>
          <w:rFonts w:ascii="Arial" w:eastAsia="Arial" w:hAnsi="Arial" w:cs="Arial"/>
          <w:color w:val="000000"/>
          <w:sz w:val="22"/>
          <w:szCs w:val="22"/>
          <w:lang w:val="sv-SE"/>
        </w:rPr>
      </w:pPr>
      <w:r w:rsidRPr="00C00598">
        <w:rPr>
          <w:rFonts w:ascii="Arial" w:eastAsia="Arial" w:hAnsi="Arial" w:cs="Arial"/>
          <w:color w:val="000000"/>
          <w:sz w:val="22"/>
          <w:szCs w:val="22"/>
          <w:lang w:val="sv-SE"/>
        </w:rPr>
        <w:t>Vi är uppe i 616 nu</w:t>
      </w:r>
    </w:p>
  </w:comment>
  <w:comment w:id="84" w:author="Anna Gårdmark" w:date="2022-02-09T19:17:00Z" w:initials="AG">
    <w:p w14:paraId="576F6E52" w14:textId="77777777" w:rsidR="00C75D8E" w:rsidRDefault="00C75D8E">
      <w:pPr>
        <w:pStyle w:val="Kommentarer"/>
        <w:rPr>
          <w:lang w:val="sv-SE"/>
        </w:rPr>
      </w:pPr>
      <w:r>
        <w:rPr>
          <w:rStyle w:val="Kommentarsreferens"/>
        </w:rPr>
        <w:annotationRef/>
      </w:r>
      <w:r w:rsidRPr="008F4827">
        <w:rPr>
          <w:lang w:val="sv-SE"/>
        </w:rPr>
        <w:t xml:space="preserve">nu nere i 580 </w:t>
      </w:r>
      <w:r>
        <w:sym w:font="Wingdings" w:char="F04A"/>
      </w:r>
      <w:r w:rsidRPr="008F4827">
        <w:rPr>
          <w:lang w:val="sv-SE"/>
        </w:rPr>
        <w:t xml:space="preserve">  </w:t>
      </w:r>
    </w:p>
    <w:p w14:paraId="06236145" w14:textId="307A1B20" w:rsidR="00C75D8E" w:rsidRPr="008F4827" w:rsidRDefault="00C75D8E">
      <w:pPr>
        <w:pStyle w:val="Kommentarer"/>
        <w:rPr>
          <w:lang w:val="sv-SE"/>
        </w:rPr>
      </w:pPr>
      <w:r w:rsidRPr="008F4827">
        <w:rPr>
          <w:lang w:val="sv-SE"/>
        </w:rPr>
        <w:t xml:space="preserve">(och </w:t>
      </w:r>
      <w:r>
        <w:rPr>
          <w:lang w:val="sv-SE"/>
        </w:rPr>
        <w:t>det är ju med utskrivna referenser; blir ju färre sen när du byter till Nature-stil på referenserna)</w:t>
      </w:r>
    </w:p>
  </w:comment>
  <w:comment w:id="85" w:author="Max Lindmark" w:date="2022-02-23T11:35:00Z" w:initials="MOU">
    <w:p w14:paraId="7965FF8C" w14:textId="77777777" w:rsidR="00C75D8E" w:rsidRPr="00C75D8E" w:rsidRDefault="00C75D8E" w:rsidP="00C75D8E">
      <w:pPr>
        <w:rPr>
          <w:lang w:val="sv-SE"/>
        </w:rPr>
      </w:pPr>
      <w:r>
        <w:rPr>
          <w:rStyle w:val="Kommentarsreferens"/>
        </w:rPr>
        <w:annotationRef/>
      </w:r>
      <w:r w:rsidRPr="00C75D8E">
        <w:rPr>
          <w:sz w:val="20"/>
          <w:szCs w:val="20"/>
          <w:lang w:val="sv-SE"/>
        </w:rPr>
        <w:t xml:space="preserve">523 nu med </w:t>
      </w:r>
      <w:proofErr w:type="spellStart"/>
      <w:r w:rsidRPr="00C75D8E">
        <w:rPr>
          <w:sz w:val="20"/>
          <w:szCs w:val="20"/>
          <w:lang w:val="sv-SE"/>
        </w:rPr>
        <w:t>nature</w:t>
      </w:r>
      <w:proofErr w:type="spellEnd"/>
      <w:r w:rsidRPr="00C75D8E">
        <w:rPr>
          <w:sz w:val="20"/>
          <w:szCs w:val="20"/>
          <w:lang w:val="sv-SE"/>
        </w:rPr>
        <w:t xml:space="preserve"> </w:t>
      </w:r>
      <w:proofErr w:type="spellStart"/>
      <w:r w:rsidRPr="00C75D8E">
        <w:rPr>
          <w:sz w:val="20"/>
          <w:szCs w:val="20"/>
          <w:lang w:val="sv-SE"/>
        </w:rPr>
        <w:t>reffar</w:t>
      </w:r>
      <w:proofErr w:type="spellEnd"/>
      <w:r w:rsidRPr="00C75D8E">
        <w:rPr>
          <w:sz w:val="20"/>
          <w:szCs w:val="20"/>
          <w:lang w:val="sv-SE"/>
        </w:rPr>
        <w:t>. Det kanske duger?</w:t>
      </w:r>
    </w:p>
  </w:comment>
  <w:comment w:id="93" w:author="Anna Gårdmark" w:date="2022-02-09T13:56:00Z" w:initials="AG">
    <w:p w14:paraId="57F010A9" w14:textId="59099179" w:rsidR="00C75D8E" w:rsidRDefault="00C75D8E">
      <w:pPr>
        <w:pStyle w:val="Kommentarer"/>
      </w:pPr>
      <w:r>
        <w:rPr>
          <w:rStyle w:val="Kommentarsreferens"/>
        </w:rPr>
        <w:annotationRef/>
      </w:r>
      <w:proofErr w:type="gramStart"/>
      <w:r>
        <w:rPr>
          <w:rStyle w:val="Kommentarsreferens"/>
        </w:rPr>
        <w:t>undetected</w:t>
      </w:r>
      <w:proofErr w:type="gramEnd"/>
      <w:r>
        <w:rPr>
          <w:rStyle w:val="Kommentarsreferens"/>
        </w:rPr>
        <w:t xml:space="preserve"> implies that there is a change in the mean but that it is hidden. But here you’re after that there may be no change in the mean, aren’t you? (</w:t>
      </w:r>
      <w:proofErr w:type="gramStart"/>
      <w:r>
        <w:rPr>
          <w:rStyle w:val="Kommentarsreferens"/>
        </w:rPr>
        <w:t>because</w:t>
      </w:r>
      <w:proofErr w:type="gramEnd"/>
      <w:r>
        <w:rPr>
          <w:rStyle w:val="Kommentarsreferens"/>
        </w:rPr>
        <w:t xml:space="preserve"> changes in one end outweighs those in the other end of the size spectrum) </w:t>
      </w:r>
    </w:p>
  </w:comment>
  <w:comment w:id="109" w:author="Anna Gårdmark" w:date="2022-02-09T14:05:00Z" w:initials="AG">
    <w:p w14:paraId="62176CAB" w14:textId="7A0929F9" w:rsidR="00C75D8E" w:rsidRDefault="00C75D8E">
      <w:pPr>
        <w:pStyle w:val="Kommentarer"/>
      </w:pPr>
      <w:r>
        <w:t>“</w:t>
      </w:r>
      <w:r>
        <w:rPr>
          <w:rStyle w:val="Kommentarsreferens"/>
        </w:rPr>
        <w:annotationRef/>
      </w:r>
      <w:proofErr w:type="gramStart"/>
      <w:r>
        <w:t>scaling</w:t>
      </w:r>
      <w:proofErr w:type="gramEnd"/>
      <w:r>
        <w:t xml:space="preserve"> with size </w:t>
      </w:r>
      <w:proofErr w:type="spellStart"/>
      <w:r>
        <w:t>allometrically</w:t>
      </w:r>
      <w:proofErr w:type="spellEnd"/>
      <w:r>
        <w:t>” is tautological</w:t>
      </w:r>
    </w:p>
  </w:comment>
  <w:comment w:id="140" w:author="Max Lindmark" w:date="2021-10-06T16:33:00Z" w:initials="">
    <w:p w14:paraId="000000B8"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Probably because they tend to focus on fishing effects on the size spectrum</w:t>
      </w:r>
    </w:p>
  </w:comment>
  <w:comment w:id="145" w:author="Anna Gårdmark" w:date="2022-02-09T14:09:00Z" w:initials="AG">
    <w:p w14:paraId="441C3C1D" w14:textId="3DD2A609" w:rsidR="00C75D8E" w:rsidRDefault="00C75D8E">
      <w:pPr>
        <w:pStyle w:val="Kommentarer"/>
      </w:pPr>
      <w:r>
        <w:rPr>
          <w:rStyle w:val="Kommentarsreferens"/>
        </w:rPr>
        <w:annotationRef/>
      </w:r>
      <w:r>
        <w:rPr>
          <w:rStyle w:val="Kommentarsreferens"/>
        </w:rPr>
        <w:t xml:space="preserve">?? </w:t>
      </w:r>
      <w:proofErr w:type="gramStart"/>
      <w:r>
        <w:rPr>
          <w:rStyle w:val="Kommentarsreferens"/>
        </w:rPr>
        <w:t>did</w:t>
      </w:r>
      <w:proofErr w:type="gramEnd"/>
      <w:r>
        <w:rPr>
          <w:rStyle w:val="Kommentarsreferens"/>
        </w:rPr>
        <w:t xml:space="preserve"> you mean ‘paths’? </w:t>
      </w:r>
      <w:proofErr w:type="gramStart"/>
      <w:r>
        <w:rPr>
          <w:rStyle w:val="Kommentarsreferens"/>
        </w:rPr>
        <w:t>else</w:t>
      </w:r>
      <w:proofErr w:type="gramEnd"/>
      <w:r>
        <w:rPr>
          <w:rStyle w:val="Kommentarsreferens"/>
        </w:rPr>
        <w:t xml:space="preserve"> I don’t get this.</w:t>
      </w:r>
    </w:p>
  </w:comment>
  <w:comment w:id="146" w:author="Max Lindmark" w:date="2022-02-21T18:28:00Z" w:initials="MOU">
    <w:p w14:paraId="6F1C599B" w14:textId="77777777" w:rsidR="00C75D8E" w:rsidRDefault="00C75D8E" w:rsidP="00C75D8E">
      <w:r>
        <w:rPr>
          <w:rStyle w:val="Kommentarsreferens"/>
        </w:rPr>
        <w:annotationRef/>
      </w:r>
      <w:proofErr w:type="gramStart"/>
      <w:r>
        <w:rPr>
          <w:sz w:val="20"/>
          <w:szCs w:val="20"/>
        </w:rPr>
        <w:t>yes</w:t>
      </w:r>
      <w:proofErr w:type="gramEnd"/>
      <w:r>
        <w:rPr>
          <w:sz w:val="20"/>
          <w:szCs w:val="20"/>
        </w:rPr>
        <w:t xml:space="preserve"> paths better!</w:t>
      </w:r>
    </w:p>
  </w:comment>
  <w:comment w:id="152" w:author="Anna Gårdmark" w:date="2022-02-09T18:31:00Z" w:initials="AG">
    <w:p w14:paraId="2A10D310" w14:textId="2DA67609" w:rsidR="00C75D8E" w:rsidRDefault="00C75D8E">
      <w:pPr>
        <w:pStyle w:val="Kommentarer"/>
      </w:pPr>
      <w:r>
        <w:rPr>
          <w:rStyle w:val="Kommentarsreferens"/>
        </w:rPr>
        <w:annotationRef/>
      </w:r>
      <w:proofErr w:type="gramStart"/>
      <w:r>
        <w:rPr>
          <w:rStyle w:val="Kommentarsreferens"/>
        </w:rPr>
        <w:t>from</w:t>
      </w:r>
      <w:proofErr w:type="gramEnd"/>
      <w:r>
        <w:rPr>
          <w:rStyle w:val="Kommentarsreferens"/>
        </w:rPr>
        <w:t xml:space="preserve"> this paragraph it isn’t really clear what the main knowledge gap is. </w:t>
      </w:r>
      <w:proofErr w:type="gramStart"/>
      <w:r>
        <w:rPr>
          <w:rStyle w:val="Kommentarsreferens"/>
        </w:rPr>
        <w:t>worth</w:t>
      </w:r>
      <w:proofErr w:type="gramEnd"/>
      <w:r>
        <w:rPr>
          <w:rStyle w:val="Kommentarsreferens"/>
        </w:rPr>
        <w:t xml:space="preserve"> reiterating here to make it </w:t>
      </w:r>
      <w:proofErr w:type="spellStart"/>
      <w:r>
        <w:rPr>
          <w:rStyle w:val="Kommentarsreferens"/>
        </w:rPr>
        <w:t>clar</w:t>
      </w:r>
      <w:proofErr w:type="spellEnd"/>
      <w:r>
        <w:rPr>
          <w:rStyle w:val="Kommentarsreferens"/>
        </w:rPr>
        <w:t>.</w:t>
      </w:r>
    </w:p>
  </w:comment>
  <w:comment w:id="158" w:author="Anna Gårdmark" w:date="2022-02-09T18:36:00Z" w:initials="AG">
    <w:p w14:paraId="757950F5" w14:textId="2AD45A23" w:rsidR="00C75D8E" w:rsidRDefault="00C75D8E">
      <w:pPr>
        <w:pStyle w:val="Kommentarer"/>
      </w:pPr>
      <w:r>
        <w:rPr>
          <w:rStyle w:val="Kommentarsreferens"/>
        </w:rPr>
        <w:annotationRef/>
      </w:r>
      <w:proofErr w:type="gramStart"/>
      <w:r>
        <w:rPr>
          <w:rStyle w:val="Kommentarsreferens"/>
        </w:rPr>
        <w:t>completely</w:t>
      </w:r>
      <w:proofErr w:type="gramEnd"/>
      <w:r>
        <w:rPr>
          <w:rStyle w:val="Kommentarsreferens"/>
        </w:rPr>
        <w:t xml:space="preserve"> unknown to your readers; need proper introduction</w:t>
      </w:r>
    </w:p>
  </w:comment>
  <w:comment w:id="159" w:author="Anna Gårdmark" w:date="2022-02-09T18:50:00Z" w:initials="AG">
    <w:p w14:paraId="3321B3B4" w14:textId="2E0D8360" w:rsidR="00C75D8E" w:rsidRDefault="00C75D8E">
      <w:pPr>
        <w:pStyle w:val="Kommentarer"/>
      </w:pPr>
      <w:r>
        <w:rPr>
          <w:rStyle w:val="Kommentarsreferens"/>
        </w:rPr>
        <w:annotationRef/>
      </w:r>
      <w:r>
        <w:rPr>
          <w:rStyle w:val="Kommentarsreferens"/>
        </w:rPr>
        <w:t>I would go for ‘heated area’ instead of ‘warm’, as this signals that it is caused and artificial rather than a natural difference warm-cold</w:t>
      </w:r>
    </w:p>
  </w:comment>
  <w:comment w:id="160" w:author="Max Lindmark" w:date="2022-02-21T18:39:00Z" w:initials="MOU">
    <w:p w14:paraId="0B6CCED3" w14:textId="77777777" w:rsidR="00C75D8E" w:rsidRDefault="00C75D8E" w:rsidP="00C75D8E">
      <w:r>
        <w:rPr>
          <w:rStyle w:val="Kommentarsreferens"/>
        </w:rPr>
        <w:annotationRef/>
      </w:r>
      <w:proofErr w:type="gramStart"/>
      <w:r>
        <w:rPr>
          <w:sz w:val="20"/>
          <w:szCs w:val="20"/>
        </w:rPr>
        <w:t>ok</w:t>
      </w:r>
      <w:proofErr w:type="gramEnd"/>
      <w:r>
        <w:rPr>
          <w:sz w:val="20"/>
          <w:szCs w:val="20"/>
        </w:rPr>
        <w:t>!</w:t>
      </w:r>
    </w:p>
  </w:comment>
  <w:comment w:id="163" w:author="Anna Gårdmark" w:date="2022-04-07T21:26:00Z" w:initials="AG">
    <w:p w14:paraId="2A75A0D4" w14:textId="6BC9D526" w:rsidR="00CD50EA" w:rsidRDefault="00CD50EA">
      <w:pPr>
        <w:pStyle w:val="Kommentarer"/>
      </w:pPr>
      <w:r>
        <w:rPr>
          <w:rStyle w:val="Kommentarsreferens"/>
        </w:rPr>
        <w:annotationRef/>
      </w:r>
      <w:proofErr w:type="gramStart"/>
      <w:r>
        <w:rPr>
          <w:rStyle w:val="Kommentarsreferens"/>
        </w:rPr>
        <w:t>do</w:t>
      </w:r>
      <w:proofErr w:type="gramEnd"/>
      <w:r>
        <w:rPr>
          <w:rStyle w:val="Kommentarsreferens"/>
        </w:rPr>
        <w:t xml:space="preserve"> you use ‘cold area’ anywhere? I only see ‘reference area’. If so, then you could skip the ‘cold’</w:t>
      </w:r>
    </w:p>
  </w:comment>
  <w:comment w:id="166" w:author="Anna Gårdmark" w:date="2022-02-09T18:52:00Z" w:initials="AG">
    <w:p w14:paraId="341402B3" w14:textId="68471C36" w:rsidR="00C75D8E" w:rsidRDefault="00C75D8E">
      <w:pPr>
        <w:pStyle w:val="Kommentarer"/>
      </w:pPr>
      <w:r>
        <w:rPr>
          <w:rStyle w:val="Kommentarsreferens"/>
        </w:rPr>
        <w:annotationRef/>
      </w:r>
      <w:proofErr w:type="gramStart"/>
      <w:r>
        <w:rPr>
          <w:rStyle w:val="Kommentarsreferens"/>
        </w:rPr>
        <w:t>see</w:t>
      </w:r>
      <w:proofErr w:type="gramEnd"/>
      <w:r>
        <w:rPr>
          <w:rStyle w:val="Kommentarsreferens"/>
        </w:rPr>
        <w:t xml:space="preserve"> previous comment; suggest you go for ‘heated’ and ‘reference’, which clarifies that it is an experimental heating; but since you started with warm cold I continued it here</w:t>
      </w:r>
    </w:p>
  </w:comment>
  <w:comment w:id="167" w:author="Max Lindmark" w:date="2022-02-21T18:39:00Z" w:initials="MOU">
    <w:p w14:paraId="40F19CEF" w14:textId="77777777" w:rsidR="00C75D8E" w:rsidRDefault="00C75D8E" w:rsidP="00C75D8E">
      <w:r>
        <w:rPr>
          <w:rStyle w:val="Kommentarsreferens"/>
        </w:rPr>
        <w:annotationRef/>
      </w:r>
      <w:proofErr w:type="gramStart"/>
      <w:r>
        <w:rPr>
          <w:sz w:val="20"/>
          <w:szCs w:val="20"/>
        </w:rPr>
        <w:t>will</w:t>
      </w:r>
      <w:proofErr w:type="gramEnd"/>
      <w:r>
        <w:rPr>
          <w:sz w:val="20"/>
          <w:szCs w:val="20"/>
        </w:rPr>
        <w:t xml:space="preserve"> do that</w:t>
      </w:r>
    </w:p>
  </w:comment>
  <w:comment w:id="171" w:author="Max Lindmark" w:date="2021-08-10T10:36:00Z" w:initials="">
    <w:p w14:paraId="000000A7" w14:textId="101E4249"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proofErr w:type="gramStart"/>
      <w:r>
        <w:rPr>
          <w:rFonts w:ascii="Arial" w:eastAsia="Arial" w:hAnsi="Arial" w:cs="Arial"/>
          <w:color w:val="000000"/>
          <w:sz w:val="22"/>
          <w:szCs w:val="22"/>
        </w:rPr>
        <w:t>and</w:t>
      </w:r>
      <w:proofErr w:type="gramEnd"/>
      <w:r>
        <w:rPr>
          <w:rFonts w:ascii="Arial" w:eastAsia="Arial" w:hAnsi="Arial" w:cs="Arial"/>
          <w:color w:val="000000"/>
          <w:sz w:val="22"/>
          <w:szCs w:val="22"/>
        </w:rPr>
        <w:t xml:space="preserve"> is followed by a concise, focused account of the findings (headed 'Results')…</w:t>
      </w:r>
    </w:p>
  </w:comment>
  <w:comment w:id="172" w:author="Max Lindmark" w:date="2021-10-19T12:07:00Z" w:initials="">
    <w:p w14:paraId="000000A8"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Det star visserligen “</w:t>
      </w:r>
      <w:proofErr w:type="spellStart"/>
      <w:r w:rsidRPr="001B1A85">
        <w:rPr>
          <w:rFonts w:ascii="Arial" w:eastAsia="Arial" w:hAnsi="Arial" w:cs="Arial"/>
          <w:color w:val="000000"/>
          <w:sz w:val="22"/>
          <w:szCs w:val="22"/>
          <w:lang w:val="sv-SE"/>
        </w:rPr>
        <w:t>concicse</w:t>
      </w:r>
      <w:proofErr w:type="spellEnd"/>
      <w:r w:rsidRPr="001B1A85">
        <w:rPr>
          <w:rFonts w:ascii="Arial" w:eastAsia="Arial" w:hAnsi="Arial" w:cs="Arial"/>
          <w:color w:val="000000"/>
          <w:sz w:val="22"/>
          <w:szCs w:val="22"/>
          <w:lang w:val="sv-SE"/>
        </w:rPr>
        <w:t xml:space="preserve">”, men vi är ganska långt ifrån </w:t>
      </w:r>
      <w:proofErr w:type="spellStart"/>
      <w:r w:rsidRPr="001B1A85">
        <w:rPr>
          <w:rFonts w:ascii="Arial" w:eastAsia="Arial" w:hAnsi="Arial" w:cs="Arial"/>
          <w:color w:val="000000"/>
          <w:sz w:val="22"/>
          <w:szCs w:val="22"/>
          <w:lang w:val="sv-SE"/>
        </w:rPr>
        <w:t>word</w:t>
      </w:r>
      <w:proofErr w:type="spellEnd"/>
      <w:r w:rsidRPr="001B1A85">
        <w:rPr>
          <w:rFonts w:ascii="Arial" w:eastAsia="Arial" w:hAnsi="Arial" w:cs="Arial"/>
          <w:color w:val="000000"/>
          <w:sz w:val="22"/>
          <w:szCs w:val="22"/>
          <w:lang w:val="sv-SE"/>
        </w:rPr>
        <w:t>-limit</w:t>
      </w:r>
      <w:proofErr w:type="gramStart"/>
      <w:r w:rsidRPr="001B1A85">
        <w:rPr>
          <w:rFonts w:ascii="Arial" w:eastAsia="Arial" w:hAnsi="Arial" w:cs="Arial"/>
          <w:color w:val="000000"/>
          <w:sz w:val="22"/>
          <w:szCs w:val="22"/>
          <w:lang w:val="sv-SE"/>
        </w:rPr>
        <w:t xml:space="preserve"> (och intron är begränsad till 500 ord, och diskussionen till 2 </w:t>
      </w:r>
      <w:proofErr w:type="spellStart"/>
      <w:r w:rsidRPr="001B1A85">
        <w:rPr>
          <w:rFonts w:ascii="Arial" w:eastAsia="Arial" w:hAnsi="Arial" w:cs="Arial"/>
          <w:color w:val="000000"/>
          <w:sz w:val="22"/>
          <w:szCs w:val="22"/>
          <w:lang w:val="sv-SE"/>
        </w:rPr>
        <w:t>paragrapger</w:t>
      </w:r>
      <w:proofErr w:type="spellEnd"/>
      <w:r w:rsidRPr="001B1A85">
        <w:rPr>
          <w:rFonts w:ascii="Arial" w:eastAsia="Arial" w:hAnsi="Arial" w:cs="Arial"/>
          <w:color w:val="000000"/>
          <w:sz w:val="22"/>
          <w:szCs w:val="22"/>
          <w:lang w:val="sv-SE"/>
        </w:rPr>
        <w:t>, så det är bara här vi kan öka på.</w:t>
      </w:r>
      <w:proofErr w:type="gramEnd"/>
      <w:r w:rsidRPr="001B1A85">
        <w:rPr>
          <w:rFonts w:ascii="Arial" w:eastAsia="Arial" w:hAnsi="Arial" w:cs="Arial"/>
          <w:color w:val="000000"/>
          <w:sz w:val="22"/>
          <w:szCs w:val="22"/>
          <w:lang w:val="sv-SE"/>
        </w:rPr>
        <w:t xml:space="preserve"> Har även kollat i andra </w:t>
      </w:r>
      <w:proofErr w:type="spellStart"/>
      <w:r w:rsidRPr="001B1A85">
        <w:rPr>
          <w:rFonts w:ascii="Arial" w:eastAsia="Arial" w:hAnsi="Arial" w:cs="Arial"/>
          <w:color w:val="000000"/>
          <w:sz w:val="22"/>
          <w:szCs w:val="22"/>
          <w:lang w:val="sv-SE"/>
        </w:rPr>
        <w:t>nature</w:t>
      </w:r>
      <w:proofErr w:type="spellEnd"/>
      <w:r w:rsidRPr="001B1A85">
        <w:rPr>
          <w:rFonts w:ascii="Arial" w:eastAsia="Arial" w:hAnsi="Arial" w:cs="Arial"/>
          <w:color w:val="000000"/>
          <w:sz w:val="22"/>
          <w:szCs w:val="22"/>
          <w:lang w:val="sv-SE"/>
        </w:rPr>
        <w:t xml:space="preserve"> </w:t>
      </w:r>
      <w:proofErr w:type="spellStart"/>
      <w:r w:rsidRPr="001B1A85">
        <w:rPr>
          <w:rFonts w:ascii="Arial" w:eastAsia="Arial" w:hAnsi="Arial" w:cs="Arial"/>
          <w:color w:val="000000"/>
          <w:sz w:val="22"/>
          <w:szCs w:val="22"/>
          <w:lang w:val="sv-SE"/>
        </w:rPr>
        <w:t>eco</w:t>
      </w:r>
      <w:proofErr w:type="spellEnd"/>
      <w:r w:rsidRPr="001B1A85">
        <w:rPr>
          <w:rFonts w:ascii="Arial" w:eastAsia="Arial" w:hAnsi="Arial" w:cs="Arial"/>
          <w:color w:val="000000"/>
          <w:sz w:val="22"/>
          <w:szCs w:val="22"/>
          <w:lang w:val="sv-SE"/>
        </w:rPr>
        <w:t xml:space="preserve"> </w:t>
      </w:r>
      <w:proofErr w:type="spellStart"/>
      <w:r w:rsidRPr="001B1A85">
        <w:rPr>
          <w:rFonts w:ascii="Arial" w:eastAsia="Arial" w:hAnsi="Arial" w:cs="Arial"/>
          <w:color w:val="000000"/>
          <w:sz w:val="22"/>
          <w:szCs w:val="22"/>
          <w:lang w:val="sv-SE"/>
        </w:rPr>
        <w:t>evo</w:t>
      </w:r>
      <w:proofErr w:type="spellEnd"/>
      <w:r w:rsidRPr="001B1A85">
        <w:rPr>
          <w:rFonts w:ascii="Arial" w:eastAsia="Arial" w:hAnsi="Arial" w:cs="Arial"/>
          <w:color w:val="000000"/>
          <w:sz w:val="22"/>
          <w:szCs w:val="22"/>
          <w:lang w:val="sv-SE"/>
        </w:rPr>
        <w:t xml:space="preserve"> </w:t>
      </w:r>
      <w:proofErr w:type="spellStart"/>
      <w:r w:rsidRPr="001B1A85">
        <w:rPr>
          <w:rFonts w:ascii="Arial" w:eastAsia="Arial" w:hAnsi="Arial" w:cs="Arial"/>
          <w:color w:val="000000"/>
          <w:sz w:val="22"/>
          <w:szCs w:val="22"/>
          <w:lang w:val="sv-SE"/>
        </w:rPr>
        <w:t>articular</w:t>
      </w:r>
      <w:proofErr w:type="spellEnd"/>
      <w:r w:rsidRPr="001B1A85">
        <w:rPr>
          <w:rFonts w:ascii="Arial" w:eastAsia="Arial" w:hAnsi="Arial" w:cs="Arial"/>
          <w:color w:val="000000"/>
          <w:sz w:val="22"/>
          <w:szCs w:val="22"/>
          <w:lang w:val="sv-SE"/>
        </w:rPr>
        <w:t xml:space="preserve"> och jag tycker att många lägger in lite tolkningar och friare meningar här.</w:t>
      </w:r>
    </w:p>
  </w:comment>
  <w:comment w:id="173" w:author="Anna Gårdmark" w:date="2022-02-10T08:54:00Z" w:initials="AG">
    <w:p w14:paraId="07268ACD" w14:textId="771CBE58" w:rsidR="00C75D8E" w:rsidRDefault="00C75D8E">
      <w:pPr>
        <w:pStyle w:val="Kommentarer"/>
      </w:pPr>
      <w:r>
        <w:rPr>
          <w:rStyle w:val="Kommentarsreferens"/>
        </w:rPr>
        <w:annotationRef/>
      </w:r>
      <w:proofErr w:type="gramStart"/>
      <w:r>
        <w:rPr>
          <w:rStyle w:val="Kommentarsreferens"/>
        </w:rPr>
        <w:t>do</w:t>
      </w:r>
      <w:proofErr w:type="gramEnd"/>
      <w:r>
        <w:rPr>
          <w:rStyle w:val="Kommentarsreferens"/>
        </w:rPr>
        <w:t xml:space="preserve"> readers understand this word do we think?</w:t>
      </w:r>
    </w:p>
  </w:comment>
  <w:comment w:id="174" w:author="Max Lindmark" w:date="2022-02-23T10:59:00Z" w:initials="MOU">
    <w:p w14:paraId="62B521B9" w14:textId="77777777" w:rsidR="00C75D8E" w:rsidRDefault="00C75D8E" w:rsidP="00C75D8E">
      <w:r>
        <w:rPr>
          <w:rStyle w:val="Kommentarsreferens"/>
        </w:rPr>
        <w:annotationRef/>
      </w:r>
      <w:proofErr w:type="gramStart"/>
      <w:r>
        <w:rPr>
          <w:sz w:val="20"/>
          <w:szCs w:val="20"/>
        </w:rPr>
        <w:t>this</w:t>
      </w:r>
      <w:proofErr w:type="gramEnd"/>
      <w:r>
        <w:rPr>
          <w:sz w:val="20"/>
          <w:szCs w:val="20"/>
        </w:rPr>
        <w:t xml:space="preserve"> ok?</w:t>
      </w:r>
    </w:p>
  </w:comment>
  <w:comment w:id="176" w:author="Anna Gårdmark" w:date="2022-04-07T21:25:00Z" w:initials="AG">
    <w:p w14:paraId="50830F72" w14:textId="2F3BF6BE" w:rsidR="00CD50EA" w:rsidRPr="00CD50EA" w:rsidRDefault="00CD50EA">
      <w:pPr>
        <w:pStyle w:val="Kommentarer"/>
        <w:rPr>
          <w:lang w:val="sv-SE"/>
        </w:rPr>
      </w:pPr>
      <w:r>
        <w:rPr>
          <w:rStyle w:val="Kommentarsreferens"/>
        </w:rPr>
        <w:annotationRef/>
      </w:r>
      <w:r w:rsidRPr="00CD50EA">
        <w:rPr>
          <w:rStyle w:val="Kommentarsreferens"/>
          <w:lang w:val="sv-SE"/>
        </w:rPr>
        <w:t>kan man kanske skriva så här då, för att göra det lite lättare för läsaren</w:t>
      </w:r>
      <w:r>
        <w:rPr>
          <w:rStyle w:val="Kommentarsreferens"/>
          <w:lang w:val="sv-SE"/>
        </w:rPr>
        <w:t>? (är det ens sant?)</w:t>
      </w:r>
    </w:p>
  </w:comment>
  <w:comment w:id="179" w:author="Anna Gårdmark" w:date="2022-02-10T08:20:00Z" w:initials="AG">
    <w:p w14:paraId="4629AF4F" w14:textId="59DBA8D9" w:rsidR="00C75D8E" w:rsidRDefault="00C75D8E">
      <w:pPr>
        <w:pStyle w:val="Kommentarer"/>
      </w:pPr>
      <w:r>
        <w:rPr>
          <w:rStyle w:val="Kommentarsreferens"/>
        </w:rPr>
        <w:annotationRef/>
      </w:r>
      <w:proofErr w:type="gramStart"/>
      <w:r>
        <w:t>needs</w:t>
      </w:r>
      <w:proofErr w:type="gramEnd"/>
      <w:r>
        <w:t xml:space="preserve"> to be translated for the general reader into something clarifying what this means</w:t>
      </w:r>
    </w:p>
  </w:comment>
  <w:comment w:id="180" w:author="Max Lindmark" w:date="2022-02-23T11:42:00Z" w:initials="MOU">
    <w:p w14:paraId="7D56DB45" w14:textId="77777777" w:rsidR="00C75D8E" w:rsidRPr="00C75D8E" w:rsidRDefault="00C75D8E" w:rsidP="00C75D8E">
      <w:pPr>
        <w:rPr>
          <w:lang w:val="sv-SE"/>
        </w:rPr>
      </w:pPr>
      <w:r>
        <w:rPr>
          <w:rStyle w:val="Kommentarsreferens"/>
        </w:rPr>
        <w:annotationRef/>
      </w:r>
      <w:proofErr w:type="spellStart"/>
      <w:r w:rsidRPr="00C75D8E">
        <w:rPr>
          <w:sz w:val="20"/>
          <w:szCs w:val="20"/>
          <w:lang w:val="sv-SE"/>
        </w:rPr>
        <w:t>erm</w:t>
      </w:r>
      <w:proofErr w:type="spellEnd"/>
      <w:r w:rsidRPr="00C75D8E">
        <w:rPr>
          <w:sz w:val="20"/>
          <w:szCs w:val="20"/>
          <w:lang w:val="sv-SE"/>
        </w:rPr>
        <w:t xml:space="preserve">, </w:t>
      </w:r>
      <w:proofErr w:type="spellStart"/>
      <w:r w:rsidRPr="00C75D8E">
        <w:rPr>
          <w:sz w:val="20"/>
          <w:szCs w:val="20"/>
          <w:lang w:val="sv-SE"/>
        </w:rPr>
        <w:t>will</w:t>
      </w:r>
      <w:proofErr w:type="spellEnd"/>
      <w:r w:rsidRPr="00C75D8E">
        <w:rPr>
          <w:sz w:val="20"/>
          <w:szCs w:val="20"/>
          <w:lang w:val="sv-SE"/>
        </w:rPr>
        <w:t xml:space="preserve"> be </w:t>
      </w:r>
      <w:proofErr w:type="spellStart"/>
      <w:r w:rsidRPr="00C75D8E">
        <w:rPr>
          <w:sz w:val="20"/>
          <w:szCs w:val="20"/>
          <w:lang w:val="sv-SE"/>
        </w:rPr>
        <w:t>difficult</w:t>
      </w:r>
      <w:proofErr w:type="spellEnd"/>
      <w:r w:rsidRPr="00C75D8E">
        <w:rPr>
          <w:sz w:val="20"/>
          <w:szCs w:val="20"/>
          <w:lang w:val="sv-SE"/>
        </w:rPr>
        <w:t xml:space="preserve">. </w:t>
      </w:r>
    </w:p>
  </w:comment>
  <w:comment w:id="187" w:author="Max Lindmark" w:date="2022-02-21T18:45:00Z" w:initials="MOU">
    <w:p w14:paraId="7C1CFBEF" w14:textId="0826EA65" w:rsidR="00C75D8E" w:rsidRPr="00C75D8E" w:rsidRDefault="00C75D8E" w:rsidP="00C75D8E">
      <w:pPr>
        <w:rPr>
          <w:lang w:val="sv-SE"/>
        </w:rPr>
      </w:pPr>
      <w:r>
        <w:rPr>
          <w:rStyle w:val="Kommentarsreferens"/>
        </w:rPr>
        <w:annotationRef/>
      </w:r>
      <w:r w:rsidRPr="00C75D8E">
        <w:rPr>
          <w:sz w:val="20"/>
          <w:szCs w:val="20"/>
          <w:lang w:val="sv-SE"/>
        </w:rPr>
        <w:t xml:space="preserve">Vi borde inte kalla detta </w:t>
      </w:r>
      <w:proofErr w:type="spellStart"/>
      <w:r w:rsidRPr="00C75D8E">
        <w:rPr>
          <w:sz w:val="20"/>
          <w:szCs w:val="20"/>
          <w:lang w:val="sv-SE"/>
        </w:rPr>
        <w:t>growth</w:t>
      </w:r>
      <w:proofErr w:type="spellEnd"/>
      <w:r w:rsidRPr="00C75D8E">
        <w:rPr>
          <w:sz w:val="20"/>
          <w:szCs w:val="20"/>
          <w:lang w:val="sv-SE"/>
        </w:rPr>
        <w:t xml:space="preserve"> rate eftersom den bara har dimensionen tid</w:t>
      </w:r>
    </w:p>
  </w:comment>
  <w:comment w:id="188" w:author="Anna Gårdmark" w:date="2022-04-07T21:06:00Z" w:initials="AG">
    <w:p w14:paraId="423D6841" w14:textId="799AD56A" w:rsidR="00C75D8E" w:rsidRPr="00C75D8E" w:rsidRDefault="00C75D8E">
      <w:pPr>
        <w:pStyle w:val="Kommentarer"/>
        <w:rPr>
          <w:lang w:val="sv-SE"/>
        </w:rPr>
      </w:pPr>
      <w:r>
        <w:rPr>
          <w:rStyle w:val="Kommentarsreferens"/>
        </w:rPr>
        <w:annotationRef/>
      </w:r>
      <w:proofErr w:type="gramStart"/>
      <w:r w:rsidRPr="00C75D8E">
        <w:rPr>
          <w:lang w:val="sv-SE"/>
        </w:rPr>
        <w:t>men rates har ju just en</w:t>
      </w:r>
      <w:r>
        <w:rPr>
          <w:lang w:val="sv-SE"/>
        </w:rPr>
        <w:t>heten tid?</w:t>
      </w:r>
      <w:proofErr w:type="gramEnd"/>
    </w:p>
  </w:comment>
  <w:comment w:id="199" w:author="Anna Gårdmark" w:date="2022-04-07T21:28:00Z" w:initials="AG">
    <w:p w14:paraId="65A43375" w14:textId="1B34AAC3" w:rsidR="00CD50EA" w:rsidRDefault="00CD50EA">
      <w:pPr>
        <w:pStyle w:val="Kommentarer"/>
      </w:pPr>
      <w:r>
        <w:rPr>
          <w:rStyle w:val="Kommentarsreferens"/>
        </w:rPr>
        <w:annotationRef/>
      </w:r>
      <w:proofErr w:type="gramStart"/>
      <w:r>
        <w:rPr>
          <w:rStyle w:val="Kommentarsreferens"/>
        </w:rPr>
        <w:t>can</w:t>
      </w:r>
      <w:proofErr w:type="gramEnd"/>
      <w:r>
        <w:rPr>
          <w:rStyle w:val="Kommentarsreferens"/>
        </w:rPr>
        <w:t xml:space="preserve"> it be moved to the supplement? </w:t>
      </w:r>
      <w:proofErr w:type="gramStart"/>
      <w:r>
        <w:rPr>
          <w:rStyle w:val="Kommentarsreferens"/>
        </w:rPr>
        <w:t>irrelevant</w:t>
      </w:r>
      <w:proofErr w:type="gramEnd"/>
      <w:r>
        <w:rPr>
          <w:rStyle w:val="Kommentarsreferens"/>
        </w:rPr>
        <w:t xml:space="preserve"> here</w:t>
      </w:r>
    </w:p>
  </w:comment>
  <w:comment w:id="208" w:author="Anna Gårdmark" w:date="2022-04-07T21:29:00Z" w:initials="AG">
    <w:p w14:paraId="5C0E900D" w14:textId="2720D5C5" w:rsidR="00CD50EA" w:rsidRDefault="00CD50EA">
      <w:pPr>
        <w:pStyle w:val="Kommentarer"/>
      </w:pPr>
      <w:r>
        <w:rPr>
          <w:rStyle w:val="Kommentarsreferens"/>
        </w:rPr>
        <w:annotationRef/>
      </w:r>
      <w:proofErr w:type="gramStart"/>
      <w:r>
        <w:rPr>
          <w:rStyle w:val="Kommentarsreferens"/>
        </w:rPr>
        <w:t>remember</w:t>
      </w:r>
      <w:proofErr w:type="gramEnd"/>
      <w:r>
        <w:rPr>
          <w:rStyle w:val="Kommentarsreferens"/>
        </w:rPr>
        <w:t xml:space="preserve"> to change also here if you change in the methods</w:t>
      </w:r>
    </w:p>
  </w:comment>
  <w:comment w:id="213" w:author="Anna Gårdmark" w:date="2022-02-10T10:32:00Z" w:initials="AG">
    <w:p w14:paraId="740DA1F9" w14:textId="7EF9EFC3" w:rsidR="00C75D8E" w:rsidRPr="0016529A" w:rsidRDefault="00C75D8E">
      <w:pPr>
        <w:pStyle w:val="Kommentarer"/>
        <w:rPr>
          <w:lang w:val="sv-SE"/>
        </w:rPr>
      </w:pPr>
      <w:r>
        <w:rPr>
          <w:rStyle w:val="Kommentarsreferens"/>
        </w:rPr>
        <w:annotationRef/>
      </w:r>
      <w:r w:rsidRPr="0016529A">
        <w:rPr>
          <w:rStyle w:val="Kommentarsreferens"/>
          <w:lang w:val="sv-SE"/>
        </w:rPr>
        <w:t>behöver vi så här fin noggrannhet, räcker det inte med en decimal</w:t>
      </w:r>
      <w:r>
        <w:rPr>
          <w:rStyle w:val="Kommentarsreferens"/>
          <w:lang w:val="sv-SE"/>
        </w:rPr>
        <w:t>? (eller inga?)</w:t>
      </w:r>
    </w:p>
  </w:comment>
  <w:comment w:id="214" w:author="Max Lindmark" w:date="2022-02-21T18:50:00Z" w:initials="MOU">
    <w:p w14:paraId="22911C9D" w14:textId="77777777" w:rsidR="00C75D8E" w:rsidRPr="00C75D8E" w:rsidRDefault="00C75D8E" w:rsidP="00C75D8E">
      <w:pPr>
        <w:rPr>
          <w:lang w:val="sv-SE"/>
        </w:rPr>
      </w:pPr>
      <w:r>
        <w:rPr>
          <w:rStyle w:val="Kommentarsreferens"/>
        </w:rPr>
        <w:annotationRef/>
      </w:r>
      <w:r w:rsidRPr="00C75D8E">
        <w:rPr>
          <w:sz w:val="20"/>
          <w:szCs w:val="20"/>
          <w:lang w:val="sv-SE"/>
        </w:rPr>
        <w:t xml:space="preserve">Räcker gott med en </w:t>
      </w:r>
    </w:p>
  </w:comment>
  <w:comment w:id="215" w:author="Anna Gårdmark" w:date="2022-04-07T21:29:00Z" w:initials="AG">
    <w:p w14:paraId="31B5A3A2" w14:textId="029D576C" w:rsidR="00CD50EA" w:rsidRPr="00CD50EA" w:rsidRDefault="00CD50EA">
      <w:pPr>
        <w:pStyle w:val="Kommentarer"/>
        <w:rPr>
          <w:lang w:val="sv-SE"/>
        </w:rPr>
      </w:pPr>
      <w:r>
        <w:rPr>
          <w:rStyle w:val="Kommentarsreferens"/>
        </w:rPr>
        <w:annotationRef/>
      </w:r>
      <w:proofErr w:type="gramStart"/>
      <w:r>
        <w:rPr>
          <w:rStyle w:val="Kommentarsreferens"/>
          <w:lang w:val="sv-SE"/>
        </w:rPr>
        <w:t>…and</w:t>
      </w:r>
      <w:proofErr w:type="gramEnd"/>
      <w:r>
        <w:rPr>
          <w:rStyle w:val="Kommentarsreferens"/>
          <w:lang w:val="sv-SE"/>
        </w:rPr>
        <w:t xml:space="preserve"> </w:t>
      </w:r>
      <w:proofErr w:type="spellStart"/>
      <w:r>
        <w:rPr>
          <w:rStyle w:val="Kommentarsreferens"/>
          <w:lang w:val="sv-SE"/>
        </w:rPr>
        <w:t>here</w:t>
      </w:r>
      <w:proofErr w:type="spellEnd"/>
    </w:p>
  </w:comment>
  <w:comment w:id="216" w:author="Anna Gårdmark" w:date="2022-04-07T21:29:00Z" w:initials="AG">
    <w:p w14:paraId="692F6E1F" w14:textId="3BBD7D0C" w:rsidR="00CD50EA" w:rsidRDefault="00CD50EA">
      <w:pPr>
        <w:pStyle w:val="Kommentarer"/>
      </w:pPr>
      <w:r>
        <w:rPr>
          <w:rStyle w:val="Kommentarsreferens"/>
        </w:rPr>
        <w:annotationRef/>
      </w:r>
      <w:r>
        <w:rPr>
          <w:rStyle w:val="Kommentarsreferens"/>
        </w:rPr>
        <w:t>…</w:t>
      </w:r>
      <w:proofErr w:type="spellStart"/>
      <w:r>
        <w:rPr>
          <w:rStyle w:val="Kommentarsreferens"/>
        </w:rPr>
        <w:t>och</w:t>
      </w:r>
      <w:proofErr w:type="spellEnd"/>
      <w:r>
        <w:rPr>
          <w:rStyle w:val="Kommentarsreferens"/>
        </w:rPr>
        <w:t xml:space="preserve"> </w:t>
      </w:r>
      <w:proofErr w:type="spellStart"/>
      <w:r>
        <w:rPr>
          <w:rStyle w:val="Kommentarsreferens"/>
        </w:rPr>
        <w:t>här</w:t>
      </w:r>
      <w:proofErr w:type="spellEnd"/>
    </w:p>
  </w:comment>
  <w:comment w:id="217" w:author="Max Lindmark" w:date="2022-02-21T18:49:00Z" w:initials="MOU">
    <w:p w14:paraId="2CD59B1A" w14:textId="34036E87" w:rsidR="00C75D8E" w:rsidRPr="00C75D8E" w:rsidRDefault="00C75D8E" w:rsidP="00C75D8E">
      <w:pPr>
        <w:rPr>
          <w:lang w:val="sv-SE"/>
        </w:rPr>
      </w:pPr>
      <w:r>
        <w:rPr>
          <w:rStyle w:val="Kommentarsreferens"/>
        </w:rPr>
        <w:annotationRef/>
      </w:r>
      <w:r w:rsidRPr="00C75D8E">
        <w:rPr>
          <w:sz w:val="20"/>
          <w:szCs w:val="20"/>
          <w:lang w:val="sv-SE"/>
        </w:rPr>
        <w:t>Föredrar nog att skriva såhär, att sannolikheten är hög för olika tillväxt än låg för lika tillväxt</w:t>
      </w:r>
    </w:p>
  </w:comment>
  <w:comment w:id="218" w:author="Anna Gårdmark" w:date="2022-04-07T21:30:00Z" w:initials="AG">
    <w:p w14:paraId="1ED7F339" w14:textId="58C95621" w:rsidR="00CD50EA" w:rsidRDefault="00CD50EA">
      <w:pPr>
        <w:pStyle w:val="Kommentarer"/>
      </w:pPr>
      <w:r>
        <w:rPr>
          <w:rStyle w:val="Kommentarsreferens"/>
        </w:rPr>
        <w:annotationRef/>
      </w:r>
      <w:proofErr w:type="spellStart"/>
      <w:proofErr w:type="gramStart"/>
      <w:r>
        <w:t>japp</w:t>
      </w:r>
      <w:proofErr w:type="spellEnd"/>
      <w:proofErr w:type="gramEnd"/>
      <w:r>
        <w:t xml:space="preserve"> </w:t>
      </w:r>
      <w:proofErr w:type="spellStart"/>
      <w:r>
        <w:t>bättre</w:t>
      </w:r>
      <w:proofErr w:type="spellEnd"/>
      <w:r>
        <w:t>!</w:t>
      </w:r>
    </w:p>
  </w:comment>
  <w:comment w:id="261" w:author="Anna Gårdmark" w:date="2022-02-10T09:45:00Z" w:initials="AG">
    <w:p w14:paraId="469AFDC8" w14:textId="19AC0B84" w:rsidR="00C75D8E" w:rsidRDefault="00C75D8E">
      <w:pPr>
        <w:pStyle w:val="Kommentarer"/>
      </w:pPr>
      <w:r>
        <w:rPr>
          <w:rStyle w:val="Kommentarsreferens"/>
        </w:rPr>
        <w:annotationRef/>
      </w:r>
      <w:proofErr w:type="gramStart"/>
      <w:r>
        <w:rPr>
          <w:rStyle w:val="Kommentarsreferens"/>
        </w:rPr>
        <w:t>ref</w:t>
      </w:r>
      <w:proofErr w:type="gramEnd"/>
      <w:r>
        <w:rPr>
          <w:rStyle w:val="Kommentarsreferens"/>
        </w:rPr>
        <w:t xml:space="preserve"> to a supplementary table would be good here</w:t>
      </w:r>
    </w:p>
  </w:comment>
  <w:comment w:id="262" w:author="Anna Gårdmark" w:date="2022-02-10T09:43:00Z" w:initials="AG">
    <w:p w14:paraId="3BDEEAFF" w14:textId="162AE9E0" w:rsidR="00C75D8E" w:rsidRPr="00C70D21" w:rsidRDefault="00C75D8E">
      <w:pPr>
        <w:pStyle w:val="Kommentarer"/>
      </w:pPr>
      <w:r>
        <w:rPr>
          <w:rStyle w:val="Kommentarsreferens"/>
        </w:rPr>
        <w:annotationRef/>
      </w:r>
      <w:proofErr w:type="gramStart"/>
      <w:r w:rsidRPr="00C70D21">
        <w:rPr>
          <w:rStyle w:val="Kommentarsreferens"/>
        </w:rPr>
        <w:t>or</w:t>
      </w:r>
      <w:proofErr w:type="gramEnd"/>
      <w:r w:rsidRPr="00C70D21">
        <w:rPr>
          <w:rStyle w:val="Kommentarsreferens"/>
        </w:rPr>
        <w:t xml:space="preserve">? </w:t>
      </w:r>
      <w:proofErr w:type="gramStart"/>
      <w:r w:rsidRPr="00C70D21">
        <w:rPr>
          <w:rStyle w:val="Kommentarsreferens"/>
        </w:rPr>
        <w:t>else</w:t>
      </w:r>
      <w:proofErr w:type="gramEnd"/>
      <w:r w:rsidRPr="00C70D21">
        <w:rPr>
          <w:rStyle w:val="Kommentarsreferens"/>
        </w:rPr>
        <w:t xml:space="preserve"> I don’t get what beta1 and beta0 refers to</w:t>
      </w:r>
      <w:r>
        <w:rPr>
          <w:rStyle w:val="Kommentarsreferens"/>
        </w:rPr>
        <w:t>?</w:t>
      </w:r>
    </w:p>
  </w:comment>
  <w:comment w:id="263" w:author="Max Lindmark" w:date="2021-10-22T12:07:00Z" w:initials="">
    <w:p w14:paraId="000000A9"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Hade gärna fått in hur tillväxtökningen som TSR innebär ofta överskuggas </w:t>
      </w:r>
      <w:proofErr w:type="spellStart"/>
      <w:r w:rsidRPr="001B1A85">
        <w:rPr>
          <w:rFonts w:ascii="Arial" w:eastAsia="Arial" w:hAnsi="Arial" w:cs="Arial"/>
          <w:color w:val="000000"/>
          <w:sz w:val="22"/>
          <w:szCs w:val="22"/>
          <w:lang w:val="sv-SE"/>
        </w:rPr>
        <w:t>pga</w:t>
      </w:r>
      <w:proofErr w:type="spellEnd"/>
      <w:r w:rsidRPr="001B1A85">
        <w:rPr>
          <w:rFonts w:ascii="Arial" w:eastAsia="Arial" w:hAnsi="Arial" w:cs="Arial"/>
          <w:color w:val="000000"/>
          <w:sz w:val="22"/>
          <w:szCs w:val="22"/>
          <w:lang w:val="sv-SE"/>
        </w:rPr>
        <w:t xml:space="preserve"> focus på </w:t>
      </w:r>
      <w:proofErr w:type="spellStart"/>
      <w:r w:rsidRPr="001B1A85">
        <w:rPr>
          <w:rFonts w:ascii="Arial" w:eastAsia="Arial" w:hAnsi="Arial" w:cs="Arial"/>
          <w:color w:val="000000"/>
          <w:sz w:val="22"/>
          <w:szCs w:val="22"/>
          <w:lang w:val="sv-SE"/>
        </w:rPr>
        <w:t>shrinking</w:t>
      </w:r>
      <w:proofErr w:type="spellEnd"/>
      <w:r w:rsidRPr="001B1A85">
        <w:rPr>
          <w:rFonts w:ascii="Arial" w:eastAsia="Arial" w:hAnsi="Arial" w:cs="Arial"/>
          <w:color w:val="000000"/>
          <w:sz w:val="22"/>
          <w:szCs w:val="22"/>
          <w:lang w:val="sv-SE"/>
        </w:rPr>
        <w:t xml:space="preserve">. </w:t>
      </w:r>
    </w:p>
    <w:p w14:paraId="000000AA"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p>
    <w:p w14:paraId="000000AB"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Samt att TSR-bevis är rätt ovanliga på större organismer i naturliga miljöer (mycket mer studier och teori på mindre organismer)</w:t>
      </w:r>
    </w:p>
  </w:comment>
  <w:comment w:id="264" w:author="Max Lindmark" w:date="2021-10-19T11:54:00Z" w:initials="">
    <w:p w14:paraId="000000A4"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Två paragrafer </w:t>
      </w:r>
      <w:proofErr w:type="spellStart"/>
      <w:r w:rsidRPr="001B1A85">
        <w:rPr>
          <w:rFonts w:ascii="Arial" w:eastAsia="Arial" w:hAnsi="Arial" w:cs="Arial"/>
          <w:color w:val="000000"/>
          <w:sz w:val="22"/>
          <w:szCs w:val="22"/>
          <w:lang w:val="sv-SE"/>
        </w:rPr>
        <w:t>discussion</w:t>
      </w:r>
      <w:proofErr w:type="spellEnd"/>
      <w:r w:rsidRPr="001B1A85">
        <w:rPr>
          <w:rFonts w:ascii="Arial" w:eastAsia="Arial" w:hAnsi="Arial" w:cs="Arial"/>
          <w:color w:val="000000"/>
          <w:sz w:val="22"/>
          <w:szCs w:val="22"/>
          <w:lang w:val="sv-SE"/>
        </w:rPr>
        <w:t xml:space="preserve"> lämnar ju mycket osagt… Just nu väldigt lite om mortalitet!</w:t>
      </w:r>
    </w:p>
  </w:comment>
  <w:comment w:id="265" w:author="Max Lindmark" w:date="2021-08-10T10:36:00Z" w:initials="">
    <w:p w14:paraId="000000B0"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proofErr w:type="gramStart"/>
      <w:r>
        <w:rPr>
          <w:rFonts w:ascii="Arial" w:eastAsia="Arial" w:hAnsi="Arial" w:cs="Arial"/>
          <w:color w:val="000000"/>
          <w:sz w:val="22"/>
          <w:szCs w:val="22"/>
        </w:rPr>
        <w:t>and</w:t>
      </w:r>
      <w:proofErr w:type="gramEnd"/>
      <w:r>
        <w:rPr>
          <w:rFonts w:ascii="Arial" w:eastAsia="Arial" w:hAnsi="Arial" w:cs="Arial"/>
          <w:color w:val="000000"/>
          <w:sz w:val="22"/>
          <w:szCs w:val="22"/>
        </w:rPr>
        <w:t xml:space="preserve"> one or two short paragraphs of discussion (headed 'Discussion').</w:t>
      </w:r>
    </w:p>
  </w:comment>
  <w:comment w:id="266" w:author="Anna Gårdmark" w:date="2022-04-07T21:32:00Z" w:initials="AG">
    <w:p w14:paraId="48C024DB" w14:textId="5DBFACE7" w:rsidR="00CD50EA" w:rsidRPr="00CD50EA" w:rsidRDefault="00CD50EA">
      <w:pPr>
        <w:pStyle w:val="Kommentarer"/>
        <w:rPr>
          <w:lang w:val="sv-SE"/>
        </w:rPr>
      </w:pPr>
      <w:r>
        <w:rPr>
          <w:rStyle w:val="Kommentarsreferens"/>
        </w:rPr>
        <w:annotationRef/>
      </w:r>
      <w:proofErr w:type="gramStart"/>
      <w:r w:rsidRPr="00CD50EA">
        <w:rPr>
          <w:rStyle w:val="Kommentarsreferens"/>
          <w:lang w:val="sv-SE"/>
        </w:rPr>
        <w:t>brukar man inte saga ‘</w:t>
      </w:r>
      <w:proofErr w:type="spellStart"/>
      <w:r w:rsidRPr="00CD50EA">
        <w:rPr>
          <w:rStyle w:val="Kommentarsreferens"/>
          <w:lang w:val="sv-SE"/>
        </w:rPr>
        <w:t>unexploited</w:t>
      </w:r>
      <w:proofErr w:type="spellEnd"/>
      <w:r w:rsidRPr="00CD50EA">
        <w:rPr>
          <w:rStyle w:val="Kommentarsreferens"/>
          <w:lang w:val="sv-SE"/>
        </w:rPr>
        <w:t>’</w:t>
      </w:r>
      <w:proofErr w:type="gramEnd"/>
      <w:r w:rsidRPr="00CD50EA">
        <w:rPr>
          <w:rStyle w:val="Kommentarsreferens"/>
          <w:lang w:val="sv-SE"/>
        </w:rPr>
        <w:t>?</w:t>
      </w:r>
    </w:p>
  </w:comment>
  <w:comment w:id="267" w:author="Anna Gårdmark" w:date="2022-04-07T21:33:00Z" w:initials="AG">
    <w:p w14:paraId="552D7B57" w14:textId="5520D146" w:rsidR="00CD50EA" w:rsidRPr="00CD50EA" w:rsidRDefault="00CD50EA">
      <w:pPr>
        <w:pStyle w:val="Kommentarer"/>
        <w:rPr>
          <w:lang w:val="sv-SE"/>
        </w:rPr>
      </w:pPr>
      <w:r>
        <w:rPr>
          <w:rStyle w:val="Kommentarsreferens"/>
        </w:rPr>
        <w:annotationRef/>
      </w:r>
      <w:r w:rsidRPr="00CD50EA">
        <w:rPr>
          <w:rStyle w:val="Kommentarsreferens"/>
          <w:lang w:val="sv-SE"/>
        </w:rPr>
        <w:t xml:space="preserve">den här delen av meningen behöver </w:t>
      </w:r>
      <w:proofErr w:type="spellStart"/>
      <w:r w:rsidRPr="00CD50EA">
        <w:rPr>
          <w:rStyle w:val="Kommentarsreferens"/>
          <w:lang w:val="sv-SE"/>
        </w:rPr>
        <w:t>refs</w:t>
      </w:r>
      <w:proofErr w:type="spellEnd"/>
    </w:p>
  </w:comment>
  <w:comment w:id="269" w:author="Max Lindmark" w:date="2022-02-21T18:55:00Z" w:initials="MOU">
    <w:p w14:paraId="1CCEC445" w14:textId="77777777" w:rsidR="00C75D8E" w:rsidRDefault="00C75D8E" w:rsidP="00C75D8E">
      <w:r>
        <w:rPr>
          <w:rStyle w:val="Kommentarsreferens"/>
        </w:rPr>
        <w:annotationRef/>
      </w:r>
      <w:proofErr w:type="spellStart"/>
      <w:proofErr w:type="gramStart"/>
      <w:r>
        <w:rPr>
          <w:sz w:val="20"/>
          <w:szCs w:val="20"/>
        </w:rPr>
        <w:t>gillar</w:t>
      </w:r>
      <w:proofErr w:type="spellEnd"/>
      <w:proofErr w:type="gramEnd"/>
      <w:r>
        <w:rPr>
          <w:sz w:val="20"/>
          <w:szCs w:val="20"/>
        </w:rPr>
        <w:t xml:space="preserve"> </w:t>
      </w:r>
      <w:proofErr w:type="spellStart"/>
      <w:r>
        <w:rPr>
          <w:sz w:val="20"/>
          <w:szCs w:val="20"/>
        </w:rPr>
        <w:t>dessa</w:t>
      </w:r>
      <w:proofErr w:type="spellEnd"/>
      <w:r>
        <w:rPr>
          <w:sz w:val="20"/>
          <w:szCs w:val="20"/>
        </w:rPr>
        <w:t xml:space="preserve"> edits!</w:t>
      </w:r>
    </w:p>
  </w:comment>
  <w:comment w:id="270" w:author="Anna Gårdmark" w:date="2022-02-10T10:06:00Z" w:initials="AG">
    <w:p w14:paraId="027FD61E" w14:textId="434C5A1E" w:rsidR="00C75D8E" w:rsidRDefault="00C75D8E">
      <w:pPr>
        <w:pStyle w:val="Kommentarer"/>
      </w:pPr>
      <w:r>
        <w:rPr>
          <w:rStyle w:val="Kommentarsreferens"/>
        </w:rPr>
        <w:annotationRef/>
      </w:r>
      <w:proofErr w:type="gramStart"/>
      <w:r>
        <w:rPr>
          <w:rStyle w:val="Kommentarsreferens"/>
        </w:rPr>
        <w:t>refs</w:t>
      </w:r>
      <w:proofErr w:type="gramEnd"/>
      <w:r>
        <w:rPr>
          <w:rStyle w:val="Kommentarsreferens"/>
        </w:rPr>
        <w:t xml:space="preserve"> needed here on other studies in natural systems</w:t>
      </w:r>
    </w:p>
  </w:comment>
  <w:comment w:id="271" w:author="Max Lindmark" w:date="2022-02-21T19:13:00Z" w:initials="MOU">
    <w:p w14:paraId="397B9E89" w14:textId="77777777" w:rsidR="00C75D8E" w:rsidRDefault="00C75D8E" w:rsidP="00C75D8E">
      <w:r>
        <w:rPr>
          <w:rStyle w:val="Kommentarsreferens"/>
        </w:rPr>
        <w:annotationRef/>
      </w:r>
      <w:proofErr w:type="spellStart"/>
      <w:r>
        <w:rPr>
          <w:sz w:val="20"/>
          <w:szCs w:val="20"/>
        </w:rPr>
        <w:t>Funkar</w:t>
      </w:r>
      <w:proofErr w:type="spellEnd"/>
      <w:r>
        <w:rPr>
          <w:sz w:val="20"/>
          <w:szCs w:val="20"/>
        </w:rPr>
        <w:t xml:space="preserve"> </w:t>
      </w:r>
      <w:proofErr w:type="spellStart"/>
      <w:r>
        <w:rPr>
          <w:sz w:val="20"/>
          <w:szCs w:val="20"/>
        </w:rPr>
        <w:t>detta</w:t>
      </w:r>
      <w:proofErr w:type="spellEnd"/>
      <w:r>
        <w:rPr>
          <w:sz w:val="20"/>
          <w:szCs w:val="20"/>
        </w:rPr>
        <w:t>?</w:t>
      </w:r>
    </w:p>
  </w:comment>
  <w:comment w:id="298" w:author="Anna Gårdmark" w:date="2022-04-07T21:34:00Z" w:initials="AG">
    <w:p w14:paraId="6709477D" w14:textId="170BD38E" w:rsidR="00CD50EA" w:rsidRPr="00CD50EA" w:rsidRDefault="00CD50EA">
      <w:pPr>
        <w:pStyle w:val="Kommentarer"/>
        <w:rPr>
          <w:lang w:val="sv-SE"/>
        </w:rPr>
      </w:pPr>
      <w:r>
        <w:rPr>
          <w:rStyle w:val="Kommentarsreferens"/>
        </w:rPr>
        <w:annotationRef/>
      </w:r>
      <w:r w:rsidRPr="00CD50EA">
        <w:rPr>
          <w:rStyle w:val="Kommentarsreferens"/>
          <w:lang w:val="sv-SE"/>
        </w:rPr>
        <w:t xml:space="preserve">talar inte detta för att det </w:t>
      </w:r>
      <w:r>
        <w:rPr>
          <w:rStyle w:val="Kommentarsreferens"/>
          <w:lang w:val="sv-SE"/>
        </w:rPr>
        <w:t>är ökad födotillgång i BT (</w:t>
      </w:r>
      <w:proofErr w:type="spellStart"/>
      <w:r>
        <w:rPr>
          <w:rStyle w:val="Kommentarsreferens"/>
          <w:lang w:val="sv-SE"/>
        </w:rPr>
        <w:t>ev</w:t>
      </w:r>
      <w:proofErr w:type="spellEnd"/>
      <w:r>
        <w:rPr>
          <w:rStyle w:val="Kommentarsreferens"/>
          <w:lang w:val="sv-SE"/>
        </w:rPr>
        <w:t xml:space="preserve"> </w:t>
      </w:r>
      <w:proofErr w:type="spellStart"/>
      <w:r>
        <w:rPr>
          <w:rStyle w:val="Kommentarsreferens"/>
          <w:lang w:val="sv-SE"/>
        </w:rPr>
        <w:t>pga</w:t>
      </w:r>
      <w:proofErr w:type="spellEnd"/>
      <w:r>
        <w:rPr>
          <w:rStyle w:val="Kommentarsreferens"/>
          <w:lang w:val="sv-SE"/>
        </w:rPr>
        <w:t xml:space="preserve"> uppvärmning)?</w:t>
      </w:r>
    </w:p>
  </w:comment>
  <w:comment w:id="305" w:author="Anna Gårdmark" w:date="2022-02-10T10:28:00Z" w:initials="AG">
    <w:p w14:paraId="504F5AA2" w14:textId="16F386BE" w:rsidR="00C75D8E" w:rsidRDefault="00C75D8E">
      <w:pPr>
        <w:pStyle w:val="Kommentarer"/>
      </w:pPr>
      <w:r>
        <w:rPr>
          <w:rStyle w:val="Kommentarsreferens"/>
        </w:rPr>
        <w:annotationRef/>
      </w:r>
      <w:proofErr w:type="gramStart"/>
      <w:r>
        <w:rPr>
          <w:rStyle w:val="Kommentarsreferens"/>
        </w:rPr>
        <w:t>we</w:t>
      </w:r>
      <w:proofErr w:type="gramEnd"/>
      <w:r>
        <w:rPr>
          <w:rStyle w:val="Kommentarsreferens"/>
        </w:rPr>
        <w:t xml:space="preserve"> need to say something of what could have caused this; it is likely that heating at the ecosystem scale results in different responses than pure direct effects of warming on individual organisms, in that warming could increase both physiological rates and food productivity.</w:t>
      </w:r>
    </w:p>
  </w:comment>
  <w:comment w:id="306" w:author="Max Lindmark" w:date="2022-02-21T19:22:00Z" w:initials="MOU">
    <w:p w14:paraId="1CE6B7E7" w14:textId="77777777" w:rsidR="00C75D8E" w:rsidRPr="00C75D8E" w:rsidRDefault="00C75D8E" w:rsidP="00C75D8E">
      <w:pPr>
        <w:rPr>
          <w:lang w:val="sv-SE"/>
        </w:rPr>
      </w:pPr>
      <w:r>
        <w:rPr>
          <w:rStyle w:val="Kommentarsreferens"/>
        </w:rPr>
        <w:annotationRef/>
      </w:r>
      <w:proofErr w:type="gramStart"/>
      <w:r w:rsidRPr="00C75D8E">
        <w:rPr>
          <w:sz w:val="20"/>
          <w:szCs w:val="20"/>
          <w:lang w:val="sv-SE"/>
        </w:rPr>
        <w:t xml:space="preserve">tycker dina </w:t>
      </w:r>
      <w:proofErr w:type="spellStart"/>
      <w:r w:rsidRPr="00C75D8E">
        <w:rPr>
          <w:sz w:val="20"/>
          <w:szCs w:val="20"/>
          <w:lang w:val="sv-SE"/>
        </w:rPr>
        <w:t>edits</w:t>
      </w:r>
      <w:proofErr w:type="spellEnd"/>
      <w:r w:rsidRPr="00C75D8E">
        <w:rPr>
          <w:sz w:val="20"/>
          <w:szCs w:val="20"/>
          <w:lang w:val="sv-SE"/>
        </w:rPr>
        <w:t xml:space="preserve"> blev bra! förkortade sista meningen bara</w:t>
      </w:r>
      <w:proofErr w:type="gramEnd"/>
    </w:p>
  </w:comment>
  <w:comment w:id="312" w:author="Anna Gårdmark" w:date="2022-04-07T21:35:00Z" w:initials="AG">
    <w:p w14:paraId="7EC80A7B" w14:textId="157276AF" w:rsidR="00E40B76" w:rsidRPr="00E40B76" w:rsidRDefault="00E40B76">
      <w:pPr>
        <w:pStyle w:val="Kommentarer"/>
        <w:rPr>
          <w:lang w:val="sv-SE"/>
        </w:rPr>
      </w:pPr>
      <w:r>
        <w:rPr>
          <w:rStyle w:val="Kommentarsreferens"/>
        </w:rPr>
        <w:annotationRef/>
      </w:r>
      <w:r w:rsidRPr="00E40B76">
        <w:rPr>
          <w:rStyle w:val="Kommentarsreferens"/>
          <w:lang w:val="sv-SE"/>
        </w:rPr>
        <w:t>ah, bra, här kom det visst</w:t>
      </w:r>
    </w:p>
  </w:comment>
  <w:comment w:id="316" w:author="Anna Gårdmark" w:date="2022-02-10T10:57:00Z" w:initials="AG">
    <w:p w14:paraId="38DEBF48" w14:textId="5A29D9F4" w:rsidR="00C75D8E" w:rsidRDefault="00C75D8E">
      <w:pPr>
        <w:pStyle w:val="Kommentarer"/>
        <w:rPr>
          <w:rStyle w:val="Kommentarsreferens"/>
          <w:lang w:val="sv-SE"/>
        </w:rPr>
      </w:pPr>
      <w:r>
        <w:rPr>
          <w:rStyle w:val="Kommentarsreferens"/>
        </w:rPr>
        <w:annotationRef/>
      </w:r>
      <w:r w:rsidRPr="00E0077A">
        <w:rPr>
          <w:rStyle w:val="Kommentarsreferens"/>
          <w:lang w:val="sv-SE"/>
        </w:rPr>
        <w:t xml:space="preserve">det här stycket är så kort så här finns utrymme att expandera diskussionen </w:t>
      </w:r>
      <w:r>
        <w:rPr>
          <w:rStyle w:val="Kommentarsreferens"/>
          <w:lang w:val="sv-SE"/>
        </w:rPr>
        <w:t xml:space="preserve">(när vi nu är så långt från </w:t>
      </w:r>
      <w:proofErr w:type="spellStart"/>
      <w:r>
        <w:rPr>
          <w:rStyle w:val="Kommentarsreferens"/>
          <w:lang w:val="sv-SE"/>
        </w:rPr>
        <w:t>word</w:t>
      </w:r>
      <w:proofErr w:type="spellEnd"/>
      <w:r>
        <w:rPr>
          <w:rStyle w:val="Kommentarsreferens"/>
          <w:lang w:val="sv-SE"/>
        </w:rPr>
        <w:t xml:space="preserve"> limit) </w:t>
      </w:r>
    </w:p>
    <w:p w14:paraId="710E9747" w14:textId="57CE76FA" w:rsidR="00C75D8E" w:rsidRPr="00C75D8E" w:rsidRDefault="00C75D8E">
      <w:pPr>
        <w:pStyle w:val="Kommentarer"/>
        <w:rPr>
          <w:rStyle w:val="Kommentarsreferens"/>
          <w:lang w:val="sv-SE"/>
        </w:rPr>
      </w:pPr>
    </w:p>
    <w:p w14:paraId="26B73C26" w14:textId="27718FA5" w:rsidR="00C75D8E" w:rsidRPr="00FF7C0E" w:rsidRDefault="00C75D8E">
      <w:pPr>
        <w:pStyle w:val="Kommentarer"/>
        <w:rPr>
          <w:rStyle w:val="Kommentarsreferens"/>
          <w:lang w:val="sv-SE"/>
        </w:rPr>
      </w:pPr>
      <w:r w:rsidRPr="00FF7C0E">
        <w:rPr>
          <w:rStyle w:val="Kommentarsreferens"/>
          <w:lang w:val="sv-SE"/>
        </w:rPr>
        <w:t xml:space="preserve">Tänker att vi borde diskutera </w:t>
      </w:r>
      <w:r>
        <w:rPr>
          <w:rStyle w:val="Kommentarsreferens"/>
          <w:lang w:val="sv-SE"/>
        </w:rPr>
        <w:t>uppvärmningseffekter på mortalitet, t ex utifrån</w:t>
      </w:r>
    </w:p>
    <w:p w14:paraId="249FF395" w14:textId="39D9BC03" w:rsidR="00C75D8E" w:rsidRDefault="00C75D8E">
      <w:pPr>
        <w:pStyle w:val="Kommentarer"/>
        <w:rPr>
          <w:rStyle w:val="Kommentarsreferens"/>
        </w:rPr>
      </w:pPr>
      <w:r w:rsidRPr="00FF7C0E">
        <w:rPr>
          <w:rStyle w:val="Kommentarsreferens"/>
        </w:rPr>
        <w:t xml:space="preserve">Rodgers et al 18: </w:t>
      </w:r>
      <w:hyperlink r:id="rId1" w:history="1">
        <w:r w:rsidRPr="00AE0E28">
          <w:rPr>
            <w:rStyle w:val="Hyperlnk"/>
            <w:sz w:val="16"/>
            <w:szCs w:val="16"/>
          </w:rPr>
          <w:t>https://link.springer.com/content/pdf/10.1007/s00227-018-3333-z.pdf</w:t>
        </w:r>
      </w:hyperlink>
    </w:p>
    <w:p w14:paraId="687E8FD2" w14:textId="2BEB1548" w:rsidR="00C75D8E" w:rsidRPr="00C75D8E" w:rsidRDefault="00C75D8E">
      <w:pPr>
        <w:pStyle w:val="Kommentarer"/>
        <w:rPr>
          <w:lang w:val="sv-SE"/>
        </w:rPr>
      </w:pPr>
      <w:proofErr w:type="spellStart"/>
      <w:r w:rsidRPr="00C75D8E">
        <w:rPr>
          <w:lang w:val="sv-SE"/>
        </w:rPr>
        <w:t>Biro</w:t>
      </w:r>
      <w:proofErr w:type="spellEnd"/>
      <w:r w:rsidRPr="00C75D8E">
        <w:rPr>
          <w:lang w:val="sv-SE"/>
        </w:rPr>
        <w:t xml:space="preserve"> et al 07: </w:t>
      </w:r>
      <w:hyperlink r:id="rId2" w:history="1">
        <w:r w:rsidRPr="00C75D8E">
          <w:rPr>
            <w:rStyle w:val="Hyperlnk"/>
            <w:lang w:val="sv-SE"/>
          </w:rPr>
          <w:t>https://www.pnas.org/content/pnas/104/23/9715.full.pdf</w:t>
        </w:r>
      </w:hyperlink>
    </w:p>
    <w:p w14:paraId="749C3183" w14:textId="4F5294D4" w:rsidR="00C75D8E" w:rsidRPr="00C75D8E" w:rsidRDefault="00C75D8E">
      <w:pPr>
        <w:pStyle w:val="Kommentarer"/>
        <w:rPr>
          <w:lang w:val="sv-SE"/>
        </w:rPr>
      </w:pPr>
      <w:r w:rsidRPr="00C75D8E">
        <w:rPr>
          <w:lang w:val="sv-SE"/>
        </w:rPr>
        <w:t>Pershing et al 15:</w:t>
      </w:r>
    </w:p>
    <w:p w14:paraId="0C0CE885" w14:textId="19AD92EA" w:rsidR="00C75D8E" w:rsidRPr="00C75D8E" w:rsidRDefault="00C75D8E">
      <w:pPr>
        <w:pStyle w:val="Kommentarer"/>
        <w:rPr>
          <w:lang w:val="sv-SE"/>
        </w:rPr>
      </w:pPr>
      <w:hyperlink r:id="rId3" w:history="1">
        <w:r w:rsidRPr="00C75D8E">
          <w:rPr>
            <w:rStyle w:val="Hyperlnk"/>
            <w:lang w:val="sv-SE"/>
          </w:rPr>
          <w:t>https://www.science.org/doi/pdf/10.1126/science.aac9819</w:t>
        </w:r>
      </w:hyperlink>
    </w:p>
    <w:p w14:paraId="2139E1EA" w14:textId="77777777" w:rsidR="00C75D8E" w:rsidRPr="00C75D8E" w:rsidRDefault="00C75D8E">
      <w:pPr>
        <w:pStyle w:val="Kommentarer"/>
        <w:rPr>
          <w:lang w:val="sv-SE"/>
        </w:rPr>
      </w:pPr>
    </w:p>
    <w:p w14:paraId="3D0D09DD" w14:textId="77777777" w:rsidR="00C75D8E" w:rsidRDefault="00C75D8E">
      <w:pPr>
        <w:pStyle w:val="Kommentarer"/>
        <w:rPr>
          <w:lang w:val="sv-SE"/>
        </w:rPr>
      </w:pPr>
      <w:r w:rsidRPr="00CA2A92">
        <w:rPr>
          <w:lang w:val="sv-SE"/>
        </w:rPr>
        <w:t>Innan jag ger mig på att skriva ett helt annat slutstycke än det du har nu kanske vi skall diskutera det, så att vi är överens om vad det skall innehålla</w:t>
      </w:r>
      <w:r>
        <w:rPr>
          <w:lang w:val="sv-SE"/>
        </w:rPr>
        <w:t xml:space="preserve">?  </w:t>
      </w:r>
    </w:p>
    <w:p w14:paraId="1EA7022B" w14:textId="384032EF" w:rsidR="00C75D8E" w:rsidRPr="00CA2A92" w:rsidRDefault="00C75D8E">
      <w:pPr>
        <w:pStyle w:val="Kommentarer"/>
        <w:rPr>
          <w:lang w:val="sv-SE"/>
        </w:rPr>
      </w:pPr>
      <w:r>
        <w:rPr>
          <w:lang w:val="sv-SE"/>
        </w:rPr>
        <w:t xml:space="preserve">(Jag tänker mig att man börjar med mortalitetseffekter av uppvärmning, och vad de skulle kunna bero på, för att sedan peka på vikten av att studera mortalitet &amp; tillväxt samtidigt för att se sluteffekten på storleksfördelningar (vilket är viktigt för </w:t>
      </w:r>
      <w:proofErr w:type="gramStart"/>
      <w:r>
        <w:rPr>
          <w:lang w:val="sv-SE"/>
        </w:rPr>
        <w:t>…</w:t>
      </w:r>
      <w:proofErr w:type="spellStart"/>
      <w:r>
        <w:rPr>
          <w:lang w:val="sv-SE"/>
        </w:rPr>
        <w:t>etc</w:t>
      </w:r>
      <w:proofErr w:type="spellEnd"/>
      <w:proofErr w:type="gramEnd"/>
      <w:r>
        <w:rPr>
          <w:lang w:val="sv-SE"/>
        </w:rPr>
        <w:t>).)</w:t>
      </w:r>
    </w:p>
  </w:comment>
  <w:comment w:id="317" w:author="Max Lindmark" w:date="2022-02-21T19:24:00Z" w:initials="MOU">
    <w:p w14:paraId="756D2A0D" w14:textId="77777777" w:rsidR="00C75D8E" w:rsidRDefault="00C75D8E" w:rsidP="00C75D8E">
      <w:r>
        <w:rPr>
          <w:rStyle w:val="Kommentarsreferens"/>
        </w:rPr>
        <w:annotationRef/>
      </w:r>
      <w:r w:rsidRPr="00C75D8E">
        <w:rPr>
          <w:sz w:val="20"/>
          <w:szCs w:val="20"/>
          <w:lang w:val="sv-SE"/>
        </w:rPr>
        <w:t xml:space="preserve">Jättebra, du får gärna göra det! Och bra </w:t>
      </w:r>
      <w:proofErr w:type="spellStart"/>
      <w:r w:rsidRPr="00C75D8E">
        <w:rPr>
          <w:sz w:val="20"/>
          <w:szCs w:val="20"/>
          <w:lang w:val="sv-SE"/>
        </w:rPr>
        <w:t>reffar</w:t>
      </w:r>
      <w:proofErr w:type="spellEnd"/>
      <w:r w:rsidRPr="00C75D8E">
        <w:rPr>
          <w:sz w:val="20"/>
          <w:szCs w:val="20"/>
          <w:lang w:val="sv-SE"/>
        </w:rPr>
        <w:t xml:space="preserve"> också, har inte läst någon av dem faktiskt… Men om du skriver om, kan vi behålla första meningen? </w:t>
      </w:r>
      <w:proofErr w:type="spellStart"/>
      <w:r>
        <w:rPr>
          <w:sz w:val="20"/>
          <w:szCs w:val="20"/>
        </w:rPr>
        <w:t>Blev</w:t>
      </w:r>
      <w:proofErr w:type="spellEnd"/>
      <w:r>
        <w:rPr>
          <w:sz w:val="20"/>
          <w:szCs w:val="20"/>
        </w:rPr>
        <w:t xml:space="preserve"> </w:t>
      </w:r>
      <w:proofErr w:type="spellStart"/>
      <w:r>
        <w:rPr>
          <w:sz w:val="20"/>
          <w:szCs w:val="20"/>
        </w:rPr>
        <w:t>så</w:t>
      </w:r>
      <w:proofErr w:type="spellEnd"/>
      <w:r>
        <w:rPr>
          <w:sz w:val="20"/>
          <w:szCs w:val="20"/>
        </w:rPr>
        <w:t xml:space="preserve"> </w:t>
      </w:r>
      <w:proofErr w:type="spellStart"/>
      <w:r>
        <w:rPr>
          <w:sz w:val="20"/>
          <w:szCs w:val="20"/>
        </w:rPr>
        <w:t>nöjd</w:t>
      </w:r>
      <w:proofErr w:type="spellEnd"/>
      <w:r>
        <w:rPr>
          <w:sz w:val="20"/>
          <w:szCs w:val="20"/>
        </w:rPr>
        <w:t xml:space="preserve"> med den! </w:t>
      </w:r>
    </w:p>
  </w:comment>
  <w:comment w:id="318" w:author="Anna Gårdmark" w:date="2022-04-07T21:39:00Z" w:initials="AG">
    <w:p w14:paraId="08784E35" w14:textId="3330BC2B" w:rsidR="00E40B76" w:rsidRPr="00E40B76" w:rsidRDefault="00E40B76">
      <w:pPr>
        <w:pStyle w:val="Kommentarer"/>
        <w:rPr>
          <w:lang w:val="sv-SE"/>
        </w:rPr>
      </w:pPr>
      <w:r>
        <w:rPr>
          <w:rStyle w:val="Kommentarsreferens"/>
        </w:rPr>
        <w:annotationRef/>
      </w:r>
      <w:r w:rsidRPr="00E40B76">
        <w:rPr>
          <w:lang w:val="sv-SE"/>
        </w:rPr>
        <w:t>japp, den är bra. F</w:t>
      </w:r>
      <w:r>
        <w:rPr>
          <w:lang w:val="sv-SE"/>
        </w:rPr>
        <w:t>rågan är bara om den skall vara först i stycket? Om vi börjar med uppvärmningseffekter på mortalitet, och vad de kan bero på och sedan går över till övriga delar jag föreslog, så passar ju den här meningen bättre längre in i stycket. Men det kan vi diskutera imorgon!</w:t>
      </w:r>
    </w:p>
  </w:comment>
  <w:comment w:id="331" w:author="Anna Gårdmark" w:date="2022-02-10T10:11:00Z" w:initials="AG">
    <w:p w14:paraId="29A3FF60" w14:textId="77F33825" w:rsidR="00C75D8E" w:rsidRPr="00E40B76" w:rsidRDefault="00C75D8E">
      <w:pPr>
        <w:pStyle w:val="Kommentarer"/>
        <w:rPr>
          <w:lang w:val="sv-SE"/>
        </w:rPr>
      </w:pPr>
      <w:r>
        <w:rPr>
          <w:rStyle w:val="Kommentarsreferens"/>
        </w:rPr>
        <w:annotationRef/>
      </w:r>
      <w:proofErr w:type="spellStart"/>
      <w:r w:rsidRPr="00E40B76">
        <w:rPr>
          <w:rStyle w:val="Kommentarsreferens"/>
          <w:lang w:val="sv-SE"/>
        </w:rPr>
        <w:t>refs</w:t>
      </w:r>
      <w:proofErr w:type="spellEnd"/>
      <w:r w:rsidRPr="00E40B76">
        <w:rPr>
          <w:rStyle w:val="Kommentarsreferens"/>
          <w:lang w:val="sv-SE"/>
        </w:rPr>
        <w:t xml:space="preserve"> </w:t>
      </w:r>
      <w:proofErr w:type="spellStart"/>
      <w:r w:rsidRPr="00E40B76">
        <w:rPr>
          <w:rStyle w:val="Kommentarsreferens"/>
          <w:lang w:val="sv-SE"/>
        </w:rPr>
        <w:t>needed</w:t>
      </w:r>
      <w:proofErr w:type="spellEnd"/>
      <w:r w:rsidRPr="00E40B76">
        <w:rPr>
          <w:rStyle w:val="Kommentarsreferens"/>
          <w:lang w:val="sv-SE"/>
        </w:rPr>
        <w:t xml:space="preserve"> </w:t>
      </w:r>
      <w:proofErr w:type="spellStart"/>
      <w:r w:rsidRPr="00E40B76">
        <w:rPr>
          <w:rStyle w:val="Kommentarsreferens"/>
          <w:lang w:val="sv-SE"/>
        </w:rPr>
        <w:t>here</w:t>
      </w:r>
      <w:proofErr w:type="spellEnd"/>
    </w:p>
  </w:comment>
  <w:comment w:id="332" w:author="Anna Gårdmark" w:date="2022-02-10T10:55:00Z" w:initials="AG">
    <w:p w14:paraId="76FDD139" w14:textId="4391510A" w:rsidR="00C75D8E" w:rsidRDefault="00C75D8E">
      <w:pPr>
        <w:pStyle w:val="Kommentarer"/>
      </w:pPr>
      <w:r>
        <w:rPr>
          <w:rStyle w:val="Kommentarsreferens"/>
        </w:rPr>
        <w:annotationRef/>
      </w:r>
      <w:proofErr w:type="gramStart"/>
      <w:r>
        <w:rPr>
          <w:rStyle w:val="Kommentarsreferens"/>
        </w:rPr>
        <w:t>this</w:t>
      </w:r>
      <w:proofErr w:type="gramEnd"/>
      <w:r>
        <w:rPr>
          <w:rStyle w:val="Kommentarsreferens"/>
        </w:rPr>
        <w:t xml:space="preserve"> refers to between-species variation in your previous sentence – isn’t it the within-species variation that you should highlight here, as it is the focus of your study</w:t>
      </w:r>
    </w:p>
  </w:comment>
  <w:comment w:id="333" w:author="Max Lindmark" w:date="2021-08-12T20:43:00Z" w:initials="">
    <w:p w14:paraId="000000A6"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Asta’s</w:t>
      </w:r>
      <w:proofErr w:type="spellEnd"/>
      <w:r>
        <w:rPr>
          <w:rFonts w:ascii="Arial" w:eastAsia="Arial" w:hAnsi="Arial" w:cs="Arial"/>
          <w:color w:val="000000"/>
          <w:sz w:val="22"/>
          <w:szCs w:val="22"/>
        </w:rPr>
        <w:t xml:space="preserve"> paper has 2500 words</w:t>
      </w:r>
    </w:p>
  </w:comment>
  <w:comment w:id="345" w:author="Anna Gårdmark" w:date="2022-04-07T21:41:00Z" w:initials="AG">
    <w:p w14:paraId="7AD3F8A5" w14:textId="2D6FFE9C" w:rsidR="00E40B76" w:rsidRPr="00E40B76" w:rsidRDefault="00E40B76">
      <w:pPr>
        <w:pStyle w:val="Kommentarer"/>
        <w:rPr>
          <w:lang w:val="sv-SE"/>
        </w:rPr>
      </w:pPr>
      <w:r>
        <w:rPr>
          <w:rStyle w:val="Kommentarsreferens"/>
        </w:rPr>
        <w:annotationRef/>
      </w:r>
      <w:r w:rsidRPr="00E40B76">
        <w:rPr>
          <w:rStyle w:val="Kommentarsreferens"/>
          <w:lang w:val="sv-SE"/>
        </w:rPr>
        <w:t xml:space="preserve">de nya </w:t>
      </w:r>
      <w:proofErr w:type="spellStart"/>
      <w:r w:rsidRPr="00E40B76">
        <w:rPr>
          <w:rStyle w:val="Kommentarsreferens"/>
          <w:lang w:val="sv-SE"/>
        </w:rPr>
        <w:t>microsattelit</w:t>
      </w:r>
      <w:proofErr w:type="spellEnd"/>
      <w:r w:rsidRPr="00E40B76">
        <w:rPr>
          <w:rStyle w:val="Kommentarsreferens"/>
          <w:lang w:val="sv-SE"/>
        </w:rPr>
        <w:t xml:space="preserve">-analyserna som vi lät göra på </w:t>
      </w:r>
      <w:proofErr w:type="spellStart"/>
      <w:r w:rsidRPr="00E40B76">
        <w:rPr>
          <w:rStyle w:val="Kommentarsreferens"/>
          <w:lang w:val="sv-SE"/>
        </w:rPr>
        <w:t>ynglena</w:t>
      </w:r>
      <w:proofErr w:type="spellEnd"/>
      <w:r w:rsidRPr="00E40B76">
        <w:rPr>
          <w:rStyle w:val="Kommentarsreferens"/>
          <w:lang w:val="sv-SE"/>
        </w:rPr>
        <w:t xml:space="preserve"> från </w:t>
      </w:r>
      <w:r>
        <w:rPr>
          <w:rStyle w:val="Kommentarsreferens"/>
          <w:lang w:val="sv-SE"/>
        </w:rPr>
        <w:t xml:space="preserve">Yaos experiment visar på en skillnad mellan populationerna, </w:t>
      </w:r>
      <w:proofErr w:type="spellStart"/>
      <w:r>
        <w:rPr>
          <w:rStyle w:val="Kommentarsreferens"/>
          <w:lang w:val="sv-SE"/>
        </w:rPr>
        <w:t>fortfarand</w:t>
      </w:r>
      <w:proofErr w:type="spellEnd"/>
      <w:r>
        <w:rPr>
          <w:rStyle w:val="Kommentarsreferens"/>
          <w:lang w:val="sv-SE"/>
        </w:rPr>
        <w:t>! Ganska häftigt tycker jag.</w:t>
      </w:r>
    </w:p>
  </w:comment>
  <w:comment w:id="346" w:author="Max Lindmark" w:date="2021-10-08T10:35:00Z" w:initials="">
    <w:p w14:paraId="000000B5"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2002 for growth data because of the potential change in age estimation</w:t>
      </w:r>
    </w:p>
  </w:comment>
  <w:comment w:id="353" w:author="Anna Gårdmark" w:date="2022-02-10T11:17:00Z" w:initials="AG">
    <w:p w14:paraId="381F3392" w14:textId="1869F8CE" w:rsidR="00C75D8E" w:rsidRDefault="00C75D8E">
      <w:pPr>
        <w:pStyle w:val="Kommentarer"/>
      </w:pPr>
      <w:r>
        <w:rPr>
          <w:rStyle w:val="Kommentarsreferens"/>
        </w:rPr>
        <w:annotationRef/>
      </w:r>
      <w:proofErr w:type="gramStart"/>
      <w:r>
        <w:rPr>
          <w:rStyle w:val="Kommentarsreferens"/>
        </w:rPr>
        <w:t>this</w:t>
      </w:r>
      <w:proofErr w:type="gramEnd"/>
      <w:r>
        <w:rPr>
          <w:rStyle w:val="Kommentarsreferens"/>
        </w:rPr>
        <w:t xml:space="preserve"> was only started after 2000, if I recall Martina’s instructions correctly.</w:t>
      </w:r>
    </w:p>
  </w:comment>
  <w:comment w:id="354" w:author="Max Lindmark" w:date="2022-02-21T19:28:00Z" w:initials="MOU">
    <w:p w14:paraId="224937B5" w14:textId="77777777" w:rsidR="00C75D8E" w:rsidRDefault="00C75D8E" w:rsidP="00C75D8E">
      <w:r>
        <w:rPr>
          <w:rStyle w:val="Kommentarsreferens"/>
        </w:rPr>
        <w:annotationRef/>
      </w:r>
      <w:proofErr w:type="gramStart"/>
      <w:r>
        <w:rPr>
          <w:sz w:val="20"/>
          <w:szCs w:val="20"/>
        </w:rPr>
        <w:t>ok</w:t>
      </w:r>
      <w:proofErr w:type="gramEnd"/>
      <w:r>
        <w:rPr>
          <w:sz w:val="20"/>
          <w:szCs w:val="20"/>
        </w:rPr>
        <w:t xml:space="preserve">! </w:t>
      </w:r>
      <w:proofErr w:type="gramStart"/>
      <w:r>
        <w:rPr>
          <w:sz w:val="20"/>
          <w:szCs w:val="20"/>
        </w:rPr>
        <w:t>do</w:t>
      </w:r>
      <w:proofErr w:type="gramEnd"/>
      <w:r>
        <w:rPr>
          <w:sz w:val="20"/>
          <w:szCs w:val="20"/>
        </w:rPr>
        <w:t xml:space="preserve"> we need that level of detail though? </w:t>
      </w:r>
      <w:proofErr w:type="gramStart"/>
      <w:r>
        <w:rPr>
          <w:sz w:val="20"/>
          <w:szCs w:val="20"/>
        </w:rPr>
        <w:t>it’s</w:t>
      </w:r>
      <w:proofErr w:type="gramEnd"/>
      <w:r>
        <w:rPr>
          <w:sz w:val="20"/>
          <w:szCs w:val="20"/>
        </w:rPr>
        <w:t xml:space="preserve"> not wrong as it is now! Would you be able to ask about it, if you want to be more specific here, or should I do it?</w:t>
      </w:r>
    </w:p>
  </w:comment>
  <w:comment w:id="355" w:author="Anna Gårdmark" w:date="2022-04-07T21:08:00Z" w:initials="AG">
    <w:p w14:paraId="43FA298F" w14:textId="07F6C3C0" w:rsidR="00C75D8E" w:rsidRDefault="00C75D8E">
      <w:pPr>
        <w:pStyle w:val="Kommentarer"/>
      </w:pPr>
      <w:r>
        <w:rPr>
          <w:rStyle w:val="Kommentarsreferens"/>
        </w:rPr>
        <w:annotationRef/>
      </w:r>
      <w:proofErr w:type="gramStart"/>
      <w:r>
        <w:t>you’re</w:t>
      </w:r>
      <w:proofErr w:type="gramEnd"/>
      <w:r>
        <w:t xml:space="preserve"> right, we don’t need that level of detail. </w:t>
      </w:r>
      <w:proofErr w:type="gramStart"/>
      <w:r>
        <w:t>let’s</w:t>
      </w:r>
      <w:proofErr w:type="gramEnd"/>
      <w:r>
        <w:t xml:space="preserve"> keep as it stands</w:t>
      </w:r>
    </w:p>
  </w:comment>
  <w:comment w:id="361" w:author="Max Lindmark" w:date="2022-02-21T19:28:00Z" w:initials="MOU">
    <w:p w14:paraId="36D045D8" w14:textId="77777777" w:rsidR="00C75D8E" w:rsidRPr="00C75D8E" w:rsidRDefault="00C75D8E" w:rsidP="00C75D8E">
      <w:pPr>
        <w:rPr>
          <w:lang w:val="sv-SE"/>
        </w:rPr>
      </w:pPr>
      <w:r>
        <w:rPr>
          <w:rStyle w:val="Kommentarsreferens"/>
        </w:rPr>
        <w:annotationRef/>
      </w:r>
      <w:r w:rsidRPr="00C75D8E">
        <w:rPr>
          <w:sz w:val="20"/>
          <w:szCs w:val="20"/>
          <w:lang w:val="sv-SE"/>
        </w:rPr>
        <w:t xml:space="preserve">Hm, varför just </w:t>
      </w:r>
      <w:proofErr w:type="spellStart"/>
      <w:r w:rsidRPr="00C75D8E">
        <w:rPr>
          <w:sz w:val="20"/>
          <w:szCs w:val="20"/>
          <w:lang w:val="sv-SE"/>
        </w:rPr>
        <w:t>theta</w:t>
      </w:r>
      <w:proofErr w:type="spellEnd"/>
      <w:r w:rsidRPr="00C75D8E">
        <w:rPr>
          <w:sz w:val="20"/>
          <w:szCs w:val="20"/>
          <w:lang w:val="sv-SE"/>
        </w:rPr>
        <w:t xml:space="preserve"> här? det använder vi ju till en parameter?</w:t>
      </w:r>
    </w:p>
  </w:comment>
  <w:comment w:id="360" w:author="Max Lindmark" w:date="2022-02-21T19:35:00Z" w:initials="MOU">
    <w:p w14:paraId="4E6C7F7A" w14:textId="77777777" w:rsidR="00C75D8E" w:rsidRPr="00C75D8E" w:rsidRDefault="00C75D8E" w:rsidP="00C75D8E">
      <w:pPr>
        <w:rPr>
          <w:lang w:val="sv-SE"/>
        </w:rPr>
      </w:pPr>
      <w:r>
        <w:rPr>
          <w:rStyle w:val="Kommentarsreferens"/>
        </w:rPr>
        <w:annotationRef/>
      </w:r>
      <w:r w:rsidRPr="00C75D8E">
        <w:rPr>
          <w:sz w:val="20"/>
          <w:szCs w:val="20"/>
          <w:lang w:val="sv-SE"/>
        </w:rPr>
        <w:t xml:space="preserve">kan vi kalla exponent för s istället för </w:t>
      </w:r>
      <w:proofErr w:type="spellStart"/>
      <w:r w:rsidRPr="00C75D8E">
        <w:rPr>
          <w:sz w:val="20"/>
          <w:szCs w:val="20"/>
          <w:lang w:val="sv-SE"/>
        </w:rPr>
        <w:t>theta</w:t>
      </w:r>
      <w:proofErr w:type="spellEnd"/>
      <w:r w:rsidRPr="00C75D8E">
        <w:rPr>
          <w:sz w:val="20"/>
          <w:szCs w:val="20"/>
          <w:lang w:val="sv-SE"/>
        </w:rPr>
        <w:t>, som vi redan använder i tillväxtmodellen?</w:t>
      </w:r>
    </w:p>
  </w:comment>
  <w:comment w:id="374" w:author="Anna Gårdmark" w:date="2022-02-10T11:25:00Z" w:initials="AG">
    <w:p w14:paraId="6F4EAF7E" w14:textId="336345FC" w:rsidR="00C75D8E" w:rsidRDefault="00C75D8E">
      <w:pPr>
        <w:pStyle w:val="Kommentarer"/>
      </w:pPr>
      <w:r>
        <w:rPr>
          <w:rStyle w:val="Kommentarsreferens"/>
        </w:rPr>
        <w:annotationRef/>
      </w:r>
      <w:proofErr w:type="gramStart"/>
      <w:r>
        <w:rPr>
          <w:rStyle w:val="Kommentarsreferens"/>
        </w:rPr>
        <w:t>this</w:t>
      </w:r>
      <w:proofErr w:type="gramEnd"/>
      <w:r>
        <w:rPr>
          <w:rStyle w:val="Kommentarsreferens"/>
        </w:rPr>
        <w:t xml:space="preserve"> is only true for the CPUE analyses, right? </w:t>
      </w:r>
      <w:proofErr w:type="gramStart"/>
      <w:r>
        <w:rPr>
          <w:rStyle w:val="Kommentarsreferens"/>
        </w:rPr>
        <w:t>not</w:t>
      </w:r>
      <w:proofErr w:type="gramEnd"/>
      <w:r>
        <w:rPr>
          <w:rStyle w:val="Kommentarsreferens"/>
        </w:rPr>
        <w:t xml:space="preserve"> back-calculated growth and the growth models? </w:t>
      </w:r>
      <w:proofErr w:type="gramStart"/>
      <w:r>
        <w:rPr>
          <w:rStyle w:val="Kommentarsreferens"/>
        </w:rPr>
        <w:t>or</w:t>
      </w:r>
      <w:proofErr w:type="gramEnd"/>
      <w:r>
        <w:rPr>
          <w:rStyle w:val="Kommentarsreferens"/>
        </w:rPr>
        <w:t xml:space="preserve">? </w:t>
      </w:r>
      <w:proofErr w:type="gramStart"/>
      <w:r>
        <w:rPr>
          <w:rStyle w:val="Kommentarsreferens"/>
        </w:rPr>
        <w:t>if</w:t>
      </w:r>
      <w:proofErr w:type="gramEnd"/>
      <w:r>
        <w:rPr>
          <w:rStyle w:val="Kommentarsreferens"/>
        </w:rPr>
        <w:t xml:space="preserve"> it is true for all our data sets, then we just state this at the very beginning of the methods (where it currently says 1981)</w:t>
      </w:r>
    </w:p>
  </w:comment>
  <w:comment w:id="375" w:author="Max Lindmark" w:date="2022-02-21T19:36:00Z" w:initials="MOU">
    <w:p w14:paraId="63C891BB" w14:textId="77777777" w:rsidR="00C75D8E" w:rsidRDefault="00C75D8E" w:rsidP="00C75D8E">
      <w:r>
        <w:rPr>
          <w:rStyle w:val="Kommentarsreferens"/>
        </w:rPr>
        <w:annotationRef/>
      </w:r>
      <w:r>
        <w:rPr>
          <w:sz w:val="20"/>
          <w:szCs w:val="20"/>
        </w:rPr>
        <w:t xml:space="preserve">Good point, we kind of already say that </w:t>
      </w:r>
      <w:proofErr w:type="spellStart"/>
      <w:r>
        <w:rPr>
          <w:sz w:val="20"/>
          <w:szCs w:val="20"/>
        </w:rPr>
        <w:t>actaully</w:t>
      </w:r>
      <w:proofErr w:type="spellEnd"/>
    </w:p>
  </w:comment>
  <w:comment w:id="376" w:author="Anna Gårdmark" w:date="2022-02-10T11:27:00Z" w:initials="AG">
    <w:p w14:paraId="50429483" w14:textId="208BAECB" w:rsidR="00C75D8E" w:rsidRPr="00C75D8E" w:rsidRDefault="00C75D8E">
      <w:pPr>
        <w:pStyle w:val="Kommentarer"/>
      </w:pPr>
      <w:r>
        <w:rPr>
          <w:rStyle w:val="Kommentarsreferens"/>
        </w:rPr>
        <w:annotationRef/>
      </w:r>
      <w:proofErr w:type="gramStart"/>
      <w:r w:rsidRPr="00C75D8E">
        <w:t>already</w:t>
      </w:r>
      <w:proofErr w:type="gramEnd"/>
      <w:r w:rsidRPr="00C75D8E">
        <w:t xml:space="preserve"> said earlier</w:t>
      </w:r>
    </w:p>
  </w:comment>
  <w:comment w:id="380" w:author="Anna Gårdmark" w:date="2022-02-10T11:36:00Z" w:initials="AG">
    <w:p w14:paraId="23EC1D5A" w14:textId="63459C8E" w:rsidR="00C75D8E" w:rsidRDefault="00C75D8E">
      <w:pPr>
        <w:pStyle w:val="Kommentarer"/>
      </w:pPr>
      <w:r>
        <w:rPr>
          <w:rStyle w:val="Kommentarsreferens"/>
        </w:rPr>
        <w:annotationRef/>
      </w:r>
      <w:r>
        <w:t>I suggest you spell it out everywhere – conveys the message better</w:t>
      </w:r>
    </w:p>
  </w:comment>
  <w:comment w:id="381" w:author="Max Lindmark" w:date="2022-02-23T14:09:00Z" w:initials="MOU">
    <w:p w14:paraId="06A166B7" w14:textId="77777777" w:rsidR="00C75D8E" w:rsidRDefault="00C75D8E" w:rsidP="00C75D8E">
      <w:r>
        <w:rPr>
          <w:rStyle w:val="Kommentarsreferens"/>
        </w:rPr>
        <w:annotationRef/>
      </w:r>
      <w:proofErr w:type="spellStart"/>
      <w:proofErr w:type="gramStart"/>
      <w:r>
        <w:rPr>
          <w:sz w:val="20"/>
          <w:szCs w:val="20"/>
        </w:rPr>
        <w:t>i</w:t>
      </w:r>
      <w:proofErr w:type="spellEnd"/>
      <w:proofErr w:type="gramEnd"/>
      <w:r>
        <w:rPr>
          <w:sz w:val="20"/>
          <w:szCs w:val="20"/>
        </w:rPr>
        <w:t xml:space="preserve"> think the subscripts become </w:t>
      </w:r>
      <w:proofErr w:type="spellStart"/>
      <w:r>
        <w:rPr>
          <w:sz w:val="20"/>
          <w:szCs w:val="20"/>
        </w:rPr>
        <w:t>to</w:t>
      </w:r>
      <w:proofErr w:type="spellEnd"/>
      <w:r>
        <w:rPr>
          <w:sz w:val="20"/>
          <w:szCs w:val="20"/>
        </w:rPr>
        <w:t xml:space="preserve"> long then, not good for </w:t>
      </w:r>
      <w:proofErr w:type="spellStart"/>
      <w:r>
        <w:rPr>
          <w:sz w:val="20"/>
          <w:szCs w:val="20"/>
        </w:rPr>
        <w:t>readbility</w:t>
      </w:r>
      <w:proofErr w:type="spellEnd"/>
      <w:r>
        <w:rPr>
          <w:sz w:val="20"/>
          <w:szCs w:val="20"/>
        </w:rPr>
        <w:t xml:space="preserve"> either!</w:t>
      </w:r>
    </w:p>
  </w:comment>
  <w:comment w:id="384" w:author="Anna Gårdmark" w:date="2022-02-10T12:58:00Z" w:initials="AG">
    <w:p w14:paraId="389294F7" w14:textId="78EE300D" w:rsidR="00C75D8E" w:rsidRPr="001B3620" w:rsidRDefault="00C75D8E">
      <w:pPr>
        <w:pStyle w:val="Kommentarer"/>
        <w:rPr>
          <w:lang w:val="sv-SE"/>
        </w:rPr>
      </w:pPr>
      <w:r>
        <w:rPr>
          <w:rStyle w:val="Kommentarsreferens"/>
        </w:rPr>
        <w:annotationRef/>
      </w:r>
      <w:proofErr w:type="gramStart"/>
      <w:r w:rsidRPr="001B3620">
        <w:rPr>
          <w:lang w:val="sv-SE"/>
        </w:rPr>
        <w:t xml:space="preserve">varför kursiv? </w:t>
      </w:r>
      <w:r>
        <w:rPr>
          <w:lang w:val="sv-SE"/>
        </w:rPr>
        <w:t>se</w:t>
      </w:r>
      <w:r w:rsidRPr="001B3620">
        <w:rPr>
          <w:lang w:val="sv-SE"/>
        </w:rPr>
        <w:t>r</w:t>
      </w:r>
      <w:r>
        <w:rPr>
          <w:lang w:val="sv-SE"/>
        </w:rPr>
        <w:t xml:space="preserve"> u</w:t>
      </w:r>
      <w:r w:rsidRPr="001B3620">
        <w:rPr>
          <w:lang w:val="sv-SE"/>
        </w:rPr>
        <w:t>t som en variabel</w:t>
      </w:r>
      <w:proofErr w:type="gramEnd"/>
    </w:p>
  </w:comment>
  <w:comment w:id="385" w:author="Max Lindmark" w:date="2022-02-21T19:44:00Z" w:initials="MOU">
    <w:p w14:paraId="0D7F59EC" w14:textId="77777777" w:rsidR="00C75D8E" w:rsidRDefault="00C75D8E" w:rsidP="00C75D8E">
      <w:r>
        <w:rPr>
          <w:rStyle w:val="Kommentarsreferens"/>
        </w:rPr>
        <w:annotationRef/>
      </w:r>
      <w:proofErr w:type="spellStart"/>
      <w:proofErr w:type="gramStart"/>
      <w:r>
        <w:rPr>
          <w:sz w:val="20"/>
          <w:szCs w:val="20"/>
        </w:rPr>
        <w:t>minns</w:t>
      </w:r>
      <w:proofErr w:type="spellEnd"/>
      <w:proofErr w:type="gramEnd"/>
      <w:r>
        <w:rPr>
          <w:sz w:val="20"/>
          <w:szCs w:val="20"/>
        </w:rPr>
        <w:t xml:space="preserve"> </w:t>
      </w:r>
      <w:proofErr w:type="spellStart"/>
      <w:r>
        <w:rPr>
          <w:sz w:val="20"/>
          <w:szCs w:val="20"/>
        </w:rPr>
        <w:t>ej</w:t>
      </w:r>
      <w:proofErr w:type="spellEnd"/>
    </w:p>
  </w:comment>
  <w:comment w:id="387" w:author="Max Lindmark" w:date="2021-09-28T13:32:00Z" w:initials="MOU">
    <w:p w14:paraId="749A9F7C" w14:textId="412F1D9E" w:rsidR="00C75D8E" w:rsidRDefault="00C75D8E" w:rsidP="00A378E6">
      <w:pPr>
        <w:pStyle w:val="Kommentarer"/>
      </w:pPr>
      <w:r>
        <w:rPr>
          <w:rStyle w:val="Kommentarsreferens"/>
        </w:rPr>
        <w:annotationRef/>
      </w:r>
      <w:r>
        <w:t xml:space="preserve">The reason I don’t use </w:t>
      </w:r>
      <w:proofErr w:type="spellStart"/>
      <w:r>
        <w:t>alpha_W</w:t>
      </w:r>
      <w:proofErr w:type="spellEnd"/>
      <w:r>
        <w:t xml:space="preserve">, </w:t>
      </w:r>
      <w:proofErr w:type="spellStart"/>
      <w:r>
        <w:t>alpha_C</w:t>
      </w:r>
      <w:proofErr w:type="spellEnd"/>
      <w:r>
        <w:t>, is because the interaction term does not correspond to the warm slope directly</w:t>
      </w:r>
    </w:p>
  </w:comment>
  <w:comment w:id="405" w:author="Max Lindmark" w:date="2021-09-29T10:12:00Z" w:initials="">
    <w:p w14:paraId="000000A5"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städad data som går rakt in i analysen</w:t>
      </w:r>
    </w:p>
  </w:comment>
  <w:comment w:id="406" w:author="Anna Gårdmark" w:date="2022-04-07T21:09:00Z" w:initials="AG">
    <w:p w14:paraId="20C0607D" w14:textId="344352B3" w:rsidR="00C75D8E" w:rsidRPr="00C75D8E" w:rsidRDefault="00C75D8E">
      <w:pPr>
        <w:pStyle w:val="Kommentarer"/>
        <w:rPr>
          <w:lang w:val="sv-SE"/>
        </w:rPr>
      </w:pPr>
      <w:r>
        <w:rPr>
          <w:lang w:val="sv-SE"/>
        </w:rPr>
        <w:t xml:space="preserve">bra. Och </w:t>
      </w:r>
      <w:r>
        <w:rPr>
          <w:rStyle w:val="Kommentarsreferens"/>
        </w:rPr>
        <w:annotationRef/>
      </w:r>
      <w:r w:rsidRPr="00C75D8E">
        <w:rPr>
          <w:lang w:val="sv-SE"/>
        </w:rPr>
        <w:t>fint</w:t>
      </w:r>
      <w:r>
        <w:rPr>
          <w:lang w:val="sv-SE"/>
        </w:rPr>
        <w:t xml:space="preserve"> </w:t>
      </w:r>
      <w:r w:rsidRPr="00C75D8E">
        <w:rPr>
          <w:lang w:val="sv-SE"/>
        </w:rPr>
        <w:t xml:space="preserve">att du är tydlig! </w:t>
      </w:r>
      <w:r>
        <w:rPr>
          <w:lang w:val="sv-SE"/>
        </w:rPr>
        <w:t xml:space="preserve">jag är lite känslig med rådatat </w:t>
      </w:r>
      <w:r w:rsidRPr="00C75D8E">
        <w:rPr>
          <w:lang w:val="sv-SE"/>
        </w:rPr>
        <w:sym w:font="Wingdings" w:char="F04A"/>
      </w:r>
    </w:p>
  </w:comment>
  <w:comment w:id="407" w:author="Max Lindmark" w:date="2021-09-28T16:04:00Z" w:initials="">
    <w:p w14:paraId="000000A1"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Låter detta OK? Det som är lite klurigt är väl att beskriva hur det bygger på ditt jobb Malin utan att det ska låta som att de slutgiltiga skripten och analyserna skrevs inom exjobbet, samt hur vi ska få till din input Anna som sträcker sig över allt, dock utan att ha en ledande roll på någon av delarna jag nämnt.</w:t>
      </w:r>
    </w:p>
  </w:comment>
  <w:comment w:id="409" w:author="Max Lindmark" w:date="2021-09-28T16:08:00Z" w:initials="">
    <w:p w14:paraId="000000AC"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Här menar jag då uppsatsen samt första draften av </w:t>
      </w:r>
      <w:proofErr w:type="spellStart"/>
      <w:r w:rsidRPr="001B1A85">
        <w:rPr>
          <w:rFonts w:ascii="Arial" w:eastAsia="Arial" w:hAnsi="Arial" w:cs="Arial"/>
          <w:color w:val="000000"/>
          <w:sz w:val="22"/>
          <w:szCs w:val="22"/>
          <w:lang w:val="sv-SE"/>
        </w:rPr>
        <w:t>ms’et</w:t>
      </w:r>
      <w:proofErr w:type="spellEnd"/>
      <w:r w:rsidRPr="001B1A85">
        <w:rPr>
          <w:rFonts w:ascii="Arial" w:eastAsia="Arial" w:hAnsi="Arial" w:cs="Arial"/>
          <w:color w:val="000000"/>
          <w:sz w:val="22"/>
          <w:szCs w:val="22"/>
          <w:lang w:val="sv-SE"/>
        </w:rPr>
        <w:t xml:space="preserve"> som ändå är ganska olika varandra.</w:t>
      </w:r>
    </w:p>
  </w:comment>
  <w:comment w:id="408" w:author="Malin Karlsson" w:date="2021-11-03T10:02:00Z" w:initials="">
    <w:p w14:paraId="000000A2"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tycker att det låter bra!</w:t>
      </w:r>
    </w:p>
  </w:comment>
  <w:comment w:id="410" w:author="Anna Gårdmark" w:date="2022-04-07T21:22:00Z" w:initials="AG">
    <w:p w14:paraId="0EA9B188" w14:textId="12A17A6F" w:rsidR="003E5359" w:rsidRDefault="003E5359">
      <w:pPr>
        <w:pStyle w:val="Kommentarer"/>
      </w:pPr>
      <w:r>
        <w:rPr>
          <w:rStyle w:val="Kommentarsreferens"/>
        </w:rPr>
        <w:annotationRef/>
      </w:r>
      <w:proofErr w:type="spellStart"/>
      <w:proofErr w:type="gramStart"/>
      <w:r>
        <w:rPr>
          <w:rStyle w:val="Kommentarsreferens"/>
        </w:rPr>
        <w:t>uppdatera</w:t>
      </w:r>
      <w:proofErr w:type="spellEnd"/>
      <w:proofErr w:type="gramEnd"/>
      <w:r>
        <w:rPr>
          <w:rStyle w:val="Kommentarsreferens"/>
        </w:rPr>
        <w:t xml:space="preserve"> </w:t>
      </w:r>
      <w:proofErr w:type="spellStart"/>
      <w:r>
        <w:rPr>
          <w:rStyle w:val="Kommentarsreferens"/>
        </w:rPr>
        <w:t>GCBn</w:t>
      </w:r>
      <w:proofErr w:type="spellEnd"/>
    </w:p>
  </w:comment>
  <w:comment w:id="411" w:author="Anna Gårdmark" w:date="2022-04-07T21:51:00Z" w:initials="AG">
    <w:p w14:paraId="487EAA7E" w14:textId="3063C01F" w:rsidR="00094996" w:rsidRPr="00094996" w:rsidRDefault="00094996">
      <w:pPr>
        <w:pStyle w:val="Kommentarer"/>
        <w:rPr>
          <w:lang w:val="sv-SE"/>
        </w:rPr>
      </w:pPr>
      <w:r>
        <w:rPr>
          <w:rStyle w:val="Kommentarsreferens"/>
        </w:rPr>
        <w:annotationRef/>
      </w:r>
      <w:proofErr w:type="spellStart"/>
      <w:proofErr w:type="gramStart"/>
      <w:r>
        <w:t>tror</w:t>
      </w:r>
      <w:proofErr w:type="spellEnd"/>
      <w:proofErr w:type="gramEnd"/>
      <w:r>
        <w:t xml:space="preserve"> </w:t>
      </w:r>
      <w:proofErr w:type="spellStart"/>
      <w:r>
        <w:t>också</w:t>
      </w:r>
      <w:proofErr w:type="spellEnd"/>
      <w:r>
        <w:t xml:space="preserve"> du </w:t>
      </w:r>
      <w:proofErr w:type="spellStart"/>
      <w:r>
        <w:t>behöver</w:t>
      </w:r>
      <w:proofErr w:type="spellEnd"/>
      <w:r>
        <w:t xml:space="preserve"> </w:t>
      </w:r>
      <w:proofErr w:type="spellStart"/>
      <w:r>
        <w:t>skriva</w:t>
      </w:r>
      <w:proofErr w:type="spellEnd"/>
      <w:r>
        <w:t xml:space="preserve">. </w:t>
      </w:r>
      <w:r w:rsidRPr="00094996">
        <w:rPr>
          <w:lang w:val="sv-SE"/>
        </w:rPr>
        <w:t>“In Swedish” efter de referenser som är just det</w:t>
      </w:r>
    </w:p>
  </w:comment>
  <w:comment w:id="412" w:author="Anna Gårdmark" w:date="2022-02-10T08:21:00Z" w:initials="AG">
    <w:p w14:paraId="61D260DD" w14:textId="2B92E1C1" w:rsidR="00C75D8E" w:rsidRDefault="00C75D8E">
      <w:pPr>
        <w:pStyle w:val="Kommentarer"/>
      </w:pPr>
      <w:r>
        <w:rPr>
          <w:rStyle w:val="Kommentarsreferens"/>
        </w:rPr>
        <w:annotationRef/>
      </w:r>
      <w:proofErr w:type="gramStart"/>
      <w:r>
        <w:t>need</w:t>
      </w:r>
      <w:proofErr w:type="gramEnd"/>
      <w:r>
        <w:t xml:space="preserve"> to use the same wordings as in the main text ‘warm area’ vs ‘cold area’ (or, if you go for my suggestion: ‘heated area’ vs ‘reference area’); it’s irrelevant that it is called the </w:t>
      </w:r>
      <w:proofErr w:type="spellStart"/>
      <w:r>
        <w:t>biotest</w:t>
      </w:r>
      <w:proofErr w:type="spellEnd"/>
      <w:r>
        <w:t xml:space="preserve"> lake</w:t>
      </w:r>
    </w:p>
    <w:p w14:paraId="0CC493C0" w14:textId="77777777" w:rsidR="00C75D8E" w:rsidRDefault="00C75D8E">
      <w:pPr>
        <w:pStyle w:val="Kommentarer"/>
      </w:pPr>
    </w:p>
    <w:p w14:paraId="5A7DA425" w14:textId="77777777" w:rsidR="00C75D8E" w:rsidRDefault="00C75D8E">
      <w:pPr>
        <w:pStyle w:val="Kommentarer"/>
      </w:pPr>
      <w:proofErr w:type="gramStart"/>
      <w:r>
        <w:t>should</w:t>
      </w:r>
      <w:proofErr w:type="gramEnd"/>
      <w:r>
        <w:t xml:space="preserve"> we perhaps make this figure more informative, by combining it with a photo of a gill lid, showing the growth rings?</w:t>
      </w:r>
    </w:p>
    <w:p w14:paraId="58301D4C" w14:textId="77777777" w:rsidR="00C75D8E" w:rsidRDefault="00C75D8E">
      <w:pPr>
        <w:pStyle w:val="Kommentarer"/>
      </w:pPr>
    </w:p>
    <w:p w14:paraId="77ADBA18" w14:textId="7876C396" w:rsidR="00C75D8E" w:rsidRDefault="00C75D8E">
      <w:pPr>
        <w:pStyle w:val="Kommentarer"/>
      </w:pPr>
      <w:proofErr w:type="gramStart"/>
      <w:r>
        <w:t>arrow</w:t>
      </w:r>
      <w:proofErr w:type="gramEnd"/>
      <w:r>
        <w:t xml:space="preserve"> for the warm water outlet needs to be moved to the actual outlet (inside the </w:t>
      </w:r>
      <w:proofErr w:type="spellStart"/>
      <w:r>
        <w:t>biotest</w:t>
      </w:r>
      <w:proofErr w:type="spellEnd"/>
      <w:r>
        <w:t>! in the ‘fork’)</w:t>
      </w:r>
    </w:p>
    <w:p w14:paraId="7F3A57AF" w14:textId="7C42E110" w:rsidR="00C75D8E" w:rsidRDefault="00C75D8E">
      <w:pPr>
        <w:pStyle w:val="Kommentarer"/>
      </w:pPr>
    </w:p>
    <w:p w14:paraId="2CC112D5" w14:textId="15099378" w:rsidR="00C75D8E" w:rsidRPr="00CC6788" w:rsidRDefault="00C75D8E">
      <w:pPr>
        <w:pStyle w:val="Kommentarer"/>
        <w:rPr>
          <w:lang w:val="sv-SE"/>
        </w:rPr>
      </w:pPr>
      <w:proofErr w:type="gramStart"/>
      <w:r w:rsidRPr="00CC6788">
        <w:rPr>
          <w:lang w:val="sv-SE"/>
        </w:rPr>
        <w:t>föreslår också att du gör texten ‘</w:t>
      </w:r>
      <w:r>
        <w:rPr>
          <w:lang w:val="sv-SE"/>
        </w:rPr>
        <w:t>Sweden’</w:t>
      </w:r>
      <w:proofErr w:type="gramEnd"/>
      <w:r>
        <w:rPr>
          <w:lang w:val="sv-SE"/>
        </w:rPr>
        <w:t xml:space="preserve"> aningens mindre, så den inte ligger emot några andra linjer</w:t>
      </w:r>
    </w:p>
  </w:comment>
  <w:comment w:id="413" w:author="Max Lindmark" w:date="2022-02-23T11:16:00Z" w:initials="MOU">
    <w:p w14:paraId="7EF625F8" w14:textId="77777777" w:rsidR="00C75D8E" w:rsidRPr="00C75D8E" w:rsidRDefault="00C75D8E" w:rsidP="00C75D8E">
      <w:pPr>
        <w:rPr>
          <w:lang w:val="sv-SE"/>
        </w:rPr>
      </w:pPr>
      <w:r>
        <w:rPr>
          <w:rStyle w:val="Kommentarsreferens"/>
        </w:rPr>
        <w:annotationRef/>
      </w:r>
      <w:proofErr w:type="gramStart"/>
      <w:r w:rsidRPr="00C75D8E">
        <w:rPr>
          <w:sz w:val="20"/>
          <w:szCs w:val="20"/>
          <w:lang w:val="sv-SE"/>
        </w:rPr>
        <w:t>har du en bra gällocksbild vi kan använda?</w:t>
      </w:r>
      <w:proofErr w:type="gramEnd"/>
    </w:p>
  </w:comment>
  <w:comment w:id="414" w:author="Anna Gårdmark" w:date="2022-02-11T07:56:00Z" w:initials="AG">
    <w:p w14:paraId="7B872047" w14:textId="441B8C76" w:rsidR="00C75D8E" w:rsidRDefault="00C75D8E">
      <w:pPr>
        <w:pStyle w:val="Kommentarer"/>
      </w:pPr>
      <w:r>
        <w:rPr>
          <w:rStyle w:val="Kommentarsreferens"/>
        </w:rPr>
        <w:annotationRef/>
      </w:r>
      <w:proofErr w:type="gramStart"/>
      <w:r>
        <w:rPr>
          <w:rStyle w:val="Kommentarsreferens"/>
        </w:rPr>
        <w:t>if</w:t>
      </w:r>
      <w:proofErr w:type="gramEnd"/>
      <w:r>
        <w:rPr>
          <w:rStyle w:val="Kommentarsreferens"/>
        </w:rPr>
        <w:t xml:space="preserve"> you stick with ‘warm and cold area’ those terms should appear here in the text as well (suggest you change to heated and reference area throughout the manuscript)</w:t>
      </w:r>
    </w:p>
  </w:comment>
  <w:comment w:id="422" w:author="Anna Gårdmark" w:date="2022-02-11T07:51:00Z" w:initials="AG">
    <w:p w14:paraId="4123EFCC" w14:textId="5E608135" w:rsidR="00C75D8E" w:rsidRDefault="00C75D8E">
      <w:pPr>
        <w:pStyle w:val="Kommentarer"/>
      </w:pPr>
      <w:r>
        <w:rPr>
          <w:rStyle w:val="Kommentarsreferens"/>
        </w:rPr>
        <w:annotationRef/>
      </w:r>
      <w:proofErr w:type="gramStart"/>
      <w:r>
        <w:rPr>
          <w:rStyle w:val="Kommentarsreferens"/>
        </w:rPr>
        <w:t>in</w:t>
      </w:r>
      <w:proofErr w:type="gramEnd"/>
      <w:r>
        <w:rPr>
          <w:rStyle w:val="Kommentarsreferens"/>
        </w:rPr>
        <w:t xml:space="preserve"> </w:t>
      </w:r>
      <w:proofErr w:type="spellStart"/>
      <w:r>
        <w:rPr>
          <w:rStyle w:val="Kommentarsreferens"/>
        </w:rPr>
        <w:t>contrat</w:t>
      </w:r>
      <w:proofErr w:type="spellEnd"/>
      <w:r>
        <w:rPr>
          <w:rStyle w:val="Kommentarsreferens"/>
        </w:rPr>
        <w:t xml:space="preserve"> to fig 4-5, in figs 2-3 you don’t have a color legend for the posterior distributions; is there a reason for why you don’t do the same in all figs 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A3" w15:done="0"/>
  <w15:commentEx w15:paraId="000000B7" w15:done="0"/>
  <w15:commentEx w15:paraId="000000B4" w15:done="0"/>
  <w15:commentEx w15:paraId="73B095D8" w15:paraIdParent="000000B4" w15:done="0"/>
  <w15:commentEx w15:paraId="46EC6FAA" w15:done="0"/>
  <w15:commentEx w15:paraId="000000AD" w15:done="0"/>
  <w15:commentEx w15:paraId="5ECD1C6C" w15:paraIdParent="000000AD" w15:done="0"/>
  <w15:commentEx w15:paraId="23EA0C22" w15:done="0"/>
  <w15:commentEx w15:paraId="13EBABA4" w15:done="0"/>
  <w15:commentEx w15:paraId="0035B94F" w15:paraIdParent="13EBABA4" w15:done="0"/>
  <w15:commentEx w15:paraId="000000B6" w15:done="0"/>
  <w15:commentEx w15:paraId="000000B1" w15:done="0"/>
  <w15:commentEx w15:paraId="000000B2" w15:paraIdParent="000000B1" w15:done="0"/>
  <w15:commentEx w15:paraId="06236145" w15:paraIdParent="000000B1" w15:done="0"/>
  <w15:commentEx w15:paraId="7965FF8C" w15:paraIdParent="000000B1" w15:done="0"/>
  <w15:commentEx w15:paraId="57F010A9" w15:done="1"/>
  <w15:commentEx w15:paraId="62176CAB" w15:done="1"/>
  <w15:commentEx w15:paraId="000000B8" w15:done="0"/>
  <w15:commentEx w15:paraId="441C3C1D" w15:done="0"/>
  <w15:commentEx w15:paraId="6F1C599B" w15:paraIdParent="441C3C1D" w15:done="0"/>
  <w15:commentEx w15:paraId="2A10D310" w15:done="0"/>
  <w15:commentEx w15:paraId="757950F5" w15:done="1"/>
  <w15:commentEx w15:paraId="3321B3B4" w15:done="1"/>
  <w15:commentEx w15:paraId="0B6CCED3" w15:paraIdParent="3321B3B4" w15:done="1"/>
  <w15:commentEx w15:paraId="2A75A0D4" w15:done="0"/>
  <w15:commentEx w15:paraId="341402B3" w15:done="1"/>
  <w15:commentEx w15:paraId="40F19CEF" w15:paraIdParent="341402B3" w15:done="1"/>
  <w15:commentEx w15:paraId="000000A7" w15:done="0"/>
  <w15:commentEx w15:paraId="000000A8" w15:paraIdParent="000000A7" w15:done="0"/>
  <w15:commentEx w15:paraId="07268ACD" w15:done="0"/>
  <w15:commentEx w15:paraId="62B521B9" w15:paraIdParent="07268ACD" w15:done="0"/>
  <w15:commentEx w15:paraId="50830F72" w15:done="0"/>
  <w15:commentEx w15:paraId="4629AF4F" w15:done="0"/>
  <w15:commentEx w15:paraId="7D56DB45" w15:paraIdParent="4629AF4F" w15:done="0"/>
  <w15:commentEx w15:paraId="7C1CFBEF" w15:done="0"/>
  <w15:commentEx w15:paraId="423D6841" w15:paraIdParent="7C1CFBEF" w15:done="0"/>
  <w15:commentEx w15:paraId="65A43375" w15:done="0"/>
  <w15:commentEx w15:paraId="5C0E900D" w15:done="0"/>
  <w15:commentEx w15:paraId="740DA1F9" w15:done="1"/>
  <w15:commentEx w15:paraId="22911C9D" w15:paraIdParent="740DA1F9" w15:done="1"/>
  <w15:commentEx w15:paraId="31B5A3A2" w15:done="0"/>
  <w15:commentEx w15:paraId="692F6E1F" w15:done="0"/>
  <w15:commentEx w15:paraId="2CD59B1A" w15:done="0"/>
  <w15:commentEx w15:paraId="1ED7F339" w15:paraIdParent="2CD59B1A" w15:done="0"/>
  <w15:commentEx w15:paraId="469AFDC8" w15:done="0"/>
  <w15:commentEx w15:paraId="3BDEEAFF" w15:done="0"/>
  <w15:commentEx w15:paraId="000000AB" w15:done="0"/>
  <w15:commentEx w15:paraId="000000A4" w15:done="0"/>
  <w15:commentEx w15:paraId="000000B0" w15:done="0"/>
  <w15:commentEx w15:paraId="48C024DB" w15:done="0"/>
  <w15:commentEx w15:paraId="552D7B57" w15:done="0"/>
  <w15:commentEx w15:paraId="1CCEC445" w15:done="0"/>
  <w15:commentEx w15:paraId="027FD61E" w15:done="0"/>
  <w15:commentEx w15:paraId="397B9E89" w15:paraIdParent="027FD61E" w15:done="0"/>
  <w15:commentEx w15:paraId="6709477D" w15:done="0"/>
  <w15:commentEx w15:paraId="504F5AA2" w15:done="0"/>
  <w15:commentEx w15:paraId="1CE6B7E7" w15:paraIdParent="504F5AA2" w15:done="0"/>
  <w15:commentEx w15:paraId="7EC80A7B" w15:done="0"/>
  <w15:commentEx w15:paraId="1EA7022B" w15:done="0"/>
  <w15:commentEx w15:paraId="756D2A0D" w15:paraIdParent="1EA7022B" w15:done="0"/>
  <w15:commentEx w15:paraId="08784E35" w15:paraIdParent="1EA7022B" w15:done="0"/>
  <w15:commentEx w15:paraId="29A3FF60" w15:done="0"/>
  <w15:commentEx w15:paraId="76FDD139" w15:done="0"/>
  <w15:commentEx w15:paraId="000000A6" w15:done="0"/>
  <w15:commentEx w15:paraId="7AD3F8A5" w15:done="0"/>
  <w15:commentEx w15:paraId="000000B5" w15:done="0"/>
  <w15:commentEx w15:paraId="381F3392" w15:done="0"/>
  <w15:commentEx w15:paraId="224937B5" w15:paraIdParent="381F3392" w15:done="0"/>
  <w15:commentEx w15:paraId="43FA298F" w15:paraIdParent="381F3392" w15:done="0"/>
  <w15:commentEx w15:paraId="36D045D8" w15:done="0"/>
  <w15:commentEx w15:paraId="4E6C7F7A" w15:done="0"/>
  <w15:commentEx w15:paraId="6F4EAF7E" w15:done="1"/>
  <w15:commentEx w15:paraId="63C891BB" w15:paraIdParent="6F4EAF7E" w15:done="1"/>
  <w15:commentEx w15:paraId="50429483" w15:done="1"/>
  <w15:commentEx w15:paraId="23EC1D5A" w15:done="0"/>
  <w15:commentEx w15:paraId="06A166B7" w15:paraIdParent="23EC1D5A" w15:done="0"/>
  <w15:commentEx w15:paraId="389294F7" w15:done="1"/>
  <w15:commentEx w15:paraId="0D7F59EC" w15:paraIdParent="389294F7" w15:done="1"/>
  <w15:commentEx w15:paraId="749A9F7C" w15:done="0"/>
  <w15:commentEx w15:paraId="000000A5" w15:done="0"/>
  <w15:commentEx w15:paraId="20C0607D" w15:paraIdParent="000000A5" w15:done="0"/>
  <w15:commentEx w15:paraId="000000A1" w15:done="0"/>
  <w15:commentEx w15:paraId="000000AC" w15:done="1"/>
  <w15:commentEx w15:paraId="000000A2" w15:done="1"/>
  <w15:commentEx w15:paraId="0EA9B188" w15:done="0"/>
  <w15:commentEx w15:paraId="487EAA7E" w15:paraIdParent="0EA9B188" w15:done="0"/>
  <w15:commentEx w15:paraId="2CC112D5" w15:done="0"/>
  <w15:commentEx w15:paraId="7EF625F8" w15:paraIdParent="2CC112D5" w15:done="0"/>
  <w15:commentEx w15:paraId="7B872047" w15:done="0"/>
  <w15:commentEx w15:paraId="4123EF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7B06" w16cex:dateUtc="2021-08-10T08:35:00Z"/>
  <w16cex:commentExtensible w16cex:durableId="25B67B3F" w16cex:dateUtc="2021-08-10T08:35:00Z"/>
  <w16cex:commentExtensible w16cex:durableId="25B67B3E" w16cex:dateUtc="2021-08-10T08:34:00Z"/>
  <w16cex:commentExtensible w16cex:durableId="25B67B3D" w16cex:dateUtc="2022-02-11T11:57:00Z"/>
  <w16cex:commentExtensible w16cex:durableId="25B67B3C" w16cex:dateUtc="2021-11-04T18:38:00Z"/>
  <w16cex:commentExtensible w16cex:durableId="25B67E11" w16cex:dateUtc="2022-02-15T18:31:00Z"/>
  <w16cex:commentExtensible w16cex:durableId="25C07DB3" w16cex:dateUtc="2022-02-23T08:32:00Z"/>
  <w16cex:commentExtensible w16cex:durableId="25B67B07" w16cex:dateUtc="2022-02-09T12:51:00Z"/>
  <w16cex:commentExtensible w16cex:durableId="25B68104" w16cex:dateUtc="2022-02-15T18:44:00Z"/>
  <w16cex:commentExtensible w16cex:durableId="25B67B3B" w16cex:dateUtc="2021-08-10T08:34:00Z"/>
  <w16cex:commentExtensible w16cex:durableId="25B67B3A" w16cex:dateUtc="2021-08-10T08:36:00Z"/>
  <w16cex:commentExtensible w16cex:durableId="25B67B39" w16cex:dateUtc="2021-10-20T12:49:00Z"/>
  <w16cex:commentExtensible w16cex:durableId="25B67B38" w16cex:dateUtc="2022-02-09T18:17:00Z"/>
  <w16cex:commentExtensible w16cex:durableId="25C09A6A" w16cex:dateUtc="2022-02-23T10:35:00Z"/>
  <w16cex:commentExtensible w16cex:durableId="25B67B08" w16cex:dateUtc="2022-02-09T12:56:00Z"/>
  <w16cex:commentExtensible w16cex:durableId="25B67B09" w16cex:dateUtc="2022-02-09T13:05:00Z"/>
  <w16cex:commentExtensible w16cex:durableId="25B67B37" w16cex:dateUtc="2021-10-06T14:33:00Z"/>
  <w16cex:commentExtensible w16cex:durableId="25B67B0B" w16cex:dateUtc="2022-02-09T13:09:00Z"/>
  <w16cex:commentExtensible w16cex:durableId="25BE5844" w16cex:dateUtc="2022-02-21T17:28:00Z"/>
  <w16cex:commentExtensible w16cex:durableId="25B67B0C" w16cex:dateUtc="2022-02-09T17:31:00Z"/>
  <w16cex:commentExtensible w16cex:durableId="25B67B0D" w16cex:dateUtc="2022-02-09T17:36:00Z"/>
  <w16cex:commentExtensible w16cex:durableId="25B67B0E" w16cex:dateUtc="2022-02-09T17:50:00Z"/>
  <w16cex:commentExtensible w16cex:durableId="25BE5AE6" w16cex:dateUtc="2022-02-21T17:39:00Z"/>
  <w16cex:commentExtensible w16cex:durableId="25B67B0F" w16cex:dateUtc="2022-02-09T17:52:00Z"/>
  <w16cex:commentExtensible w16cex:durableId="25BE5AFB" w16cex:dateUtc="2022-02-21T17:39:00Z"/>
  <w16cex:commentExtensible w16cex:durableId="25B67B36" w16cex:dateUtc="2021-08-10T08:36:00Z"/>
  <w16cex:commentExtensible w16cex:durableId="25B67B35" w16cex:dateUtc="2021-10-19T10:07:00Z"/>
  <w16cex:commentExtensible w16cex:durableId="25B67B10" w16cex:dateUtc="2022-02-10T07:54:00Z"/>
  <w16cex:commentExtensible w16cex:durableId="25C09205" w16cex:dateUtc="2022-02-23T09:59:00Z"/>
  <w16cex:commentExtensible w16cex:durableId="25B67B11" w16cex:dateUtc="2022-02-10T07:20:00Z"/>
  <w16cex:commentExtensible w16cex:durableId="25C09C0D" w16cex:dateUtc="2022-02-23T10:42:00Z"/>
  <w16cex:commentExtensible w16cex:durableId="25BE5C58" w16cex:dateUtc="2022-02-21T17:45:00Z"/>
  <w16cex:commentExtensible w16cex:durableId="25B67B12" w16cex:dateUtc="2022-02-10T09:32:00Z"/>
  <w16cex:commentExtensible w16cex:durableId="25BE5D69" w16cex:dateUtc="2022-02-21T17:50:00Z"/>
  <w16cex:commentExtensible w16cex:durableId="25BE5D4D" w16cex:dateUtc="2022-02-21T17:49:00Z"/>
  <w16cex:commentExtensible w16cex:durableId="25B67B13" w16cex:dateUtc="2022-02-10T08:45:00Z"/>
  <w16cex:commentExtensible w16cex:durableId="25B67B14" w16cex:dateUtc="2022-02-10T08:43:00Z"/>
  <w16cex:commentExtensible w16cex:durableId="25B67B34" w16cex:dateUtc="2021-10-22T10:07:00Z"/>
  <w16cex:commentExtensible w16cex:durableId="25B67B33" w16cex:dateUtc="2021-10-19T09:54:00Z"/>
  <w16cex:commentExtensible w16cex:durableId="25B67B32" w16cex:dateUtc="2021-08-10T08:36:00Z"/>
  <w16cex:commentExtensible w16cex:durableId="25BE5E94" w16cex:dateUtc="2022-02-21T17:55:00Z"/>
  <w16cex:commentExtensible w16cex:durableId="25B67B15" w16cex:dateUtc="2022-02-10T09:06:00Z"/>
  <w16cex:commentExtensible w16cex:durableId="25BE62C8" w16cex:dateUtc="2022-02-21T18:13:00Z"/>
  <w16cex:commentExtensible w16cex:durableId="25B67B18" w16cex:dateUtc="2022-02-10T09:28:00Z"/>
  <w16cex:commentExtensible w16cex:durableId="25BE6504" w16cex:dateUtc="2022-02-21T18:22:00Z"/>
  <w16cex:commentExtensible w16cex:durableId="25B67B19" w16cex:dateUtc="2022-02-10T09:57:00Z"/>
  <w16cex:commentExtensible w16cex:durableId="25BE6571" w16cex:dateUtc="2022-02-21T18:24:00Z"/>
  <w16cex:commentExtensible w16cex:durableId="25B67B1A" w16cex:dateUtc="2022-02-10T09:11:00Z"/>
  <w16cex:commentExtensible w16cex:durableId="25B67B1B" w16cex:dateUtc="2022-02-10T09:55:00Z"/>
  <w16cex:commentExtensible w16cex:durableId="25B67B1C" w16cex:dateUtc="2021-08-12T18:43:00Z"/>
  <w16cex:commentExtensible w16cex:durableId="25B67B30" w16cex:dateUtc="2021-10-08T08:35:00Z"/>
  <w16cex:commentExtensible w16cex:durableId="25B67B1D" w16cex:dateUtc="2022-02-10T10:17:00Z"/>
  <w16cex:commentExtensible w16cex:durableId="25BE6645" w16cex:dateUtc="2022-02-21T18:28:00Z"/>
  <w16cex:commentExtensible w16cex:durableId="25BE6670" w16cex:dateUtc="2022-02-21T18:28:00Z"/>
  <w16cex:commentExtensible w16cex:durableId="25BE67E7" w16cex:dateUtc="2022-02-21T18:35:00Z"/>
  <w16cex:commentExtensible w16cex:durableId="25B67B1E" w16cex:dateUtc="2022-02-10T10:25:00Z"/>
  <w16cex:commentExtensible w16cex:durableId="25BE6841" w16cex:dateUtc="2022-02-21T18:36:00Z"/>
  <w16cex:commentExtensible w16cex:durableId="25B67B1F" w16cex:dateUtc="2022-02-10T10:27:00Z"/>
  <w16cex:commentExtensible w16cex:durableId="25B67B22" w16cex:dateUtc="2022-02-10T10:36:00Z"/>
  <w16cex:commentExtensible w16cex:durableId="25C0BEB7" w16cex:dateUtc="2022-02-23T13:09:00Z"/>
  <w16cex:commentExtensible w16cex:durableId="25B67B24" w16cex:dateUtc="2022-02-10T11:58:00Z"/>
  <w16cex:commentExtensible w16cex:durableId="25BE6A38" w16cex:dateUtc="2022-02-21T18:44:00Z"/>
  <w16cex:commentExtensible w16cex:durableId="24FD97D2" w16cex:dateUtc="2021-09-28T11:32:00Z"/>
  <w16cex:commentExtensible w16cex:durableId="25B67B2D" w16cex:dateUtc="2021-09-29T08:12:00Z"/>
  <w16cex:commentExtensible w16cex:durableId="25B67B2C" w16cex:dateUtc="2021-09-28T14:04:00Z"/>
  <w16cex:commentExtensible w16cex:durableId="25B67B2B" w16cex:dateUtc="2021-09-28T14:08:00Z"/>
  <w16cex:commentExtensible w16cex:durableId="25B67B2A" w16cex:dateUtc="2021-11-03T09:02:00Z"/>
  <w16cex:commentExtensible w16cex:durableId="25B67B27" w16cex:dateUtc="2022-02-10T07:21:00Z"/>
  <w16cex:commentExtensible w16cex:durableId="25C09601" w16cex:dateUtc="2022-02-23T10:16:00Z"/>
  <w16cex:commentExtensible w16cex:durableId="25B67B28" w16cex:dateUtc="2022-02-11T06:56:00Z"/>
  <w16cex:commentExtensible w16cex:durableId="25B67B29" w16cex:dateUtc="2022-02-11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A3" w16cid:durableId="25B67B06"/>
  <w16cid:commentId w16cid:paraId="000000B7" w16cid:durableId="25B67B3F"/>
  <w16cid:commentId w16cid:paraId="000000B4" w16cid:durableId="25B67B3E"/>
  <w16cid:commentId w16cid:paraId="73B095D8" w16cid:durableId="25B67B3D"/>
  <w16cid:commentId w16cid:paraId="000000AD" w16cid:durableId="25B67B3C"/>
  <w16cid:commentId w16cid:paraId="5ECD1C6C" w16cid:durableId="25B67E11"/>
  <w16cid:commentId w16cid:paraId="23EA0C22" w16cid:durableId="25C07DB3"/>
  <w16cid:commentId w16cid:paraId="13EBABA4" w16cid:durableId="25B67B07"/>
  <w16cid:commentId w16cid:paraId="0035B94F" w16cid:durableId="25B68104"/>
  <w16cid:commentId w16cid:paraId="000000B6" w16cid:durableId="25B67B3B"/>
  <w16cid:commentId w16cid:paraId="000000B1" w16cid:durableId="25B67B3A"/>
  <w16cid:commentId w16cid:paraId="000000B2" w16cid:durableId="25B67B39"/>
  <w16cid:commentId w16cid:paraId="06236145" w16cid:durableId="25B67B38"/>
  <w16cid:commentId w16cid:paraId="7965FF8C" w16cid:durableId="25C09A6A"/>
  <w16cid:commentId w16cid:paraId="57F010A9" w16cid:durableId="25B67B08"/>
  <w16cid:commentId w16cid:paraId="62176CAB" w16cid:durableId="25B67B09"/>
  <w16cid:commentId w16cid:paraId="000000B8" w16cid:durableId="25B67B37"/>
  <w16cid:commentId w16cid:paraId="441C3C1D" w16cid:durableId="25B67B0B"/>
  <w16cid:commentId w16cid:paraId="6F1C599B" w16cid:durableId="25BE5844"/>
  <w16cid:commentId w16cid:paraId="2A10D310" w16cid:durableId="25B67B0C"/>
  <w16cid:commentId w16cid:paraId="757950F5" w16cid:durableId="25B67B0D"/>
  <w16cid:commentId w16cid:paraId="3321B3B4" w16cid:durableId="25B67B0E"/>
  <w16cid:commentId w16cid:paraId="0B6CCED3" w16cid:durableId="25BE5AE6"/>
  <w16cid:commentId w16cid:paraId="341402B3" w16cid:durableId="25B67B0F"/>
  <w16cid:commentId w16cid:paraId="40F19CEF" w16cid:durableId="25BE5AFB"/>
  <w16cid:commentId w16cid:paraId="000000A7" w16cid:durableId="25B67B36"/>
  <w16cid:commentId w16cid:paraId="000000A8" w16cid:durableId="25B67B35"/>
  <w16cid:commentId w16cid:paraId="07268ACD" w16cid:durableId="25B67B10"/>
  <w16cid:commentId w16cid:paraId="62B521B9" w16cid:durableId="25C09205"/>
  <w16cid:commentId w16cid:paraId="4629AF4F" w16cid:durableId="25B67B11"/>
  <w16cid:commentId w16cid:paraId="7D56DB45" w16cid:durableId="25C09C0D"/>
  <w16cid:commentId w16cid:paraId="7C1CFBEF" w16cid:durableId="25BE5C58"/>
  <w16cid:commentId w16cid:paraId="740DA1F9" w16cid:durableId="25B67B12"/>
  <w16cid:commentId w16cid:paraId="22911C9D" w16cid:durableId="25BE5D69"/>
  <w16cid:commentId w16cid:paraId="2CD59B1A" w16cid:durableId="25BE5D4D"/>
  <w16cid:commentId w16cid:paraId="469AFDC8" w16cid:durableId="25B67B13"/>
  <w16cid:commentId w16cid:paraId="3BDEEAFF" w16cid:durableId="25B67B14"/>
  <w16cid:commentId w16cid:paraId="000000AB" w16cid:durableId="25B67B34"/>
  <w16cid:commentId w16cid:paraId="000000A4" w16cid:durableId="25B67B33"/>
  <w16cid:commentId w16cid:paraId="000000B0" w16cid:durableId="25B67B32"/>
  <w16cid:commentId w16cid:paraId="1CCEC445" w16cid:durableId="25BE5E94"/>
  <w16cid:commentId w16cid:paraId="027FD61E" w16cid:durableId="25B67B15"/>
  <w16cid:commentId w16cid:paraId="397B9E89" w16cid:durableId="25BE62C8"/>
  <w16cid:commentId w16cid:paraId="504F5AA2" w16cid:durableId="25B67B18"/>
  <w16cid:commentId w16cid:paraId="1CE6B7E7" w16cid:durableId="25BE6504"/>
  <w16cid:commentId w16cid:paraId="1EA7022B" w16cid:durableId="25B67B19"/>
  <w16cid:commentId w16cid:paraId="756D2A0D" w16cid:durableId="25BE6571"/>
  <w16cid:commentId w16cid:paraId="29A3FF60" w16cid:durableId="25B67B1A"/>
  <w16cid:commentId w16cid:paraId="76FDD139" w16cid:durableId="25B67B1B"/>
  <w16cid:commentId w16cid:paraId="000000A6" w16cid:durableId="25B67B1C"/>
  <w16cid:commentId w16cid:paraId="000000B5" w16cid:durableId="25B67B30"/>
  <w16cid:commentId w16cid:paraId="381F3392" w16cid:durableId="25B67B1D"/>
  <w16cid:commentId w16cid:paraId="224937B5" w16cid:durableId="25BE6645"/>
  <w16cid:commentId w16cid:paraId="36D045D8" w16cid:durableId="25BE6670"/>
  <w16cid:commentId w16cid:paraId="4E6C7F7A" w16cid:durableId="25BE67E7"/>
  <w16cid:commentId w16cid:paraId="6F4EAF7E" w16cid:durableId="25B67B1E"/>
  <w16cid:commentId w16cid:paraId="63C891BB" w16cid:durableId="25BE6841"/>
  <w16cid:commentId w16cid:paraId="50429483" w16cid:durableId="25B67B1F"/>
  <w16cid:commentId w16cid:paraId="23EC1D5A" w16cid:durableId="25B67B22"/>
  <w16cid:commentId w16cid:paraId="06A166B7" w16cid:durableId="25C0BEB7"/>
  <w16cid:commentId w16cid:paraId="389294F7" w16cid:durableId="25B67B24"/>
  <w16cid:commentId w16cid:paraId="0D7F59EC" w16cid:durableId="25BE6A38"/>
  <w16cid:commentId w16cid:paraId="749A9F7C" w16cid:durableId="24FD97D2"/>
  <w16cid:commentId w16cid:paraId="000000A5" w16cid:durableId="25B67B2D"/>
  <w16cid:commentId w16cid:paraId="000000A1" w16cid:durableId="25B67B2C"/>
  <w16cid:commentId w16cid:paraId="000000AC" w16cid:durableId="25B67B2B"/>
  <w16cid:commentId w16cid:paraId="000000A2" w16cid:durableId="25B67B2A"/>
  <w16cid:commentId w16cid:paraId="2CC112D5" w16cid:durableId="25B67B27"/>
  <w16cid:commentId w16cid:paraId="7EF625F8" w16cid:durableId="25C09601"/>
  <w16cid:commentId w16cid:paraId="7B872047" w16cid:durableId="25B67B28"/>
  <w16cid:commentId w16cid:paraId="4123EFCC" w16cid:durableId="25B67B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DE8"/>
    <w:rsid w:val="000040EC"/>
    <w:rsid w:val="000108E9"/>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39B7"/>
    <w:rsid w:val="00094996"/>
    <w:rsid w:val="00097CEF"/>
    <w:rsid w:val="000A1566"/>
    <w:rsid w:val="000A2EEE"/>
    <w:rsid w:val="000B1480"/>
    <w:rsid w:val="000B6084"/>
    <w:rsid w:val="000C5704"/>
    <w:rsid w:val="000D3DA3"/>
    <w:rsid w:val="000E52A3"/>
    <w:rsid w:val="00100F78"/>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7BA5"/>
    <w:rsid w:val="001B1A85"/>
    <w:rsid w:val="001B3620"/>
    <w:rsid w:val="001B73AA"/>
    <w:rsid w:val="001C3C16"/>
    <w:rsid w:val="001C4211"/>
    <w:rsid w:val="001C7DC9"/>
    <w:rsid w:val="001D1471"/>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707A1"/>
    <w:rsid w:val="00271130"/>
    <w:rsid w:val="00282509"/>
    <w:rsid w:val="002945A0"/>
    <w:rsid w:val="002960B1"/>
    <w:rsid w:val="00296C3B"/>
    <w:rsid w:val="002B2CE7"/>
    <w:rsid w:val="002B3E1E"/>
    <w:rsid w:val="002B6171"/>
    <w:rsid w:val="002B7CBE"/>
    <w:rsid w:val="002C7E4D"/>
    <w:rsid w:val="002D1E75"/>
    <w:rsid w:val="002E2325"/>
    <w:rsid w:val="002F2D16"/>
    <w:rsid w:val="002F3E52"/>
    <w:rsid w:val="00300E1C"/>
    <w:rsid w:val="00310356"/>
    <w:rsid w:val="00310F0E"/>
    <w:rsid w:val="00315D5B"/>
    <w:rsid w:val="00320473"/>
    <w:rsid w:val="0032100D"/>
    <w:rsid w:val="0032621A"/>
    <w:rsid w:val="00342B54"/>
    <w:rsid w:val="0034319C"/>
    <w:rsid w:val="00353AAC"/>
    <w:rsid w:val="00354CF6"/>
    <w:rsid w:val="00354D76"/>
    <w:rsid w:val="00356D83"/>
    <w:rsid w:val="0036568E"/>
    <w:rsid w:val="00372FAF"/>
    <w:rsid w:val="00373546"/>
    <w:rsid w:val="00380024"/>
    <w:rsid w:val="0038238E"/>
    <w:rsid w:val="003833A5"/>
    <w:rsid w:val="00385B4A"/>
    <w:rsid w:val="003A2013"/>
    <w:rsid w:val="003A3021"/>
    <w:rsid w:val="003A3F81"/>
    <w:rsid w:val="003C2311"/>
    <w:rsid w:val="003E1E7F"/>
    <w:rsid w:val="003E5359"/>
    <w:rsid w:val="003E57F8"/>
    <w:rsid w:val="003F0D4B"/>
    <w:rsid w:val="00410AAA"/>
    <w:rsid w:val="00412EE6"/>
    <w:rsid w:val="004156B9"/>
    <w:rsid w:val="004240E7"/>
    <w:rsid w:val="00425177"/>
    <w:rsid w:val="00425183"/>
    <w:rsid w:val="0042599F"/>
    <w:rsid w:val="004350D2"/>
    <w:rsid w:val="0046101A"/>
    <w:rsid w:val="00470025"/>
    <w:rsid w:val="004733B3"/>
    <w:rsid w:val="00474C58"/>
    <w:rsid w:val="00486051"/>
    <w:rsid w:val="00490D02"/>
    <w:rsid w:val="004A17F7"/>
    <w:rsid w:val="004A2C35"/>
    <w:rsid w:val="004B4D8C"/>
    <w:rsid w:val="004B5DCD"/>
    <w:rsid w:val="004B7A7F"/>
    <w:rsid w:val="004C1890"/>
    <w:rsid w:val="004D703A"/>
    <w:rsid w:val="004F6D6E"/>
    <w:rsid w:val="005022CF"/>
    <w:rsid w:val="0050256B"/>
    <w:rsid w:val="00510C86"/>
    <w:rsid w:val="0051174D"/>
    <w:rsid w:val="00511DC7"/>
    <w:rsid w:val="005121D6"/>
    <w:rsid w:val="005228F8"/>
    <w:rsid w:val="005232DC"/>
    <w:rsid w:val="00523E53"/>
    <w:rsid w:val="00524398"/>
    <w:rsid w:val="00526157"/>
    <w:rsid w:val="00532868"/>
    <w:rsid w:val="0054101E"/>
    <w:rsid w:val="0054137D"/>
    <w:rsid w:val="00547F85"/>
    <w:rsid w:val="005503A6"/>
    <w:rsid w:val="005611AE"/>
    <w:rsid w:val="005633FC"/>
    <w:rsid w:val="00565A8A"/>
    <w:rsid w:val="005749EF"/>
    <w:rsid w:val="005839E3"/>
    <w:rsid w:val="00585B8C"/>
    <w:rsid w:val="005B2073"/>
    <w:rsid w:val="005B46E6"/>
    <w:rsid w:val="005D0905"/>
    <w:rsid w:val="005E2DE4"/>
    <w:rsid w:val="005E3F19"/>
    <w:rsid w:val="005E5A84"/>
    <w:rsid w:val="005E62D0"/>
    <w:rsid w:val="005F1BD5"/>
    <w:rsid w:val="005F5032"/>
    <w:rsid w:val="005F64D8"/>
    <w:rsid w:val="00610569"/>
    <w:rsid w:val="00631969"/>
    <w:rsid w:val="00635CA0"/>
    <w:rsid w:val="006366FD"/>
    <w:rsid w:val="00643101"/>
    <w:rsid w:val="006442FC"/>
    <w:rsid w:val="00646C76"/>
    <w:rsid w:val="006618C2"/>
    <w:rsid w:val="00667C83"/>
    <w:rsid w:val="006718CD"/>
    <w:rsid w:val="00674C63"/>
    <w:rsid w:val="006873AE"/>
    <w:rsid w:val="006949A4"/>
    <w:rsid w:val="006966B9"/>
    <w:rsid w:val="006A3266"/>
    <w:rsid w:val="006A37CA"/>
    <w:rsid w:val="006A3F31"/>
    <w:rsid w:val="006A487B"/>
    <w:rsid w:val="006A5A65"/>
    <w:rsid w:val="006B2987"/>
    <w:rsid w:val="006B2EC2"/>
    <w:rsid w:val="006C2275"/>
    <w:rsid w:val="006D173F"/>
    <w:rsid w:val="006D1B1F"/>
    <w:rsid w:val="006F1AC7"/>
    <w:rsid w:val="006F3752"/>
    <w:rsid w:val="007064E7"/>
    <w:rsid w:val="00721680"/>
    <w:rsid w:val="00722697"/>
    <w:rsid w:val="007275DF"/>
    <w:rsid w:val="00727B43"/>
    <w:rsid w:val="0073271F"/>
    <w:rsid w:val="00741676"/>
    <w:rsid w:val="00755F9D"/>
    <w:rsid w:val="007560F6"/>
    <w:rsid w:val="00761E3D"/>
    <w:rsid w:val="007706B2"/>
    <w:rsid w:val="00771B2E"/>
    <w:rsid w:val="0077456C"/>
    <w:rsid w:val="007751F2"/>
    <w:rsid w:val="0078385D"/>
    <w:rsid w:val="007879BB"/>
    <w:rsid w:val="00793EAE"/>
    <w:rsid w:val="00796AE9"/>
    <w:rsid w:val="007A081A"/>
    <w:rsid w:val="007B7930"/>
    <w:rsid w:val="007C2531"/>
    <w:rsid w:val="007C4BF0"/>
    <w:rsid w:val="007D0556"/>
    <w:rsid w:val="007D26B6"/>
    <w:rsid w:val="007D6AB5"/>
    <w:rsid w:val="007E0D6C"/>
    <w:rsid w:val="007E4429"/>
    <w:rsid w:val="007E75B5"/>
    <w:rsid w:val="007F5B61"/>
    <w:rsid w:val="0080056B"/>
    <w:rsid w:val="008164C6"/>
    <w:rsid w:val="00821D88"/>
    <w:rsid w:val="00822EA1"/>
    <w:rsid w:val="00825F3D"/>
    <w:rsid w:val="00826C17"/>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11780"/>
    <w:rsid w:val="00916235"/>
    <w:rsid w:val="00917F18"/>
    <w:rsid w:val="00924CC9"/>
    <w:rsid w:val="00927478"/>
    <w:rsid w:val="00930BA5"/>
    <w:rsid w:val="00932624"/>
    <w:rsid w:val="0094685F"/>
    <w:rsid w:val="0097774D"/>
    <w:rsid w:val="009A20C8"/>
    <w:rsid w:val="009B06EB"/>
    <w:rsid w:val="009B76CE"/>
    <w:rsid w:val="009C0978"/>
    <w:rsid w:val="009C5925"/>
    <w:rsid w:val="009D6500"/>
    <w:rsid w:val="009E4D66"/>
    <w:rsid w:val="009E63FA"/>
    <w:rsid w:val="009E7BC3"/>
    <w:rsid w:val="009F6CE8"/>
    <w:rsid w:val="00A05A5C"/>
    <w:rsid w:val="00A117C8"/>
    <w:rsid w:val="00A208A0"/>
    <w:rsid w:val="00A21F67"/>
    <w:rsid w:val="00A23814"/>
    <w:rsid w:val="00A26E79"/>
    <w:rsid w:val="00A378E6"/>
    <w:rsid w:val="00A522EC"/>
    <w:rsid w:val="00A6677F"/>
    <w:rsid w:val="00A771EF"/>
    <w:rsid w:val="00A81FFB"/>
    <w:rsid w:val="00A87E2A"/>
    <w:rsid w:val="00AA0DFB"/>
    <w:rsid w:val="00AA1CB5"/>
    <w:rsid w:val="00AE67F7"/>
    <w:rsid w:val="00AF1E8F"/>
    <w:rsid w:val="00AF55A6"/>
    <w:rsid w:val="00B00533"/>
    <w:rsid w:val="00B069EB"/>
    <w:rsid w:val="00B25121"/>
    <w:rsid w:val="00B4189E"/>
    <w:rsid w:val="00B41B40"/>
    <w:rsid w:val="00B46755"/>
    <w:rsid w:val="00B5032F"/>
    <w:rsid w:val="00B510B0"/>
    <w:rsid w:val="00B554AF"/>
    <w:rsid w:val="00B56B81"/>
    <w:rsid w:val="00B61DF6"/>
    <w:rsid w:val="00B70C58"/>
    <w:rsid w:val="00B72FAB"/>
    <w:rsid w:val="00B81BE4"/>
    <w:rsid w:val="00BA718D"/>
    <w:rsid w:val="00BC2601"/>
    <w:rsid w:val="00BC5A89"/>
    <w:rsid w:val="00C00598"/>
    <w:rsid w:val="00C075DC"/>
    <w:rsid w:val="00C12467"/>
    <w:rsid w:val="00C126A5"/>
    <w:rsid w:val="00C200F3"/>
    <w:rsid w:val="00C214C9"/>
    <w:rsid w:val="00C240DD"/>
    <w:rsid w:val="00C30CE0"/>
    <w:rsid w:val="00C32350"/>
    <w:rsid w:val="00C40368"/>
    <w:rsid w:val="00C40B68"/>
    <w:rsid w:val="00C4753B"/>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424F"/>
    <w:rsid w:val="00D10989"/>
    <w:rsid w:val="00D11B8E"/>
    <w:rsid w:val="00D12C53"/>
    <w:rsid w:val="00D33A68"/>
    <w:rsid w:val="00D42196"/>
    <w:rsid w:val="00D4685F"/>
    <w:rsid w:val="00D5038D"/>
    <w:rsid w:val="00D558BD"/>
    <w:rsid w:val="00D6328E"/>
    <w:rsid w:val="00D66B67"/>
    <w:rsid w:val="00D75471"/>
    <w:rsid w:val="00D92C17"/>
    <w:rsid w:val="00DA0FAF"/>
    <w:rsid w:val="00DA45D1"/>
    <w:rsid w:val="00DB7DD9"/>
    <w:rsid w:val="00DD4ECF"/>
    <w:rsid w:val="00DD5BA5"/>
    <w:rsid w:val="00DF1DD3"/>
    <w:rsid w:val="00DF67E3"/>
    <w:rsid w:val="00E0077A"/>
    <w:rsid w:val="00E24FF9"/>
    <w:rsid w:val="00E40B76"/>
    <w:rsid w:val="00E46EE6"/>
    <w:rsid w:val="00E54287"/>
    <w:rsid w:val="00E57AAC"/>
    <w:rsid w:val="00E71D43"/>
    <w:rsid w:val="00E724AE"/>
    <w:rsid w:val="00E75A7D"/>
    <w:rsid w:val="00E85A7D"/>
    <w:rsid w:val="00EA34FE"/>
    <w:rsid w:val="00EB2923"/>
    <w:rsid w:val="00EE37B2"/>
    <w:rsid w:val="00EE4444"/>
    <w:rsid w:val="00EF237D"/>
    <w:rsid w:val="00EF66BE"/>
    <w:rsid w:val="00EF7CAE"/>
    <w:rsid w:val="00F0171D"/>
    <w:rsid w:val="00F01DD5"/>
    <w:rsid w:val="00F02C46"/>
    <w:rsid w:val="00F064B1"/>
    <w:rsid w:val="00F0736E"/>
    <w:rsid w:val="00F117B5"/>
    <w:rsid w:val="00F26DBE"/>
    <w:rsid w:val="00F5516D"/>
    <w:rsid w:val="00F60FC7"/>
    <w:rsid w:val="00F61640"/>
    <w:rsid w:val="00F649A6"/>
    <w:rsid w:val="00F71454"/>
    <w:rsid w:val="00F738BF"/>
    <w:rsid w:val="00F762C4"/>
    <w:rsid w:val="00F765CD"/>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pPr>
      <w:keepNext/>
      <w:keepLines/>
      <w:spacing w:before="480" w:after="120"/>
      <w:outlineLvl w:val="0"/>
    </w:pPr>
    <w:rPr>
      <w:b/>
      <w:sz w:val="48"/>
      <w:szCs w:val="48"/>
    </w:rPr>
  </w:style>
  <w:style w:type="paragraph" w:styleId="Rubrik2">
    <w:name w:val="heading 2"/>
    <w:basedOn w:val="Normal"/>
    <w:next w:val="Normal"/>
    <w:pPr>
      <w:keepNext/>
      <w:keepLines/>
      <w:spacing w:before="360" w:after="80"/>
      <w:outlineLvl w:val="1"/>
    </w:pPr>
    <w:rPr>
      <w:b/>
      <w:sz w:val="36"/>
      <w:szCs w:val="36"/>
    </w:rPr>
  </w:style>
  <w:style w:type="paragraph" w:styleId="Rubrik3">
    <w:name w:val="heading 3"/>
    <w:basedOn w:val="Normal"/>
    <w:next w:val="Normal"/>
    <w:pPr>
      <w:keepNext/>
      <w:keepLines/>
      <w:spacing w:before="280" w:after="80"/>
      <w:outlineLvl w:val="2"/>
    </w:pPr>
    <w:rPr>
      <w:b/>
      <w:sz w:val="28"/>
      <w:szCs w:val="28"/>
    </w:rPr>
  </w:style>
  <w:style w:type="paragraph" w:styleId="Rubrik4">
    <w:name w:val="heading 4"/>
    <w:basedOn w:val="Normal"/>
    <w:next w:val="Normal"/>
    <w:pPr>
      <w:keepNext/>
      <w:keepLines/>
      <w:spacing w:before="240" w:after="40"/>
      <w:outlineLvl w:val="3"/>
    </w:pPr>
    <w:rPr>
      <w:b/>
    </w:rPr>
  </w:style>
  <w:style w:type="paragraph" w:styleId="Rubrik5">
    <w:name w:val="heading 5"/>
    <w:basedOn w:val="Normal"/>
    <w:next w:val="Normal"/>
    <w:pPr>
      <w:keepNext/>
      <w:keepLines/>
      <w:spacing w:before="220" w:after="40"/>
      <w:outlineLvl w:val="4"/>
    </w:pPr>
    <w:rPr>
      <w:b/>
      <w:sz w:val="22"/>
      <w:szCs w:val="22"/>
    </w:rPr>
  </w:style>
  <w:style w:type="paragraph" w:styleId="Rubrik6">
    <w:name w:val="heading 6"/>
    <w:basedOn w:val="Normal"/>
    <w:next w:val="Normal"/>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Rubrik">
    <w:name w:val="Title"/>
    <w:basedOn w:val="Normal"/>
    <w:next w:val="Normal"/>
    <w:pPr>
      <w:keepNext/>
      <w:keepLines/>
      <w:spacing w:before="480" w:after="120"/>
    </w:pPr>
    <w:rPr>
      <w:b/>
      <w:sz w:val="72"/>
      <w:szCs w:val="72"/>
    </w:rPr>
  </w:style>
  <w:style w:type="paragraph" w:styleId="Normalwebb">
    <w:name w:val="Normal (Web)"/>
    <w:basedOn w:val="Normal"/>
    <w:uiPriority w:val="99"/>
    <w:semiHidden/>
    <w:unhideWhenUsed/>
    <w:rsid w:val="00A73AC9"/>
    <w:pPr>
      <w:spacing w:before="100" w:beforeAutospacing="1" w:after="100" w:afterAutospacing="1"/>
    </w:pPr>
    <w:rPr>
      <w:lang w:eastAsia="en-GB"/>
    </w:rPr>
  </w:style>
  <w:style w:type="character" w:styleId="Hyperlnk">
    <w:name w:val="Hyperlink"/>
    <w:basedOn w:val="Standardstycketeckensnitt"/>
    <w:uiPriority w:val="99"/>
    <w:semiHidden/>
    <w:qFormat/>
    <w:rsid w:val="00CB744B"/>
    <w:rPr>
      <w:color w:val="0000FF"/>
      <w:u w:val="single"/>
    </w:rPr>
  </w:style>
  <w:style w:type="character" w:customStyle="1" w:styleId="UnresolvedMention1">
    <w:name w:val="Unresolved Mention1"/>
    <w:basedOn w:val="Standardstycketeckensnitt"/>
    <w:uiPriority w:val="99"/>
    <w:semiHidden/>
    <w:unhideWhenUsed/>
    <w:rsid w:val="00CB744B"/>
    <w:rPr>
      <w:color w:val="605E5C"/>
      <w:shd w:val="clear" w:color="auto" w:fill="E1DFDD"/>
    </w:rPr>
  </w:style>
  <w:style w:type="paragraph" w:styleId="Sidhuvud">
    <w:name w:val="header"/>
    <w:basedOn w:val="Normal"/>
    <w:link w:val="SidhuvudChar"/>
    <w:uiPriority w:val="99"/>
    <w:unhideWhenUsed/>
    <w:rsid w:val="00807D3F"/>
    <w:pPr>
      <w:tabs>
        <w:tab w:val="center" w:pos="4513"/>
        <w:tab w:val="right" w:pos="9026"/>
      </w:tabs>
    </w:pPr>
  </w:style>
  <w:style w:type="character" w:customStyle="1" w:styleId="SidhuvudChar">
    <w:name w:val="Sidhuvud Char"/>
    <w:basedOn w:val="Standardstycketeckensnitt"/>
    <w:link w:val="Sidhuvud"/>
    <w:uiPriority w:val="99"/>
    <w:rsid w:val="00807D3F"/>
    <w:rPr>
      <w:lang w:val="en-GB"/>
    </w:rPr>
  </w:style>
  <w:style w:type="paragraph" w:styleId="Sidfot">
    <w:name w:val="footer"/>
    <w:basedOn w:val="Normal"/>
    <w:link w:val="SidfotChar"/>
    <w:uiPriority w:val="99"/>
    <w:unhideWhenUsed/>
    <w:rsid w:val="00807D3F"/>
    <w:pPr>
      <w:tabs>
        <w:tab w:val="center" w:pos="4513"/>
        <w:tab w:val="right" w:pos="9026"/>
      </w:tabs>
    </w:pPr>
  </w:style>
  <w:style w:type="character" w:customStyle="1" w:styleId="SidfotChar">
    <w:name w:val="Sidfot Char"/>
    <w:basedOn w:val="Standardstycketeckensnitt"/>
    <w:link w:val="Sidfot"/>
    <w:uiPriority w:val="99"/>
    <w:rsid w:val="00807D3F"/>
    <w:rPr>
      <w:lang w:val="en-GB"/>
    </w:rPr>
  </w:style>
  <w:style w:type="character" w:styleId="Kommentarsreferens">
    <w:name w:val="annotation reference"/>
    <w:basedOn w:val="Standardstycketeckensnitt"/>
    <w:uiPriority w:val="99"/>
    <w:semiHidden/>
    <w:unhideWhenUsed/>
    <w:rsid w:val="00807D3F"/>
    <w:rPr>
      <w:sz w:val="16"/>
      <w:szCs w:val="16"/>
    </w:rPr>
  </w:style>
  <w:style w:type="paragraph" w:styleId="Kommentarer">
    <w:name w:val="annotation text"/>
    <w:basedOn w:val="Normal"/>
    <w:link w:val="KommentarerChar"/>
    <w:uiPriority w:val="99"/>
    <w:semiHidden/>
    <w:unhideWhenUsed/>
    <w:rsid w:val="00807D3F"/>
    <w:rPr>
      <w:sz w:val="20"/>
      <w:szCs w:val="20"/>
    </w:rPr>
  </w:style>
  <w:style w:type="character" w:customStyle="1" w:styleId="KommentarerChar">
    <w:name w:val="Kommentarer Char"/>
    <w:basedOn w:val="Standardstycketeckensnitt"/>
    <w:link w:val="Kommentarer"/>
    <w:uiPriority w:val="99"/>
    <w:semiHidden/>
    <w:rsid w:val="00807D3F"/>
    <w:rPr>
      <w:sz w:val="20"/>
      <w:szCs w:val="20"/>
      <w:lang w:val="en-GB"/>
    </w:rPr>
  </w:style>
  <w:style w:type="paragraph" w:styleId="Kommentarsmne">
    <w:name w:val="annotation subject"/>
    <w:basedOn w:val="Kommentarer"/>
    <w:next w:val="Kommentarer"/>
    <w:link w:val="KommentarsmneChar"/>
    <w:uiPriority w:val="99"/>
    <w:semiHidden/>
    <w:unhideWhenUsed/>
    <w:rsid w:val="00807D3F"/>
    <w:rPr>
      <w:b/>
      <w:bCs/>
    </w:rPr>
  </w:style>
  <w:style w:type="character" w:customStyle="1" w:styleId="KommentarsmneChar">
    <w:name w:val="Kommentarsämne Char"/>
    <w:basedOn w:val="KommentarerChar"/>
    <w:link w:val="Kommentarsmne"/>
    <w:uiPriority w:val="99"/>
    <w:semiHidden/>
    <w:rsid w:val="00807D3F"/>
    <w:rPr>
      <w:b/>
      <w:bCs/>
      <w:sz w:val="20"/>
      <w:szCs w:val="20"/>
      <w:lang w:val="en-GB"/>
    </w:rPr>
  </w:style>
  <w:style w:type="character" w:styleId="AnvndHyperlnk">
    <w:name w:val="FollowedHyperlink"/>
    <w:basedOn w:val="Standardstycketeckensnitt"/>
    <w:uiPriority w:val="99"/>
    <w:semiHidden/>
    <w:unhideWhenUsed/>
    <w:rsid w:val="00D87D86"/>
    <w:rPr>
      <w:color w:val="954F72" w:themeColor="followedHyperlink"/>
      <w:u w:val="single"/>
    </w:rPr>
  </w:style>
  <w:style w:type="character" w:styleId="Platshllartext">
    <w:name w:val="Placeholder Text"/>
    <w:basedOn w:val="Standardstycketeckensnitt"/>
    <w:uiPriority w:val="99"/>
    <w:semiHidden/>
    <w:rsid w:val="007D43EC"/>
    <w:rPr>
      <w:color w:val="808080"/>
    </w:rPr>
  </w:style>
  <w:style w:type="paragraph" w:styleId="Litteraturfrteckning">
    <w:name w:val="Bibliography"/>
    <w:basedOn w:val="Normal"/>
    <w:next w:val="Normal"/>
    <w:uiPriority w:val="37"/>
    <w:unhideWhenUsed/>
    <w:rsid w:val="00F1162E"/>
    <w:pPr>
      <w:tabs>
        <w:tab w:val="left" w:pos="380"/>
      </w:tabs>
      <w:spacing w:line="480" w:lineRule="auto"/>
      <w:ind w:left="720" w:hanging="720"/>
    </w:pPr>
  </w:style>
  <w:style w:type="paragraph" w:styleId="Revision">
    <w:name w:val="Revision"/>
    <w:hidden/>
    <w:uiPriority w:val="99"/>
    <w:semiHidden/>
    <w:rsid w:val="001E3BD3"/>
  </w:style>
  <w:style w:type="paragraph" w:styleId="Underrubrik">
    <w:name w:val="Subtitle"/>
    <w:basedOn w:val="Normal"/>
    <w:next w:val="Normal"/>
    <w:pPr>
      <w:keepNext/>
      <w:keepLines/>
      <w:spacing w:before="360" w:after="80"/>
    </w:pPr>
    <w:rPr>
      <w:rFonts w:ascii="Georgia" w:eastAsia="Georgia" w:hAnsi="Georgia" w:cs="Georgia"/>
      <w:i/>
      <w:color w:val="666666"/>
      <w:sz w:val="48"/>
      <w:szCs w:val="48"/>
    </w:rPr>
  </w:style>
  <w:style w:type="paragraph" w:styleId="Ballongtext">
    <w:name w:val="Balloon Text"/>
    <w:basedOn w:val="Normal"/>
    <w:link w:val="BallongtextChar"/>
    <w:uiPriority w:val="99"/>
    <w:semiHidden/>
    <w:unhideWhenUsed/>
    <w:rsid w:val="001B1A85"/>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doi/pdf/10.1126/science.aac9819" TargetMode="External"/><Relationship Id="rId2" Type="http://schemas.openxmlformats.org/officeDocument/2006/relationships/hyperlink" Target="https://www.pnas.org/content/pnas/104/23/9715.full.pdf" TargetMode="External"/><Relationship Id="rId1" Type="http://schemas.openxmlformats.org/officeDocument/2006/relationships/hyperlink" Target="https://link.springer.com/content/pdf/10.1007/s00227-018-3333-z.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22</Pages>
  <Words>24520</Words>
  <Characters>129962</Characters>
  <Application>Microsoft Office Word</Application>
  <DocSecurity>0</DocSecurity>
  <Lines>1083</Lines>
  <Paragraphs>308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154174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Anna Gårdmark</cp:lastModifiedBy>
  <cp:revision>3</cp:revision>
  <dcterms:created xsi:type="dcterms:W3CDTF">2022-04-07T18:59:00Z</dcterms:created>
  <dcterms:modified xsi:type="dcterms:W3CDTF">2022-04-07T19:54:00Z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id="cl8OKwvm"/&gt;&lt;style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