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00000002" w14:textId="41994486" w:rsidR="00037DE8" w:rsidRDefault="002C48A9">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2C48A9">
      <w:pPr>
        <w:spacing w:line="480" w:lineRule="auto"/>
        <w:jc w:val="both"/>
        <w:rPr>
          <w:sz w:val="28"/>
          <w:szCs w:val="28"/>
        </w:rPr>
      </w:pPr>
      <w:sdt>
        <w:sdtPr>
          <w:tag w:val="goog_rdk_2"/>
          <w:id w:val="1449580287"/>
        </w:sdtPr>
        <w:sdtEndPr/>
        <w:sdtContent/>
      </w:sdt>
      <w:r w:rsidR="001B1A85">
        <w:rPr>
          <w:sz w:val="28"/>
          <w:szCs w:val="28"/>
        </w:rPr>
        <w:t>Abstract</w:t>
      </w:r>
    </w:p>
    <w:p w14:paraId="364FE0C6" w14:textId="3FF576B0"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r w:rsidR="008B1EB2">
        <w:t xml:space="preserve">exponent </w:t>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67C431DE"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8760E">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8760E">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8760E">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8760E" w:rsidRPr="00F8760E">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ins w:id="0" w:author="Max Lindmark" w:date="2022-04-22T10:39:00Z">
        <w:r w:rsidR="005259BA">
          <w:t xml:space="preserve">For instance. </w:t>
        </w:r>
      </w:ins>
      <w:del w:id="1" w:author="Max Lindmark" w:date="2022-04-22T10:39:00Z">
        <w:r w:rsidR="00300E1C" w:rsidDel="005259BA">
          <w:delText>W</w:delText>
        </w:r>
        <w:r w:rsidR="001B1A85" w:rsidDel="005259BA">
          <w:delText>arming</w:delText>
        </w:r>
        <w:r w:rsidR="00300E1C" w:rsidDel="005259BA">
          <w:delText xml:space="preserve"> </w:delText>
        </w:r>
      </w:del>
      <w:ins w:id="2" w:author="Max Lindmark" w:date="2022-04-22T10:39:00Z">
        <w:r w:rsidR="005259BA">
          <w:t>w</w:t>
        </w:r>
        <w:r w:rsidR="005259BA">
          <w:t xml:space="preserve">arming </w:t>
        </w:r>
      </w:ins>
      <w:r w:rsidR="00300E1C">
        <w:t xml:space="preserve">can </w:t>
      </w:r>
      <w:del w:id="3" w:author="Max Lindmark" w:date="2022-04-22T10:39:00Z">
        <w:r w:rsidR="00F87FEE" w:rsidDel="005259BA">
          <w:delText xml:space="preserve">even </w:delText>
        </w:r>
      </w:del>
      <w:r w:rsidR="00300E1C">
        <w:t>shift size-distributions without altering</w:t>
      </w:r>
      <w:r w:rsidR="001B1A85">
        <w:t xml:space="preserve"> mean size</w:t>
      </w:r>
      <w:ins w:id="4" w:author="Max Lindmark" w:date="2022-04-22T10:39:00Z">
        <w:r w:rsidR="005259BA">
          <w:t xml:space="preserve"> </w:t>
        </w:r>
      </w:ins>
      <w:del w:id="5" w:author="Max Lindmark" w:date="2022-04-22T10:39:00Z">
        <w:r w:rsidR="00C40B68" w:rsidDel="005259BA">
          <w:delText>; for example,</w:delText>
        </w:r>
        <w:r w:rsidR="001B1A85" w:rsidDel="005259BA">
          <w:delText xml:space="preserve"> </w:delText>
        </w:r>
      </w:del>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8760E">
        <w:instrText xml:space="preserve"> ADDIN ZOTERO_ITEM CSL_CITATION {"citationID":"oDB0KE98","properties":{"formattedCitation":"(6)","plainCitation":"(6)","noteIndex":0},"citationItems":[{"id":860,"uris":["http://zotero.org/users/6116610/items/RAL83LAC"],"itemData":{"id":860,"type":"chapter","container-title":"Advances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8760E">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8760E">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8760E">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8760E">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8760E">
        <w:rPr>
          <w:rFonts w:ascii="Cambria Math" w:hAnsi="Cambria Math" w:cs="Cambria Math"/>
        </w:rPr>
        <w:instrText>∼</w:instrText>
      </w:r>
      <w:r w:rsidR="00F8760E">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8760E">
        <w:rPr>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8760E">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8760E" w:rsidRPr="00F8760E">
        <w:rPr>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8760E">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8760E">
        <w:rPr>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r w:rsidR="001B1A85">
        <w:t xml:space="preserve">, </w:t>
      </w:r>
    </w:p>
    <w:p w14:paraId="5E2D09B9" w14:textId="4A2C4EB8" w:rsidR="005259BA" w:rsidRDefault="001B1A85" w:rsidP="00532868">
      <w:pPr>
        <w:spacing w:line="480" w:lineRule="auto"/>
        <w:ind w:firstLine="284"/>
        <w:jc w:val="both"/>
        <w:rPr>
          <w:ins w:id="6" w:author="Max Lindmark" w:date="2022-04-22T10:37:00Z"/>
        </w:rPr>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8760E">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8760E">
        <w:rPr>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8760E">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8760E" w:rsidRPr="00F8760E">
        <w:rPr>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8760E">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8760E">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8760E">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8760E">
        <w:rPr>
          <w:lang w:val="en-GB"/>
        </w:rPr>
        <w:t>(10, 19)</w:t>
      </w:r>
      <w:r w:rsidR="00C81606">
        <w:fldChar w:fldCharType="end"/>
      </w:r>
      <w:r w:rsidRPr="00F064B1">
        <w:t xml:space="preserve">. </w:t>
      </w:r>
      <w:r>
        <w:t>Despite its rich theoretical foundation</w:t>
      </w:r>
      <w:r w:rsidR="004C1890">
        <w:fldChar w:fldCharType="begin"/>
      </w:r>
      <w:r w:rsidR="00F8760E">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8760E">
        <w:rPr>
          <w:lang w:val="en-GB"/>
        </w:rPr>
        <w:t>(20)</w:t>
      </w:r>
      <w:r w:rsidR="004C1890">
        <w:fldChar w:fldCharType="end"/>
      </w:r>
      <w:r>
        <w:t xml:space="preserve"> and usefulness as an ecological indicator</w:t>
      </w:r>
      <w:r w:rsidR="00CE5D77">
        <w:fldChar w:fldCharType="begin"/>
      </w:r>
      <w:r w:rsidR="00F8760E">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8760E">
        <w:rPr>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8760E">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8760E">
        <w:rPr>
          <w:lang w:val="en-GB"/>
        </w:rPr>
        <w:t>(21)</w:t>
      </w:r>
      <w:r w:rsidR="00342B54">
        <w:fldChar w:fldCharType="end"/>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F8760E">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8760E">
        <w:rPr>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lastRenderedPageBreak/>
        <w:t>truncates the age-distribution towards younger individuals</w:t>
      </w:r>
      <w:r w:rsidR="00202178">
        <w:fldChar w:fldCharType="begin"/>
      </w:r>
      <w:r w:rsidR="00F8760E">
        <w:instrText xml:space="preserve"> ADDIN ZOTERO_ITEM CSL_CITATION {"citationID":"zoD3z8zo","properties":{"formattedCitation":"(22)","plainCitation":"(22)","noteIndex":0},"citationItems":[{"id":25,"uris":["http://zotero.org/users/6116610/items/94H6EDNW"],"itemData":{"id":25,"type":"article-journal","abstract":"Researchers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8760E">
        <w:rPr>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8760E">
        <w:instrText xml:space="preserve"> ADDIN ZOTERO_ITEM CSL_CITATION {"citationID":"d0ikfDnv","properties":{"formattedCitation":"(23, 24)","plainCitation":"(23, 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8760E">
        <w:rPr>
          <w:lang w:val="en-GB"/>
        </w:rPr>
        <w:t>(23, 24)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p>
    <w:p w14:paraId="00000024" w14:textId="5DFC8468" w:rsidR="00037DE8" w:rsidRDefault="005259BA" w:rsidP="00532868">
      <w:pPr>
        <w:spacing w:line="480" w:lineRule="auto"/>
        <w:ind w:firstLine="284"/>
        <w:jc w:val="both"/>
      </w:pPr>
      <w:ins w:id="7" w:author="Max Lindmark" w:date="2022-04-22T10:40:00Z">
        <w:r>
          <w:t>Size-at-age is, as mentioned, generally predicted to increase for small individuals, but decrease for large individuals, according to the TSR</w:t>
        </w:r>
      </w:ins>
      <w:del w:id="8" w:author="Max Lindmark" w:date="2022-04-22T10:37:00Z">
        <w:r w:rsidR="00A21F67" w:rsidDel="005259BA">
          <w:delText xml:space="preserve"> Yet, while w</w:delText>
        </w:r>
      </w:del>
      <w:del w:id="9" w:author="Max Lindmark" w:date="2022-04-22T10:40:00Z">
        <w:r w:rsidR="00A21F67" w:rsidDel="005259BA">
          <w:delText>arming effects on ectotherm body growth ha</w:delText>
        </w:r>
        <w:r w:rsidR="003E5359" w:rsidDel="005259BA">
          <w:delText>ve</w:delText>
        </w:r>
        <w:r w:rsidR="00A21F67" w:rsidDel="005259BA">
          <w:delText xml:space="preserve"> been thoroughly studied</w:delText>
        </w:r>
      </w:del>
      <w:r w:rsidR="00F064B1">
        <w:fldChar w:fldCharType="begin"/>
      </w:r>
      <w:r w:rsidR="00F8760E">
        <w:instrText xml:space="preserve"> ADDIN ZOTERO_ITEM CSL_CITATION {"citationID":"X5IVUcDO","properties":{"formattedCitation":"(6, 25)","plainCitation":"(6, 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F8760E">
        <w:rPr>
          <w:lang w:val="en-GB"/>
        </w:rPr>
        <w:t>(6, 25)</w:t>
      </w:r>
      <w:r w:rsidR="00F064B1">
        <w:fldChar w:fldCharType="end"/>
      </w:r>
      <w:ins w:id="10" w:author="Max Lindmark" w:date="2022-04-22T10:41:00Z">
        <w:r w:rsidR="00181DB5">
          <w:t xml:space="preserve">. </w:t>
        </w:r>
      </w:ins>
      <w:ins w:id="11" w:author="Max Lindmark" w:date="2022-04-22T10:42:00Z">
        <w:r w:rsidR="00181DB5">
          <w:t xml:space="preserve">Several factors likely contribute to this pattern, such as increased allocation to </w:t>
        </w:r>
      </w:ins>
      <w:ins w:id="12" w:author="Max Lindmark" w:date="2022-04-22T10:43:00Z">
        <w:r w:rsidR="00181DB5">
          <w:t>reproduction</w:t>
        </w:r>
      </w:ins>
      <w:ins w:id="13" w:author="Max Lindmark" w:date="2022-04-22T10:42:00Z">
        <w:r w:rsidR="00181DB5">
          <w:t xml:space="preserve"> </w:t>
        </w:r>
      </w:ins>
      <w:r w:rsidR="00181DB5">
        <w:fldChar w:fldCharType="begin"/>
      </w:r>
      <w:r w:rsidR="00F8760E">
        <w:instrText xml:space="preserve"> ADDIN ZOTERO_ITEM CSL_CITATION {"citationID":"M52Eih8c","properties":{"formattedCitation":"(26)","plainCitation":"(26)","noteIndex":0},"citationItems":[{"id":3220,"uris":["http://zotero.org/users/6116610/items/9ZNNCAHA"],"itemData":{"id":3220,"type":"article-journal","abstract":"Fish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181DB5">
        <w:fldChar w:fldCharType="separate"/>
      </w:r>
      <w:r w:rsidR="00F8760E">
        <w:rPr>
          <w:lang w:val="en-GB"/>
        </w:rPr>
        <w:t>(26)</w:t>
      </w:r>
      <w:r w:rsidR="00181DB5">
        <w:fldChar w:fldCharType="end"/>
      </w:r>
      <w:ins w:id="14" w:author="Max Lindmark" w:date="2022-04-22T10:43:00Z">
        <w:r w:rsidR="00181DB5">
          <w:t xml:space="preserve"> and larger individuals in fish populations reaching optimum growth rates at lower temperatures</w:t>
        </w:r>
      </w:ins>
      <w:r w:rsidR="00F717AF">
        <w:fldChar w:fldCharType="begin"/>
      </w:r>
      <w:r w:rsidR="00F8760E">
        <w:instrText xml:space="preserve"> ADDIN ZOTERO_ITEM CSL_CITATION {"citationID":"UekeCFkx","properties":{"formattedCitation":"(24)","plainCitation":"(24)","noteIndex":0},"citationItems":[{"id":3306,"uris":["http://zotero.org/users/6116610/items/BPUQHW32"],"itemData":{"id":3306,"type":"article-journal","abstract":"According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F8760E">
        <w:rPr>
          <w:lang w:val="en-GB"/>
        </w:rPr>
        <w:t>(24)</w:t>
      </w:r>
      <w:r w:rsidR="00F717AF">
        <w:fldChar w:fldCharType="end"/>
      </w:r>
      <w:ins w:id="15" w:author="Max Lindmark" w:date="2022-04-22T10:43:00Z">
        <w:r w:rsidR="00181DB5">
          <w:t>.</w:t>
        </w:r>
      </w:ins>
      <w:ins w:id="16" w:author="Max Lindmark" w:date="2022-04-22T10:44:00Z">
        <w:r w:rsidR="00F717AF">
          <w:t xml:space="preserve"> </w:t>
        </w:r>
        <w:r w:rsidR="00EE72DC">
          <w:t xml:space="preserve">Empirical support in fishes for this pattern </w:t>
        </w:r>
      </w:ins>
      <w:ins w:id="17" w:author="Max Lindmark" w:date="2022-04-22T10:46:00Z">
        <w:r w:rsidR="009210E5">
          <w:t>seem to be</w:t>
        </w:r>
      </w:ins>
      <w:ins w:id="18" w:author="Max Lindmark" w:date="2022-04-22T10:44:00Z">
        <w:r w:rsidR="00EE72DC">
          <w:t xml:space="preserve"> </w:t>
        </w:r>
      </w:ins>
      <w:ins w:id="19" w:author="Max Lindmark" w:date="2022-04-22T10:46:00Z">
        <w:r w:rsidR="009210E5">
          <w:t xml:space="preserve">more consistent </w:t>
        </w:r>
      </w:ins>
      <w:ins w:id="20" w:author="Max Lindmark" w:date="2022-04-22T10:44:00Z">
        <w:r w:rsidR="00EE72DC">
          <w:t>for increases in size-at-age of juveniles</w:t>
        </w:r>
      </w:ins>
      <w:r w:rsidR="002C10C0">
        <w:fldChar w:fldCharType="begin"/>
      </w:r>
      <w:r w:rsidR="00F8760E">
        <w:instrText xml:space="preserve"> ADDIN ZOTERO_ITEM CSL_CITATION {"citationID":"mO4JzTMv","properties":{"formattedCitation":"(27\\uc0\\u8211{}29)","plainCitation":"(27–29)","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F8760E" w:rsidRPr="00F8760E">
        <w:rPr>
          <w:lang w:val="en-GB"/>
        </w:rPr>
        <w:t>(27–29)</w:t>
      </w:r>
      <w:r w:rsidR="002C10C0">
        <w:fldChar w:fldCharType="end"/>
      </w:r>
      <w:ins w:id="21" w:author="Max Lindmark" w:date="2022-04-22T10:43:00Z">
        <w:r w:rsidR="00181DB5">
          <w:t xml:space="preserve"> </w:t>
        </w:r>
      </w:ins>
      <w:ins w:id="22" w:author="Max Lindmark" w:date="2022-04-22T10:47:00Z">
        <w:r w:rsidR="00217017">
          <w:t>than declines in adult size at age in adults</w:t>
        </w:r>
      </w:ins>
      <w:ins w:id="23" w:author="Max Lindmark" w:date="2022-04-22T10:48:00Z">
        <w:r w:rsidR="00217017">
          <w:t xml:space="preserve">, where a larger </w:t>
        </w:r>
      </w:ins>
      <w:ins w:id="24" w:author="Max Lindmark" w:date="2022-04-22T10:49:00Z">
        <w:r w:rsidR="00217017">
          <w:t xml:space="preserve">diversity in responses </w:t>
        </w:r>
      </w:ins>
      <w:ins w:id="25" w:author="Max Lindmark" w:date="2022-04-22T10:48:00Z">
        <w:r w:rsidR="00217017">
          <w:t xml:space="preserve"> is observed</w:t>
        </w:r>
      </w:ins>
      <w:ins w:id="26" w:author="Max Lindmark" w:date="2022-04-22T10:47:00Z">
        <w:r w:rsidR="00217017">
          <w:t xml:space="preserve"> </w:t>
        </w:r>
      </w:ins>
      <w:ins w:id="27" w:author="Max Lindmark" w:date="2022-04-22T10:49:00Z">
        <w:r w:rsidR="00217017">
          <w:t>among species</w:t>
        </w:r>
      </w:ins>
      <w:r w:rsidR="00217017">
        <w:fldChar w:fldCharType="begin"/>
      </w:r>
      <w:r w:rsidR="00F8760E">
        <w:instrText xml:space="preserve"> ADDIN ZOTERO_ITEM CSL_CITATION {"citationID":"l1zLloaR","properties":{"formattedCitation":"(29\\uc0\\u8211{}31)","plainCitation":"(29–31)","noteIndex":0},"citationItems":[{"id":301,"uris":["http://zotero.org/users/6116610/items/576ZCBBY"],"itemData":{"id":301,"type":"article-journal","abstract":"Decreasing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17017">
        <w:fldChar w:fldCharType="separate"/>
      </w:r>
      <w:r w:rsidR="00F8760E" w:rsidRPr="00F8760E">
        <w:rPr>
          <w:lang w:val="en-GB"/>
        </w:rPr>
        <w:t>(29–31)</w:t>
      </w:r>
      <w:r w:rsidR="00217017">
        <w:fldChar w:fldCharType="end"/>
      </w:r>
      <w:ins w:id="28" w:author="Max Lindmark" w:date="2022-04-22T10:47:00Z">
        <w:r w:rsidR="00217017">
          <w:t xml:space="preserve">. </w:t>
        </w:r>
      </w:ins>
      <w:ins w:id="29" w:author="Max Lindmark" w:date="2022-04-22T10:50:00Z">
        <w:r w:rsidR="00CF7678">
          <w:t xml:space="preserve">Potentially this is due to most studies being done on commercially exploited species </w:t>
        </w:r>
      </w:ins>
      <w:ins w:id="30" w:author="Max Lindmark" w:date="2022-04-22T10:51:00Z">
        <w:r w:rsidR="00CF7678">
          <w:t>(</w:t>
        </w:r>
      </w:ins>
      <w:ins w:id="31" w:author="Max Lindmark" w:date="2022-04-22T10:50:00Z">
        <w:r w:rsidR="00CF7678">
          <w:t xml:space="preserve">which generally </w:t>
        </w:r>
      </w:ins>
      <w:ins w:id="32" w:author="Max Lindmark" w:date="2022-04-22T10:51:00Z">
        <w:r w:rsidR="00CF7678">
          <w:t>have long time series)</w:t>
        </w:r>
        <w:r w:rsidR="0073196B">
          <w:t xml:space="preserve">, which means size and growth relationships with temperature may be confounded with </w:t>
        </w:r>
        <w:r w:rsidR="000B20DE">
          <w:t>plastic and genetic responses to size</w:t>
        </w:r>
      </w:ins>
      <w:ins w:id="33" w:author="Max Lindmark" w:date="2022-04-22T10:52:00Z">
        <w:r w:rsidR="000B20DE">
          <w:t>-selective mortality</w:t>
        </w:r>
      </w:ins>
      <w:commentRangeStart w:id="34"/>
      <w:r w:rsidR="00197BD5">
        <w:fldChar w:fldCharType="begin"/>
      </w:r>
      <w:r w:rsidR="00F8760E">
        <w:instrText xml:space="preserve"> ADDIN ZOTERO_ITEM CSL_CITATION {"citationID":"50pgpCvd","properties":{"formattedCitation":"(32)","plainCitation":"(32)","noteIndex":0},"citationItems":[{"id":3163,"uris":["http://zotero.org/users/6116610/items/RTLQZ24M"],"itemData":{"id":3163,"type":"article-journal","abstract":"Evidence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F8760E">
        <w:rPr>
          <w:lang w:val="en-GB"/>
        </w:rPr>
        <w:t>(32)</w:t>
      </w:r>
      <w:r w:rsidR="00197BD5">
        <w:fldChar w:fldCharType="end"/>
      </w:r>
      <w:ins w:id="35" w:author="Max Lindmark" w:date="2022-04-22T10:52:00Z">
        <w:r w:rsidR="000B20DE">
          <w:t>.</w:t>
        </w:r>
      </w:ins>
      <w:ins w:id="36" w:author="Max Lindmark" w:date="2022-04-22T10:51:00Z">
        <w:r w:rsidR="00CF7678">
          <w:t xml:space="preserve"> </w:t>
        </w:r>
      </w:ins>
      <w:commentRangeEnd w:id="34"/>
      <w:ins w:id="37" w:author="Max Lindmark" w:date="2022-04-22T10:52:00Z">
        <w:r w:rsidR="00197BD5">
          <w:rPr>
            <w:rStyle w:val="CommentReference"/>
          </w:rPr>
          <w:commentReference w:id="34"/>
        </w:r>
      </w:ins>
      <w:ins w:id="38" w:author="Max Lindmark" w:date="2022-04-22T10:55:00Z">
        <w:r w:rsidR="0049324C">
          <w:t>Moreover, the effect</w:t>
        </w:r>
      </w:ins>
      <w:ins w:id="39" w:author="Max Lindmark" w:date="2022-04-22T10:57:00Z">
        <w:r w:rsidR="001E17EC">
          <w:t xml:space="preserve"> of temperature on</w:t>
        </w:r>
      </w:ins>
      <w:ins w:id="40" w:author="Max Lindmark" w:date="2022-04-22T10:56:00Z">
        <w:r w:rsidR="0049324C">
          <w:t xml:space="preserve"> mortality </w:t>
        </w:r>
      </w:ins>
      <w:ins w:id="41" w:author="Max Lindmark" w:date="2022-04-22T10:57:00Z">
        <w:r w:rsidR="001E17EC">
          <w:t>rates of</w:t>
        </w:r>
      </w:ins>
      <w:ins w:id="42" w:author="Max Lindmark" w:date="2022-04-22T10:56:00Z">
        <w:r w:rsidR="0049324C">
          <w:t xml:space="preserve"> </w:t>
        </w:r>
      </w:ins>
      <w:del w:id="43" w:author="Max Lindmark" w:date="2022-04-22T10:41:00Z">
        <w:r w:rsidR="00A21F67" w:rsidDel="00181DB5">
          <w:delText>,</w:delText>
        </w:r>
      </w:del>
      <w:del w:id="44" w:author="Max Lindmark" w:date="2022-04-22T10:42:00Z">
        <w:r w:rsidR="00A21F67" w:rsidDel="00181DB5">
          <w:delText xml:space="preserve"> </w:delText>
        </w:r>
      </w:del>
      <w:del w:id="45" w:author="Max Lindmark" w:date="2022-04-22T10:56:00Z">
        <w:r w:rsidR="00A21F67" w:rsidDel="0049324C">
          <w:delText xml:space="preserve">those on mortality in </w:delText>
        </w:r>
      </w:del>
      <w:r w:rsidR="00A21F67">
        <w:t xml:space="preserve">wild populations </w:t>
      </w:r>
      <w:ins w:id="46" w:author="Max Lindmark" w:date="2022-04-22T10:56:00Z">
        <w:r w:rsidR="0049324C">
          <w:t>are more studied using among-species analyses</w:t>
        </w:r>
      </w:ins>
      <w:ins w:id="47" w:author="Max Lindmark" w:date="2022-04-22T10:57:00Z">
        <w:r w:rsidR="001E17EC">
          <w:t xml:space="preserve">. These relationships based on thermal </w:t>
        </w:r>
      </w:ins>
      <w:ins w:id="48" w:author="Max Lindmark" w:date="2022-04-22T10:58:00Z">
        <w:r w:rsidR="001E17EC">
          <w:t xml:space="preserve">gradients in space </w:t>
        </w:r>
      </w:ins>
      <w:ins w:id="49" w:author="Max Lindmark" w:date="2022-04-22T10:57:00Z">
        <w:r w:rsidR="001E17EC">
          <w:t xml:space="preserve">may not necessarily </w:t>
        </w:r>
      </w:ins>
      <w:ins w:id="50" w:author="Max Lindmark" w:date="2022-04-22T10:58:00Z">
        <w:r w:rsidR="001E17EC">
          <w:t xml:space="preserve">be the same as the </w:t>
        </w:r>
      </w:ins>
      <w:ins w:id="51" w:author="Max Lindmark" w:date="2022-04-22T10:59:00Z">
        <w:r w:rsidR="001E17EC">
          <w:t xml:space="preserve">effects of </w:t>
        </w:r>
        <w:r w:rsidR="001E17EC" w:rsidRPr="001E17EC">
          <w:rPr>
            <w:i/>
            <w:iCs/>
            <w:rPrChange w:id="52" w:author="Max Lindmark" w:date="2022-04-22T10:59:00Z">
              <w:rPr/>
            </w:rPrChange>
          </w:rPr>
          <w:t>warming</w:t>
        </w:r>
      </w:ins>
      <w:ins w:id="53" w:author="Max Lindmark" w:date="2022-04-22T10:58:00Z">
        <w:r w:rsidR="001E17EC">
          <w:t xml:space="preserve"> </w:t>
        </w:r>
      </w:ins>
      <w:ins w:id="54" w:author="Max Lindmark" w:date="2022-04-22T10:59:00Z">
        <w:r w:rsidR="001E17EC">
          <w:t>on</w:t>
        </w:r>
      </w:ins>
      <w:ins w:id="55" w:author="Max Lindmark" w:date="2022-04-22T10:58:00Z">
        <w:r w:rsidR="001E17EC">
          <w:t xml:space="preserve"> </w:t>
        </w:r>
      </w:ins>
      <w:ins w:id="56" w:author="Max Lindmark" w:date="2022-04-22T10:59:00Z">
        <w:r w:rsidR="001E17EC">
          <w:t>mortality on s</w:t>
        </w:r>
      </w:ins>
      <w:ins w:id="57" w:author="Max Lindmark" w:date="2022-04-22T10:58:00Z">
        <w:r w:rsidR="001E17EC">
          <w:t>ingle populations</w:t>
        </w:r>
      </w:ins>
      <w:ins w:id="58" w:author="Max Lindmark" w:date="2022-04-22T10:59:00Z">
        <w:r w:rsidR="001E17EC">
          <w:t xml:space="preserve">. Hence, </w:t>
        </w:r>
      </w:ins>
      <w:ins w:id="59" w:author="Max Lindmark" w:date="2022-04-22T11:01:00Z">
        <w:r w:rsidR="001E17EC">
          <w:t>the effects of warming</w:t>
        </w:r>
      </w:ins>
      <w:ins w:id="60" w:author="Max Lindmark" w:date="2022-04-22T11:00:00Z">
        <w:r w:rsidR="001E17EC">
          <w:t xml:space="preserve"> </w:t>
        </w:r>
      </w:ins>
      <w:ins w:id="61" w:author="Max Lindmark" w:date="2022-04-22T11:01:00Z">
        <w:r w:rsidR="001E17EC">
          <w:t xml:space="preserve">on </w:t>
        </w:r>
      </w:ins>
      <w:ins w:id="62" w:author="Max Lindmark" w:date="2022-04-22T11:00:00Z">
        <w:r w:rsidR="001E17EC">
          <w:t>growth and size</w:t>
        </w:r>
      </w:ins>
      <w:ins w:id="63" w:author="Max Lindmark" w:date="2022-04-22T11:01:00Z">
        <w:r w:rsidR="001E17EC">
          <w:t>-</w:t>
        </w:r>
      </w:ins>
      <w:ins w:id="64" w:author="Max Lindmark" w:date="2022-04-22T11:00:00Z">
        <w:r w:rsidR="001E17EC">
          <w:t>at</w:t>
        </w:r>
      </w:ins>
      <w:ins w:id="65" w:author="Max Lindmark" w:date="2022-04-22T11:01:00Z">
        <w:r w:rsidR="001E17EC">
          <w:t>-</w:t>
        </w:r>
      </w:ins>
      <w:ins w:id="66" w:author="Max Lindmark" w:date="2022-04-22T11:00:00Z">
        <w:r w:rsidR="001E17EC">
          <w:t xml:space="preserve">age and mortality </w:t>
        </w:r>
      </w:ins>
      <w:ins w:id="67" w:author="Max Lindmark" w:date="2022-04-22T11:01:00Z">
        <w:r w:rsidR="001F4124">
          <w:t>within natural populations constitutes a</w:t>
        </w:r>
      </w:ins>
      <w:ins w:id="68" w:author="Max Lindmark" w:date="2022-04-22T11:00:00Z">
        <w:r w:rsidR="001E17EC">
          <w:t xml:space="preserve"> key knowledge gap</w:t>
        </w:r>
      </w:ins>
      <w:ins w:id="69" w:author="Max Lindmark" w:date="2022-04-22T11:01:00Z">
        <w:r w:rsidR="001F4124">
          <w:t xml:space="preserve"> for predicting</w:t>
        </w:r>
      </w:ins>
      <w:del w:id="70" w:author="Max Lindmark" w:date="2022-04-22T11:01:00Z">
        <w:r w:rsidR="00A21F67" w:rsidDel="001F4124">
          <w:delText>have not</w:delText>
        </w:r>
        <w:r w:rsidR="00E81E29" w:rsidDel="001F4124">
          <w:delText xml:space="preserve"> to the same extent</w:delText>
        </w:r>
        <w:r w:rsidR="00A21F67" w:rsidDel="001F4124">
          <w:delText>, nor</w:delText>
        </w:r>
      </w:del>
      <w:r w:rsidR="00A21F67">
        <w:t xml:space="preserve"> the</w:t>
      </w:r>
      <w:del w:id="71" w:author="Max Lindmark" w:date="2022-04-22T11:01:00Z">
        <w:r w:rsidR="00A21F67" w:rsidDel="001F4124">
          <w:delText>ir</w:delText>
        </w:r>
      </w:del>
      <w:r w:rsidR="00A21F67">
        <w:t xml:space="preserve"> </w:t>
      </w:r>
      <w:del w:id="72" w:author="Max Lindmark" w:date="2022-04-22T11:01:00Z">
        <w:r w:rsidR="00A21F67" w:rsidDel="001F4124">
          <w:delText xml:space="preserve">joint </w:delText>
        </w:r>
      </w:del>
      <w:r w:rsidR="00A21F67">
        <w:t xml:space="preserve">consequences </w:t>
      </w:r>
      <w:ins w:id="73" w:author="Max Lindmark" w:date="2022-04-22T11:02:00Z">
        <w:r w:rsidR="00CF16E4">
          <w:t xml:space="preserve">of climate change on </w:t>
        </w:r>
      </w:ins>
      <w:del w:id="74" w:author="Max Lindmark" w:date="2022-04-22T11:02:00Z">
        <w:r w:rsidR="00A21F67" w:rsidDel="00CF16E4">
          <w:delText xml:space="preserve">for </w:delText>
        </w:r>
      </w:del>
      <w:r w:rsidR="00A21F67">
        <w:t>population size-spectra</w:t>
      </w:r>
      <w:ins w:id="75" w:author="Max Lindmark" w:date="2022-04-22T11:02:00Z">
        <w:r w:rsidR="00CF16E4">
          <w:t>.</w:t>
        </w:r>
      </w:ins>
      <w:del w:id="76" w:author="Max Lindmark" w:date="2022-04-22T11:02:00Z">
        <w:r w:rsidR="00A21F67" w:rsidDel="00CF16E4">
          <w:delText xml:space="preserve"> in warming environments.</w:delText>
        </w:r>
      </w:del>
    </w:p>
    <w:p w14:paraId="00000025" w14:textId="37ADB3C4" w:rsidR="00037DE8" w:rsidRDefault="00181DB5">
      <w:pPr>
        <w:spacing w:line="480" w:lineRule="auto"/>
        <w:ind w:firstLine="284"/>
        <w:jc w:val="both"/>
      </w:pPr>
      <w:ins w:id="77" w:author="Max Lindmark" w:date="2022-04-22T10:43:00Z">
        <w:r>
          <w:t xml:space="preserve">Here </w:t>
        </w:r>
      </w:ins>
      <w:del w:id="78" w:author="Max Lindmark" w:date="2022-04-22T10:43:00Z">
        <w:r w:rsidR="008F4827" w:rsidDel="00181DB5">
          <w:delText>W</w:delText>
        </w:r>
        <w:r w:rsidR="001B1A85" w:rsidDel="00181DB5">
          <w:delText xml:space="preserve">e </w:delText>
        </w:r>
      </w:del>
      <w:ins w:id="79" w:author="Max Lindmark" w:date="2022-04-22T10:43:00Z">
        <w:r>
          <w:t>w</w:t>
        </w:r>
        <w:r>
          <w:t xml:space="preserve">e </w:t>
        </w:r>
      </w:ins>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w:t>
      </w:r>
      <w:r w:rsidR="00100F78">
        <w:lastRenderedPageBreak/>
        <w:t xml:space="preserve">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2C48A9">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47A58487"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ins w:id="80" w:author="Max Lindmark" w:date="2022-04-22T11:02:00Z">
        <w:r w:rsidR="00196457">
          <w:t xml:space="preserve"> </w:t>
        </w:r>
      </w:ins>
      <w:ins w:id="81" w:author="Max Lindmark" w:date="2022-04-23T10:29:00Z">
        <w:r w:rsidR="00ED3B75">
          <w:t xml:space="preserve">These differences in growth parameters lead to fish being approximately 10% larger in the heated </w:t>
        </w:r>
      </w:ins>
      <w:ins w:id="82" w:author="Max Lindmark" w:date="2022-04-23T10:30:00Z">
        <w:r w:rsidR="009A2DA1">
          <w:t>area relative to the reference area (Fig. 3).</w:t>
        </w:r>
      </w:ins>
    </w:p>
    <w:p w14:paraId="00000029" w14:textId="7B0FA4F5"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w:t>
      </w:r>
      <w:del w:id="83" w:author="Max Lindmark" w:date="2022-04-23T10:30:00Z">
        <w:r w:rsidR="0032100D" w:rsidDel="006832C5">
          <w:delText>3</w:delText>
        </w:r>
      </w:del>
      <w:ins w:id="84" w:author="Max Lindmark" w:date="2022-04-23T10:30:00Z">
        <w:r w:rsidR="006832C5">
          <w:t>4</w:t>
        </w:r>
      </w:ins>
      <w:r w:rsidR="0032100D">
        <w:t>)</w:t>
      </w:r>
      <w:r>
        <w:t xml:space="preserve">. </w:t>
      </w:r>
      <w:r w:rsidR="0032100D">
        <w:t>T</w:t>
      </w:r>
      <w:r>
        <w:t xml:space="preserve">he best </w:t>
      </w:r>
      <w:r>
        <w:lastRenderedPageBreak/>
        <w:t xml:space="preserve">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w:t>
      </w:r>
      <w:del w:id="85" w:author="Max Lindmark" w:date="2022-04-23T10:30:00Z">
        <w:r w:rsidDel="002178E5">
          <w:delText>3</w:delText>
        </w:r>
      </w:del>
      <w:ins w:id="86" w:author="Max Lindmark" w:date="2022-04-23T10:30:00Z">
        <w:r w:rsidR="002178E5">
          <w:t>4</w:t>
        </w:r>
      </w:ins>
      <w:r>
        <w:t xml:space="preserve">).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32100D" w:rsidRPr="00B41B40">
        <w:rPr>
          <w:rFonts w:ascii="Cambria Math" w:hAnsi="Cambria Math"/>
          <w:i/>
        </w:rPr>
        <w:t>θ</w:t>
      </w:r>
      <w:r>
        <w:t xml:space="preserve"> </w:t>
      </w:r>
      <w:r w:rsidR="009B06EB">
        <w:t xml:space="preserve"> </w:t>
      </w:r>
      <w:r>
        <w:t>both</w:t>
      </w:r>
      <w:proofErr w:type="gramEnd"/>
      <w:r>
        <w:t xml:space="preserve"> only had 0.3% of the density below 0</w:t>
      </w:r>
      <w:r w:rsidR="009B06EB">
        <w:t xml:space="preserve"> (Fig. </w:t>
      </w:r>
      <w:del w:id="87" w:author="Max Lindmark" w:date="2022-04-23T10:30:00Z">
        <w:r w:rsidR="009B06EB" w:rsidDel="00B50834">
          <w:delText>3C</w:delText>
        </w:r>
      </w:del>
      <w:ins w:id="88" w:author="Max Lindmark" w:date="2022-04-23T10:30:00Z">
        <w:r w:rsidR="00B50834">
          <w:t>4</w:t>
        </w:r>
        <w:r w:rsidR="00B50834">
          <w:t>C</w:t>
        </w:r>
      </w:ins>
      <w:r w:rsidR="009B06EB">
        <w:t xml:space="preserve">, E), indicating </w:t>
      </w:r>
      <w:r w:rsidR="00796AE9">
        <w:t>high probability that growth rates have differentiated</w:t>
      </w:r>
      <w:r w:rsidR="00CD50EA">
        <w:t xml:space="preserve"> between the heated and reference area</w:t>
      </w:r>
      <w:r>
        <w:t xml:space="preserve">. </w:t>
      </w:r>
    </w:p>
    <w:p w14:paraId="0000002A" w14:textId="0C7C4E44"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del w:id="89" w:author="Max Lindmark" w:date="2022-04-23T10:30:00Z">
        <w:r w:rsidDel="00963864">
          <w:delText>4</w:delText>
        </w:r>
      </w:del>
      <w:ins w:id="90" w:author="Max Lindmark" w:date="2022-04-23T10:30:00Z">
        <w:r w:rsidR="00963864">
          <w:t>5</w:t>
        </w:r>
      </w:ins>
      <w:r>
        <w:t xml:space="preserve">).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w:t>
      </w:r>
      <w:del w:id="91" w:author="Max Lindmark" w:date="2022-04-23T10:30:00Z">
        <w:r w:rsidR="009B06EB" w:rsidDel="00BA4060">
          <w:delText>4C</w:delText>
        </w:r>
      </w:del>
      <w:ins w:id="92" w:author="Max Lindmark" w:date="2022-04-23T10:30:00Z">
        <w:r w:rsidR="00BA4060">
          <w:t>5</w:t>
        </w:r>
        <w:r w:rsidR="00BA4060">
          <w:t>C</w:t>
        </w:r>
      </w:ins>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1F5C1F9" w:rsidR="00037DE8" w:rsidRDefault="001B1A85">
      <w:pPr>
        <w:spacing w:line="480" w:lineRule="auto"/>
        <w:ind w:firstLine="284"/>
        <w:jc w:val="both"/>
      </w:pPr>
      <w:r>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w:t>
      </w:r>
      <w:del w:id="93" w:author="Max Lindmark" w:date="2022-04-23T10:30:00Z">
        <w:r w:rsidR="00C70D21" w:rsidDel="008933BE">
          <w:delText>5A</w:delText>
        </w:r>
      </w:del>
      <w:ins w:id="94" w:author="Max Lindmark" w:date="2022-04-23T10:30:00Z">
        <w:r w:rsidR="008933BE">
          <w:t>6</w:t>
        </w:r>
        <w:r w:rsidR="008933BE">
          <w:t>A</w:t>
        </w:r>
      </w:ins>
      <w:r w:rsidR="00C70D21">
        <w:t xml:space="preserve">).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del w:id="95" w:author="Max Lindmark" w:date="2022-04-23T10:31:00Z">
        <w:r w:rsidR="002C7E4D" w:rsidDel="007F48FE">
          <w:delText>5C</w:delText>
        </w:r>
      </w:del>
      <w:ins w:id="96" w:author="Max Lindmark" w:date="2022-04-23T10:31:00Z">
        <w:r w:rsidR="007F48FE">
          <w:t>6</w:t>
        </w:r>
        <w:r w:rsidR="007F48FE">
          <w:t>C</w:t>
        </w:r>
      </w:ins>
      <w:r>
        <w:t xml:space="preserve">). </w:t>
      </w:r>
    </w:p>
    <w:p w14:paraId="0000002C" w14:textId="77777777" w:rsidR="00037DE8" w:rsidRDefault="00037DE8">
      <w:pPr>
        <w:spacing w:line="480" w:lineRule="auto"/>
        <w:ind w:firstLine="284"/>
        <w:jc w:val="both"/>
      </w:pPr>
    </w:p>
    <w:p w14:paraId="0000002D" w14:textId="77777777" w:rsidR="00037DE8" w:rsidRDefault="002C48A9">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6BADEDE2"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lastRenderedPageBreak/>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 xml:space="preserve">much shorter and </w:t>
      </w:r>
      <w:r w:rsidR="001D3E57">
        <w:t xml:space="preserve">long time series exist mainly for </w:t>
      </w:r>
      <w:r>
        <w:t>commercially exploited fish species</w:t>
      </w:r>
      <w:ins w:id="97" w:author="Max Lindmark" w:date="2022-04-23T10:33:00Z">
        <w:r w:rsidR="00F8760E">
          <w:fldChar w:fldCharType="begin"/>
        </w:r>
      </w:ins>
      <w:r w:rsidR="00FB00A7">
        <w:instrText xml:space="preserve"> ADDIN ZOTERO_ITEM CSL_CITATION {"citationID":"KEqGJjxn","properties":{"formattedCitation":"(27, 30, 33)","plainCitation":"(27, 30, 33)","noteIndex":0},"citationItems":[{"id":136,"uris":["http://zotero.org/users/6116610/items/D49QBQJU"],"itemData":{"id":136,"type":"article-journal","container-title":"Proceedings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ins w:id="98" w:author="Max Lindmark" w:date="2022-04-23T10:33:00Z">
        <w:r w:rsidR="00F8760E">
          <w:fldChar w:fldCharType="separate"/>
        </w:r>
      </w:ins>
      <w:r w:rsidR="00FB00A7">
        <w:rPr>
          <w:lang w:val="en-GB"/>
        </w:rPr>
        <w:t>(27, 30, 33)</w:t>
      </w:r>
      <w:ins w:id="99" w:author="Max Lindmark" w:date="2022-04-23T10:33:00Z">
        <w:r w:rsidR="00F8760E">
          <w:fldChar w:fldCharType="end"/>
        </w:r>
        <w:r w:rsidR="00F8760E">
          <w:t xml:space="preserve"> </w:t>
        </w:r>
      </w:ins>
      <w:del w:id="100" w:author="Max Lindmark" w:date="2022-04-23T10:33:00Z">
        <w:r w:rsidDel="00FB00A7">
          <w:delText xml:space="preserve"> </w:delText>
        </w:r>
      </w:del>
      <w:r>
        <w:t xml:space="preserve">(and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ins w:id="101" w:author="Max Lindmark" w:date="2022-04-23T10:33:00Z">
        <w:r w:rsidR="00F8760E">
          <w:t>.</w:t>
        </w:r>
      </w:ins>
      <w:del w:id="102" w:author="Max Lindmark" w:date="2022-04-23T10:33:00Z">
        <w:r w:rsidR="001D3E57" w:rsidDel="00F8760E">
          <w:fldChar w:fldCharType="begin"/>
        </w:r>
        <w:r w:rsidR="00F8760E" w:rsidDel="00F8760E">
          <w:delInstrText xml:space="preserve"> ADDIN ZOTERO_ITEM CSL_CITATION {"citationID":"1lmeHxYy","properties":{"formattedCitation":"(30)","plainCitation":"(30)","noteIndex":0},"citationItems":[{"id":301,"uris":["http://zotero.org/users/6116610/items/576ZCBBY"],"itemData":{"id":301,"type":"article-journal","abstract":"Decreasing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delInstrText>
        </w:r>
        <w:r w:rsidR="001D3E57" w:rsidDel="00F8760E">
          <w:fldChar w:fldCharType="separate"/>
        </w:r>
        <w:r w:rsidR="00F8760E" w:rsidDel="00F8760E">
          <w:rPr>
            <w:lang w:val="en-GB"/>
          </w:rPr>
          <w:delText>(30)</w:delText>
        </w:r>
        <w:r w:rsidR="001D3E57" w:rsidDel="00F8760E">
          <w:fldChar w:fldCharType="end"/>
        </w:r>
        <w:r w:rsidDel="00F8760E">
          <w:delText>.</w:delText>
        </w:r>
      </w:del>
      <w:r>
        <w:t xml:space="preserve"> </w:t>
      </w:r>
      <w:r w:rsidR="00B70C58">
        <w:t xml:space="preserve">While factors other than temperature could have contributed to the 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B00A7">
        <w:instrText xml:space="preserve"> ADDIN ZOTERO_ITEM CSL_CITATION {"citationID":"BzHIy7G7","properties":{"formattedCitation":"(34)","plainCitation":"(34)","noteIndex":0},"citationItems":[{"id":502,"uris":["http://zotero.org/users/6116610/items/NV7I3QEW"],"itemData":{"id":502,"type":"article-journal","container-title":"Progress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B00A7">
        <w:rPr>
          <w:lang w:val="en-GB"/>
        </w:rPr>
        <w:t>(34)</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5A2389B5"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B00A7">
        <w:instrText xml:space="preserve"> ADDIN ZOTERO_ITEM CSL_CITATION {"citationID":"PmaFCzJD","properties":{"formattedCitation":"(5, 35)","plainCitation":"(5, 35)","noteIndex":0},"citationItems":[{"id":648,"uris":["http://zotero.org/users/6116610/items/U7HGQGSE"],"itemData":{"id":648,"type":"article-journal","container-title":"Nature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B00A7">
        <w:rPr>
          <w:lang w:val="en-GB"/>
        </w:rPr>
        <w:t>(5, 35)</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8760E">
        <w:instrText xml:space="preserve"> ADDIN ZOTERO_ITEM CSL_CITATION {"citationID":"xwMVDMtY","properties":{"formattedCitation":"(6)","plainCitation":"(6)","noteIndex":0},"citationItems":[{"id":860,"uris":["http://zotero.org/users/6116610/items/RAL83LAC"],"itemData":{"id":860,"type":"chapter","container-title":"Advances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8760E">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ins w:id="103" w:author="Max Lindmark" w:date="2022-04-23T10:35:00Z">
        <w:r w:rsidR="00303A8C">
          <w:t xml:space="preserve">This result was unexpected for two reasons: </w:t>
        </w:r>
      </w:ins>
      <w:del w:id="104" w:author="Max Lindmark" w:date="2022-04-23T10:35:00Z">
        <w:r w:rsidR="0016529A" w:rsidDel="00303A8C">
          <w:delText>S</w:delText>
        </w:r>
        <w:r w:rsidR="001B1A85" w:rsidDel="00303A8C">
          <w:delText xml:space="preserve">ince </w:delText>
        </w:r>
      </w:del>
      <w:r w:rsidR="001B1A85">
        <w:t>optimum growth temperatures decline with size within species generally under food satiation in experimental studies</w:t>
      </w:r>
      <w:r w:rsidR="005749EF">
        <w:fldChar w:fldCharType="begin"/>
      </w:r>
      <w:r w:rsidR="00F8760E">
        <w:instrText xml:space="preserve"> ADDIN ZOTERO_ITEM CSL_CITATION {"citationID":"d5BPYTXw","properties":{"formattedCitation":"(24)","plainCitation":"(24)","noteIndex":0},"citationItems":[{"id":3306,"uris":["http://zotero.org/users/6116610/items/BPUQHW32"],"itemData":{"id":3306,"type":"article-journal","abstract":"According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8760E">
        <w:rPr>
          <w:lang w:val="en-GB"/>
        </w:rPr>
        <w:t>(24)</w:t>
      </w:r>
      <w:r w:rsidR="005749EF">
        <w:fldChar w:fldCharType="end"/>
      </w:r>
      <w:r w:rsidR="001B1A85">
        <w:t xml:space="preserve">, </w:t>
      </w:r>
      <w:commentRangeStart w:id="105"/>
      <w:ins w:id="106" w:author="Max Lindmark" w:date="2022-04-23T10:35:00Z">
        <w:r w:rsidR="00303A8C">
          <w:t xml:space="preserve">and </w:t>
        </w:r>
      </w:ins>
      <w:ins w:id="107" w:author="Max Lindmark" w:date="2022-04-23T10:36:00Z">
        <w:r w:rsidR="00303A8C">
          <w:t>fish tend to allocate more energy into reproduction as it gets warmer</w:t>
        </w:r>
      </w:ins>
      <w:commentRangeEnd w:id="105"/>
      <w:ins w:id="108" w:author="Max Lindmark" w:date="2022-04-23T10:37:00Z">
        <w:r w:rsidR="00802E75">
          <w:rPr>
            <w:rStyle w:val="CommentReference"/>
          </w:rPr>
          <w:commentReference w:id="105"/>
        </w:r>
      </w:ins>
      <w:r w:rsidR="00802E75">
        <w:fldChar w:fldCharType="begin"/>
      </w:r>
      <w:r w:rsidR="00802E75">
        <w:instrText xml:space="preserve"> ADDIN ZOTERO_ITEM CSL_CITATION {"citationID":"v4O90aLm","properties":{"formattedCitation":"(26)","plainCitation":"(26)","noteIndex":0},"citationItems":[{"id":3220,"uris":["http://zotero.org/users/6116610/items/9ZNNCAHA"],"itemData":{"id":3220,"type":"article-journal","abstract":"Fish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802E75">
        <w:fldChar w:fldCharType="separate"/>
      </w:r>
      <w:r w:rsidR="00802E75">
        <w:rPr>
          <w:noProof/>
        </w:rPr>
        <w:t>(26)</w:t>
      </w:r>
      <w:r w:rsidR="00802E75">
        <w:fldChar w:fldCharType="end"/>
      </w:r>
      <w:ins w:id="109" w:author="Max Lindmark" w:date="2022-04-23T10:37:00Z">
        <w:r w:rsidR="00802E75">
          <w:t xml:space="preserve">. </w:t>
        </w:r>
        <w:proofErr w:type="gramStart"/>
        <w:r w:rsidR="00802E75">
          <w:t>Both of these</w:t>
        </w:r>
        <w:proofErr w:type="gramEnd"/>
        <w:r w:rsidR="00802E75">
          <w:t xml:space="preserve"> pattern</w:t>
        </w:r>
      </w:ins>
      <w:ins w:id="110" w:author="Max Lindmark" w:date="2022-04-23T10:38:00Z">
        <w:r w:rsidR="00802E75">
          <w:t xml:space="preserve">s have been used to explain how growth can increase for small and young fish, while large and old fish typically do not benefit from warming. Our study species </w:t>
        </w:r>
      </w:ins>
      <w:ins w:id="111" w:author="Max Lindmark" w:date="2022-04-23T10:37:00Z">
        <w:r w:rsidR="00802E75">
          <w:t xml:space="preserve">no </w:t>
        </w:r>
      </w:ins>
      <w:ins w:id="112" w:author="Max Lindmark" w:date="2022-04-23T10:38:00Z">
        <w:r w:rsidR="00802E75">
          <w:t>exception</w:t>
        </w:r>
      </w:ins>
      <w:ins w:id="113" w:author="Max Lindmark" w:date="2022-04-23T10:37:00Z">
        <w:r w:rsidR="00802E75">
          <w:t xml:space="preserve"> to these rules</w:t>
        </w:r>
      </w:ins>
      <w:r w:rsidR="008D6D4A">
        <w:fldChar w:fldCharType="begin"/>
      </w:r>
      <w:r w:rsidR="008D6D4A">
        <w:instrText xml:space="preserve"> ADDIN ZOTERO_ITEM CSL_CITATION {"citationID":"1fJiKVHH","properties":{"formattedCitation":"(29, 36, 37)","plainCitation":"(29, 36, 37)","noteIndex":0},"citationItems":[{"id":783,"uris":["http://zotero.org/users/6116610/items/FZ6DLIUR"],"itemData":{"id":783,"type":"article-journal","abstract":"A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8D6D4A">
        <w:rPr>
          <w:noProof/>
        </w:rPr>
        <w:t>(29, 36, 37)</w:t>
      </w:r>
      <w:r w:rsidR="008D6D4A">
        <w:fldChar w:fldCharType="end"/>
      </w:r>
      <w:ins w:id="114" w:author="Max Lindmark" w:date="2022-04-23T10:38:00Z">
        <w:r w:rsidR="00802E75">
          <w:t xml:space="preserve">. </w:t>
        </w:r>
      </w:ins>
      <w:del w:id="115" w:author="Max Lindmark" w:date="2022-04-23T10:39:00Z">
        <w:r w:rsidR="001B1A85" w:rsidDel="008D6D4A">
          <w:delText xml:space="preserve">the finding that </w:delText>
        </w:r>
        <w:r w:rsidR="00310356" w:rsidDel="008D6D4A">
          <w:delText>the</w:delText>
        </w:r>
        <w:r w:rsidR="001A2E99" w:rsidDel="008D6D4A">
          <w:delText xml:space="preserve"> largest</w:delText>
        </w:r>
        <w:r w:rsidR="00310356" w:rsidDel="008D6D4A">
          <w:delText xml:space="preserve"> asymptotic size and </w:delText>
        </w:r>
        <w:r w:rsidR="001B1A85" w:rsidDel="008D6D4A">
          <w:delText xml:space="preserve">the largest </w:delText>
        </w:r>
        <w:r w:rsidR="001B1A85" w:rsidRPr="001D3E57" w:rsidDel="008D6D4A">
          <w:delText xml:space="preserve">individuals </w:delText>
        </w:r>
        <w:r w:rsidR="00271130" w:rsidRPr="001D3E57" w:rsidDel="008D6D4A">
          <w:delText xml:space="preserve">were found in </w:delText>
        </w:r>
        <w:r w:rsidR="001B1A85" w:rsidRPr="001D3E57" w:rsidDel="008D6D4A">
          <w:delText xml:space="preserve">the </w:delText>
        </w:r>
        <w:r w:rsidR="00320473" w:rsidRPr="001D3E57" w:rsidDel="008D6D4A">
          <w:delText xml:space="preserve">heated </w:delText>
        </w:r>
        <w:r w:rsidR="001B1A85" w:rsidRPr="001D3E57" w:rsidDel="008D6D4A">
          <w:delText>area was unexpected.</w:delText>
        </w:r>
        <w:r w:rsidR="0016529A" w:rsidRPr="001D3E57" w:rsidDel="008D6D4A">
          <w:delText xml:space="preserve"> </w:delText>
        </w:r>
      </w:del>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8D6D4A">
        <w:instrText xml:space="preserve"> ADDIN ZOTERO_ITEM CSL_CITATION {"citationID":"QOqVuhv5","properties":{"formattedCitation":"(38)","plainCitation":"(38)","noteIndex":0},"citationItems":[{"id":3168,"uris":["http://zotero.org/users/6116610/items/BUVEKM8M"],"itemData":{"id":3168,"type":"article-journal","abstract":"Salmonid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8D6D4A">
        <w:rPr>
          <w:lang w:val="en-GB"/>
        </w:rPr>
        <w:t>(38)</w:t>
      </w:r>
      <w:r w:rsidR="007C2531" w:rsidRPr="001D3E57">
        <w:fldChar w:fldCharType="end"/>
      </w:r>
      <w:r w:rsidR="00FB33F8" w:rsidRPr="001D3E57">
        <w:t xml:space="preserve">. </w:t>
      </w:r>
      <w:ins w:id="116" w:author="Max Lindmark" w:date="2022-04-23T10:39:00Z">
        <w:r w:rsidR="00944877">
          <w:t xml:space="preserve">Moreover, </w:t>
        </w:r>
      </w:ins>
      <w:del w:id="117" w:author="Max Lindmark" w:date="2022-04-23T10:39:00Z">
        <w:r w:rsidR="0016529A" w:rsidRPr="001D3E57" w:rsidDel="006D3925">
          <w:delText xml:space="preserve">Our </w:delText>
        </w:r>
      </w:del>
      <w:ins w:id="118" w:author="Max Lindmark" w:date="2022-04-23T10:39:00Z">
        <w:r w:rsidR="006D3925">
          <w:t>o</w:t>
        </w:r>
        <w:r w:rsidR="006D3925" w:rsidRPr="001D3E57">
          <w:t xml:space="preserve">ur </w:t>
        </w:r>
      </w:ins>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8D6D4A">
        <w:instrText xml:space="preserve"> ADDIN ZOTERO_ITEM CSL_CITATION {"citationID":"zciBLpkK","properties":{"formattedCitation":"(39)","plainCitation":"(39)","noteIndex":0},"citationItems":[{"id":2532,"uris":["http://zotero.org/users/6116610/items/GX42BZK6"],"itemData":{"id":2532,"type":"article-journal","abstract":"Understanding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8D6D4A">
        <w:rPr>
          <w:lang w:val="en-GB"/>
        </w:rPr>
        <w:t>(39)</w:t>
      </w:r>
      <w:r w:rsidR="000B6084" w:rsidRPr="001D3E57">
        <w:fldChar w:fldCharType="end"/>
      </w:r>
      <w:r w:rsidR="005503A6" w:rsidRPr="001D3E57">
        <w:t>.</w:t>
      </w:r>
      <w:r w:rsidR="007B3E32" w:rsidRPr="001D3E57">
        <w:t xml:space="preserve"> </w:t>
      </w:r>
      <w:del w:id="119" w:author="Max Lindmark" w:date="2022-04-23T10:40:00Z">
        <w:r w:rsidR="007B3E32" w:rsidRPr="001D3E57" w:rsidDel="00DB5F0F">
          <w:delText xml:space="preserve">Moreover, </w:delText>
        </w:r>
        <w:r w:rsidR="006A31B6" w:rsidRPr="001D3E57" w:rsidDel="00DB5F0F">
          <w:delText>i</w:delText>
        </w:r>
      </w:del>
      <w:ins w:id="120" w:author="Max Lindmark" w:date="2022-04-23T10:40:00Z">
        <w:r w:rsidR="00DB5F0F">
          <w:t>I</w:t>
        </w:r>
      </w:ins>
      <w:r w:rsidR="006A31B6" w:rsidRPr="001D3E57">
        <w:t>t also highlights that we need to focus</w:t>
      </w:r>
      <w:r w:rsidR="001A2E99">
        <w:t xml:space="preserve"> on</w:t>
      </w:r>
      <w:r w:rsidR="001D3E57">
        <w:t xml:space="preserve"> </w:t>
      </w:r>
      <w:del w:id="121" w:author="Max Lindmark" w:date="2022-04-23T10:40:00Z">
        <w:r w:rsidR="001A2E99" w:rsidDel="00DB5F0F">
          <w:delText xml:space="preserve">gaining </w:delText>
        </w:r>
      </w:del>
      <w:r w:rsidR="001D3E57">
        <w:t xml:space="preserve">understanding to what extent </w:t>
      </w:r>
      <w:r w:rsidR="003E5047">
        <w:t xml:space="preserve">the </w:t>
      </w:r>
      <w:ins w:id="122" w:author="Max Lindmark" w:date="2022-04-23T10:40:00Z">
        <w:r w:rsidR="00460274">
          <w:lastRenderedPageBreak/>
          <w:t xml:space="preserve">commonly observed </w:t>
        </w:r>
      </w:ins>
      <w:del w:id="123" w:author="Max Lindmark" w:date="2022-04-23T10:40:00Z">
        <w:r w:rsidR="001D3E57" w:rsidDel="00460274">
          <w:delText>large</w:delText>
        </w:r>
        <w:r w:rsidR="003E5047" w:rsidDel="00460274">
          <w:delText>r</w:delText>
        </w:r>
        <w:r w:rsidR="001D3E57" w:rsidDel="00460274">
          <w:delText xml:space="preserve"> </w:delText>
        </w:r>
      </w:del>
      <w:ins w:id="124" w:author="Max Lindmark" w:date="2022-04-23T10:40:00Z">
        <w:r w:rsidR="00460274">
          <w:t xml:space="preserve">increase in </w:t>
        </w:r>
      </w:ins>
      <w:r w:rsidR="001D3E57">
        <w:t xml:space="preserve">size-at-age </w:t>
      </w:r>
      <w:r w:rsidR="003E5047">
        <w:t xml:space="preserve">for juveniles in warm environments </w:t>
      </w:r>
      <w:del w:id="125" w:author="Max Lindmark" w:date="2022-04-23T10:40:00Z">
        <w:r w:rsidR="003E5047" w:rsidDel="00460274">
          <w:delText xml:space="preserve">that is commonly observed </w:delText>
        </w:r>
      </w:del>
      <w:r w:rsidR="003E5047">
        <w:t xml:space="preserve">can be </w:t>
      </w:r>
      <w:r w:rsidR="001D3E57">
        <w:t>maintained</w:t>
      </w:r>
      <w:r w:rsidR="003E5047">
        <w:t xml:space="preserve"> as they grow older.</w:t>
      </w:r>
    </w:p>
    <w:p w14:paraId="0000002F" w14:textId="1A89AFF7"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8D6D4A">
        <w:instrText xml:space="preserve"> ADDIN ZOTERO_ITEM CSL_CITATION {"citationID":"AJ3txIph","properties":{"formattedCitation":"(11, 40, 41)","plainCitation":"(11, 40, 41)","noteIndex":0},"citationItems":[{"id":914,"uris":["http://zotero.org/users/6116610/items/D84IXDI8"],"itemData":{"id":914,"type":"article-journal","abstract":"Metabolism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8D6D4A">
        <w:rPr>
          <w:lang w:val="en-GB"/>
        </w:rPr>
        <w:t>(11, 40, 41)</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8D6D4A">
        <w:instrText xml:space="preserve"> ADDIN ZOTERO_ITEM CSL_CITATION {"citationID":"7lFCdhMf","properties":{"formattedCitation":"(12, 14, 42)","plainCitation":"(12, 14, 42)","noteIndex":0},"citationItems":[{"id":877,"uris":["http://zotero.org/users/6116610/items/77LBQAKL"],"itemData":{"id":877,"type":"article-journal","container-title":"ICES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8D6D4A">
        <w:rPr>
          <w:lang w:val="en-GB"/>
        </w:rPr>
        <w:t>(12, 14, 42)</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8D6D4A">
        <w:instrText xml:space="preserve"> ADDIN ZOTERO_ITEM CSL_CITATION {"citationID":"oFin1NVF","properties":{"formattedCitation":"(12, 13, 43)","plainCitation":"(12, 13, 43)","noteIndex":0},"citationItems":[{"id":877,"uris":["http://zotero.org/users/6116610/items/77LBQAKL"],"itemData":{"id":877,"type":"article-journal","container-title":"ICES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8D6D4A">
        <w:rPr>
          <w:lang w:val="en-GB"/>
        </w:rPr>
        <w:t>(12, 13, 43)</w:t>
      </w:r>
      <w:r w:rsidR="00E65AA0" w:rsidRPr="003339F5">
        <w:fldChar w:fldCharType="end"/>
      </w:r>
      <w:r w:rsidR="00674349" w:rsidRPr="003339F5">
        <w:t xml:space="preserve"> (but see</w:t>
      </w:r>
      <w:r w:rsidR="00795B8A" w:rsidRPr="003339F5">
        <w:fldChar w:fldCharType="begin"/>
      </w:r>
      <w:r w:rsidR="008D6D4A">
        <w:instrText xml:space="preserve"> ADDIN ZOTERO_ITEM CSL_CITATION {"citationID":"EihJ0glL","properties":{"formattedCitation":"(42, 44)","plainCitation":"(42, 44)","noteIndex":0},"citationItems":[{"id":3613,"uris":["http://zotero.org/users/6116610/items/JLA8VTKJ"],"itemData":{"id":3613,"type":"article-journal","container-title":"Proceedings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8D6D4A">
        <w:rPr>
          <w:lang w:val="en-GB"/>
        </w:rPr>
        <w:t>(42, 44)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del w:id="126" w:author="Max Lindmark" w:date="2022-04-23T10:40:00Z">
        <w:r w:rsidR="002B6F53" w:rsidDel="00393883">
          <w:delText>thus</w:delText>
        </w:r>
      </w:del>
      <w:ins w:id="127" w:author="Max Lindmark" w:date="2022-04-23T10:40:00Z">
        <w:r w:rsidR="00393883">
          <w:t>thus,</w:t>
        </w:r>
      </w:ins>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8D6D4A">
        <w:instrText xml:space="preserve"> ADDIN ZOTERO_ITEM CSL_CITATION {"citationID":"dO8ZtLve","properties":{"formattedCitation":"(25, 45)","plainCitation":"(25, 45)","noteIndex":0},"citationItems":[{"id":807,"uris":["http://zotero.org/users/6116610/items/Z98IGZ3S"],"itemData":{"id":807,"type":"article-journal","abstract":"Accumulating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8D6D4A">
        <w:rPr>
          <w:lang w:val="en-GB"/>
        </w:rPr>
        <w:t>(25, 45)</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ins w:id="128" w:author="Max Lindmark" w:date="2022-04-23T10:41:00Z">
        <w:r w:rsidR="003A0291">
          <w:t xml:space="preserve"> </w:t>
        </w:r>
      </w:ins>
      <w:ins w:id="129" w:author="Max Lindmark" w:date="2022-04-23T10:43:00Z">
        <w:r w:rsidR="002056F4">
          <w:t xml:space="preserve">individual-level </w:t>
        </w:r>
      </w:ins>
      <w:ins w:id="130" w:author="Max Lindmark" w:date="2022-04-23T10:44:00Z">
        <w:r w:rsidR="002056F4">
          <w:t>patterns such as the TSR may be of limited use for predict</w:t>
        </w:r>
      </w:ins>
      <w:ins w:id="131" w:author="Max Lindmark" w:date="2022-04-23T10:46:00Z">
        <w:r w:rsidR="00E40CF1">
          <w:t>ing</w:t>
        </w:r>
      </w:ins>
      <w:ins w:id="132" w:author="Max Lindmark" w:date="2022-04-23T10:44:00Z">
        <w:r w:rsidR="002056F4">
          <w:t xml:space="preserve"> changes on the population-level size structure</w:t>
        </w:r>
      </w:ins>
      <w:ins w:id="133" w:author="Max Lindmark" w:date="2022-04-23T10:45:00Z">
        <w:r w:rsidR="00426545">
          <w:t xml:space="preserve">. This is because </w:t>
        </w:r>
      </w:ins>
      <w:ins w:id="134" w:author="Max Lindmark" w:date="2022-04-23T10:46:00Z">
        <w:r w:rsidR="00652BE6">
          <w:t xml:space="preserve">while </w:t>
        </w:r>
      </w:ins>
      <w:ins w:id="135" w:author="Max Lindmark" w:date="2022-04-23T10:45:00Z">
        <w:r w:rsidR="00426545">
          <w:t xml:space="preserve">warming </w:t>
        </w:r>
      </w:ins>
      <w:ins w:id="136" w:author="Max Lindmark" w:date="2022-04-23T10:47:00Z">
        <w:r w:rsidR="00652BE6">
          <w:t xml:space="preserve">increases growth for small fish, the effect on </w:t>
        </w:r>
      </w:ins>
      <w:ins w:id="137" w:author="Max Lindmark" w:date="2022-04-23T10:45:00Z">
        <w:r w:rsidR="00426545">
          <w:t>large</w:t>
        </w:r>
      </w:ins>
      <w:ins w:id="138" w:author="Max Lindmark" w:date="2022-04-23T10:47:00Z">
        <w:r w:rsidR="00652BE6">
          <w:t xml:space="preserve"> fish is less consistent,</w:t>
        </w:r>
      </w:ins>
      <w:ins w:id="139" w:author="Max Lindmark" w:date="2022-04-23T10:48:00Z">
        <w:r w:rsidR="00652BE6">
          <w:t xml:space="preserve"> and because </w:t>
        </w:r>
      </w:ins>
      <w:ins w:id="140" w:author="Max Lindmark" w:date="2022-04-23T10:46:00Z">
        <w:r w:rsidR="00A07AC6">
          <w:t xml:space="preserve">the TSR </w:t>
        </w:r>
      </w:ins>
      <w:ins w:id="141" w:author="Max Lindmark" w:date="2022-04-23T10:45:00Z">
        <w:r w:rsidR="00426545">
          <w:t xml:space="preserve">does not account for </w:t>
        </w:r>
      </w:ins>
      <w:ins w:id="142" w:author="Max Lindmark" w:date="2022-04-23T10:46:00Z">
        <w:r w:rsidR="00A07AC6">
          <w:t xml:space="preserve">changes in mortality and density dependence. </w:t>
        </w:r>
      </w:ins>
      <w:del w:id="143" w:author="Max Lindmark" w:date="2022-04-23T10:46:00Z">
        <w:r w:rsidR="00997513" w:rsidRPr="001D76A0" w:rsidDel="00A07AC6">
          <w:delText xml:space="preserve">understanding </w:delText>
        </w:r>
      </w:del>
      <w:ins w:id="144" w:author="Max Lindmark" w:date="2022-04-23T10:46:00Z">
        <w:r w:rsidR="00A07AC6">
          <w:t>U</w:t>
        </w:r>
        <w:r w:rsidR="00A07AC6" w:rsidRPr="001D76A0">
          <w:t xml:space="preserve">nderstanding </w:t>
        </w:r>
      </w:ins>
      <w:r w:rsidR="00997513" w:rsidRPr="001D76A0">
        <w:t xml:space="preserve">how the size- and age-distribution change rather than the mean size 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8D6D4A">
        <w:instrText xml:space="preserve"> ADDIN ZOTERO_ITEM CSL_CITATION {"citationID":"Og9F5ywb","properties":{"formattedCitation":"(7, 39, 46)","plainCitation":"(7, 39, 46)","noteIndex":0},"citationItems":[{"id":723,"uris":["http://zotero.org/users/6116610/items/ALZU3WFL"],"itemData":{"id":723,"type":"article-journal","abstract":"In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8D6D4A">
        <w:rPr>
          <w:lang w:val="en-GB"/>
        </w:rPr>
        <w:t>(7, 39, 46)</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2B01AED5"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8D6D4A">
        <w:instrText xml:space="preserve"> ADDIN ZOTERO_ITEM CSL_CITATION {"citationID":"zrewKaDq","properties":{"formattedCitation":"(29, 47)","plainCitation":"(29, 47)","noteIndex":0},"citationItems":[{"id":2790,"uris":["http://zotero.org/users/6116610/items/SK37S9KX"],"itemData":{"id":2790,"type":"report","abstract":"Denna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8D6D4A">
        <w:rPr>
          <w:lang w:val="en-GB"/>
        </w:rPr>
        <w:t>(29, 47)</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8D6D4A">
        <w:instrText xml:space="preserve"> ADDIN ZOTERO_ITEM CSL_CITATION {"citationID":"DWILbFiR","properties":{"formattedCitation":"(48)","plainCitation":"(48)","noteIndex":0},"citationItems":[{"id":2883,"uris":["http://zotero.org/users/6116610/items/N3364EJJ"],"itemData":{"id":2883,"type":"article-journal","abstract":"Genes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8D6D4A">
        <w:rPr>
          <w:lang w:val="en-GB"/>
        </w:rPr>
        <w:t>(48)</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258C5B81"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F8760E">
        <w:instrText xml:space="preserve"> ADDIN ZOTERO_ITEM CSL_CITATION {"citationID":"jf9k0zeu","properties":{"formattedCitation":"(29)","plainCitation":"(29)","noteIndex":0},"citationItems":[{"id":783,"uris":["http://zotero.org/users/6116610/items/FZ6DLIUR"],"itemData":{"id":783,"type":"article-journal","abstract":"A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F8760E">
        <w:rPr>
          <w:lang w:val="en-GB"/>
        </w:rPr>
        <w:t>(29)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33B6E5DD" w14:textId="28F7949E" w:rsidR="004350D2" w:rsidRDefault="00C1116D" w:rsidP="00CF1985">
      <w:pPr>
        <w:spacing w:line="480" w:lineRule="auto"/>
        <w:ind w:firstLine="284"/>
        <w:jc w:val="both"/>
      </w:pPr>
      <w:r>
        <w:lastRenderedPageBreak/>
        <w:t>L</w:t>
      </w:r>
      <w:r w:rsidR="001B1A85">
        <w:t xml:space="preserve">ength-at-age </w:t>
      </w:r>
      <w:r>
        <w:t xml:space="preserve">was </w:t>
      </w:r>
      <w:r w:rsidR="001B1A85">
        <w:t xml:space="preserve">reconstructed for a semi-random length-stratified subset of individuals each year. This was done using annuli rings on the operculum bones (with control counts done on otoliths),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8D6D4A">
        <w:instrText xml:space="preserve"> ADDIN ZOTERO_ITEM CSL_CITATION {"citationID":"89Gx6Dc0","properties":{"formattedCitation":"(49)","plainCitation":"(49)","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8D6D4A">
        <w:rPr>
          <w:lang w:val="en-GB"/>
        </w:rPr>
        <w:t>(49)</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8D6D4A">
        <w:instrText xml:space="preserve"> ADDIN ZOTERO_ITEM CSL_CITATION {"citationID":"pTQMGar0","properties":{"formattedCitation":"(49)","plainCitation":"(49)","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8D6D4A">
        <w:rPr>
          <w:lang w:val="en-GB"/>
        </w:rPr>
        <w:t>(49)</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1FB979AC"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w:t>
      </w:r>
      <w:proofErr w:type="spellStart"/>
      <w:r>
        <w:t>te</w:t>
      </w:r>
      <w:proofErr w:type="spellEnd"/>
      <w:r>
        <w:t xml:space="preserv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8D6D4A">
        <w:instrText xml:space="preserve"> ADDIN ZOTERO_ITEM CSL_CITATION {"citationID":"d23uHfj2","properties":{"formattedCitation":"(50)","plainCitation":"(50)","noteIndex":0},"citationItems":[{"id":2899,"uris":["http://zotero.org/users/6116610/items/CG3E4VQE"],"itemData":{"id":2899,"type":"article-journal","abstract":"Growth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8D6D4A">
        <w:rPr>
          <w:lang w:val="en-GB"/>
        </w:rPr>
        <w:t>(50)</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2C48A9"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2C48A9"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2C48A9"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46D4680"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072E48">
        <w:fldChar w:fldCharType="begin"/>
      </w:r>
      <w:r w:rsidR="008D6D4A">
        <w:instrText xml:space="preserve"> ADDIN ZOTERO_ITEM CSL_CITATION {"citationID":"ZCVAsG39","properties":{"formattedCitation":"(51)","plainCitation":"(51)","noteIndex":0},"citationItems":[{"id":2857,"uris":["http://zotero.org/users/6116610/items/SDWI7XHE"],"itemData":{"id":2857,"type":"article-journal","abstract":"Bayesian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8D6D4A">
        <w:rPr>
          <w:lang w:val="en-GB"/>
        </w:rPr>
        <w:t>(51)</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w:t>
      </w:r>
      <w:r>
        <w:lastRenderedPageBreak/>
        <w:t xml:space="preserve">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2C48A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2C48A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2C48A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2C48A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2C48A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2C48A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w:t>
      </w:r>
      <w:proofErr w:type="spellStart"/>
      <w:r>
        <w:t>e</w:t>
      </w:r>
      <w:proofErr w:type="spellEnd"/>
      <w:r>
        <w:t xml:space="preserv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2C48A9"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2C48A9"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2C48A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78FA4690"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8D6D4A">
        <w:instrText xml:space="preserve"> ADDIN ZOTERO_ITEM CSL_CITATION {"citationID":"runtaWtO","properties":{"formattedCitation":"(16, 52, 53)","plainCitation":"(16, 52, 53)","noteIndex":0},"citationItems":[{"id":2155,"uris":["http://zotero.org/users/6116610/items/AND3T26Y"],"itemData":{"id":2155,"type":"article-journal","abstract":"The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8D6D4A">
        <w:rPr>
          <w:lang w:val="en-GB"/>
        </w:rPr>
        <w:t>(16, 52, 53)</w:t>
      </w:r>
      <w:r w:rsidR="005E3F19">
        <w:fldChar w:fldCharType="end"/>
      </w:r>
      <w:r>
        <w:t xml:space="preserve">. This method explicitly accounts for uncertainty in body masses </w:t>
      </w:r>
      <w:r>
        <w:rPr>
          <w:i/>
        </w:rPr>
        <w:t xml:space="preserve">within </w:t>
      </w:r>
      <w:r>
        <w:t xml:space="preserve">size-classes (bins) in the data and has been shown to be less biased than regression-based methods or the </w:t>
      </w:r>
      <w:r>
        <w:lastRenderedPageBreak/>
        <w:t>likelihood method based on bin-midpoints</w:t>
      </w:r>
      <w:r w:rsidR="006F1AC7">
        <w:fldChar w:fldCharType="begin"/>
      </w:r>
      <w:r w:rsidR="008D6D4A">
        <w:instrText xml:space="preserve"> ADDIN ZOTERO_ITEM CSL_CITATION {"citationID":"vbBEmEup","properties":{"formattedCitation":"(16, 52)","plainCitation":"(16, 52)","noteIndex":0},"citationItems":[{"id":2155,"uris":["http://zotero.org/users/6116610/items/AND3T26Y"],"itemData":{"id":2155,"type":"article-journal","abstract":"The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8D6D4A">
        <w:rPr>
          <w:lang w:val="en-GB"/>
        </w:rPr>
        <w:t>(16, 52)</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2EB1C3A3" w:rsidR="00037DE8" w:rsidRDefault="001B1A85">
      <w:pPr>
        <w:spacing w:line="480" w:lineRule="auto"/>
        <w:ind w:firstLine="284"/>
        <w:jc w:val="both"/>
        <w:rPr>
          <w:i/>
        </w:rPr>
      </w:pPr>
      <w:r>
        <w:t>All analyses were done using R</w:t>
      </w:r>
      <w:r w:rsidR="003C2311">
        <w:fldChar w:fldCharType="begin"/>
      </w:r>
      <w:r w:rsidR="008D6D4A">
        <w:instrText xml:space="preserve"> ADDIN ZOTERO_ITEM CSL_CITATION {"citationID":"GIe7EbQy","properties":{"formattedCitation":"(54)","plainCitation":"(54)","noteIndex":0},"citationItems":[{"id":620,"uris":["http://zotero.org/users/6116610/items/6PCYIS59"],"itemData":{"id":620,"type":"book","event-place":"Vienna,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8D6D4A">
        <w:rPr>
          <w:lang w:val="en-GB"/>
        </w:rPr>
        <w:t>(54)</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8D6D4A">
        <w:instrText xml:space="preserve"> ADDIN ZOTERO_ITEM CSL_CITATION {"citationID":"XVrDHiuY","properties":{"formattedCitation":"(55)","plainCitation":"(55)","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8D6D4A">
        <w:rPr>
          <w:lang w:val="en-GB"/>
        </w:rPr>
        <w:t>(55)</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8D6D4A">
        <w:rPr>
          <w:i/>
        </w:rPr>
        <w:instrText xml:space="preserve"> ADDIN ZOTERO_ITEM CSL_CITATION {"citationID":"gCN06xB4","properties":{"formattedCitation":"(56)","plainCitation":"(56)","noteIndex":0},"citationItems":[{"id":813,"uris":["http://zotero.org/users/6116610/items/PAQIC972"],"itemData":{"id":813,"type":"article-journal","abstract":"The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8D6D4A">
        <w:rPr>
          <w:lang w:val="en-GB"/>
        </w:rPr>
        <w:t>(56)</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8D6D4A">
        <w:instrText xml:space="preserve"> ADDIN ZOTERO_ITEM CSL_CITATION {"citationID":"gL0m0LS4","properties":{"formattedCitation":"(57)","plainCitation":"(57)","noteIndex":0},"citationItems":[{"id":2793,"uris":["http://zotero.org/users/6116610/items/V6EYLCQ5"],"itemData":{"id":2793,"type":"article-journal","abstract":"Leave-one-out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8D6D4A">
        <w:rPr>
          <w:lang w:val="en-GB"/>
        </w:rPr>
        <w:t>(57)</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8D6D4A">
        <w:instrText xml:space="preserve"> ADDIN ZOTERO_ITEM CSL_CITATION {"citationID":"VhyKzKc5","properties":{"formattedCitation":"(58)","plainCitation":"(58)","noteIndex":0},"citationItems":[{"id":2856,"uris":["http://zotero.org/users/6116610/items/5G6GTKRJ"],"itemData":{"id":2856,"type":"book","title":"loo: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8D6D4A">
        <w:rPr>
          <w:lang w:val="en-GB"/>
        </w:rPr>
        <w:t>(58)</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8D6D4A">
        <w:rPr>
          <w:i/>
        </w:rPr>
        <w:instrText xml:space="preserve"> ADDIN ZOTERO_ITEM CSL_CITATION {"citationID":"lm1Fmql2","properties":{"formattedCitation":"(59)","plainCitation":"(59)","noteIndex":0},"citationItems":[{"id":993,"uris":["http://zotero.org/users/6116610/items/D45YW53S"],"itemData":{"id":993,"type":"article-journal","abstract":"Bayesian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8D6D4A">
        <w:rPr>
          <w:lang w:val="en-GB"/>
        </w:rPr>
        <w:t>(59)</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8D6D4A">
        <w:rPr>
          <w:i/>
        </w:rPr>
        <w:instrText xml:space="preserve"> ADDIN ZOTERO_ITEM CSL_CITATION {"citationID":"0cDICCpC","properties":{"formattedCitation":"(60)","plainCitation":"(60)","noteIndex":0},"citationItems":[{"id":840,"uris":["http://zotero.org/users/6116610/items/RCMQ5BKR"],"itemData":{"id":840,"type":"book","title":"tidybayes: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8D6D4A">
        <w:rPr>
          <w:lang w:val="en-GB"/>
        </w:rPr>
        <w:t>(60)</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8D6D4A">
        <w:instrText xml:space="preserve"> ADDIN ZOTERO_ITEM CSL_CITATION {"citationID":"5G6HFpmN","properties":{"formattedCitation":"(61)","plainCitation":"(61)","noteIndex":0},"citationItems":[{"id":752,"uris":["http://zotero.org/users/6116610/items/AFQSL9UE"],"itemData":{"id":752,"type":"book","event-place":"Boca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8D6D4A">
        <w:rPr>
          <w:lang w:val="en-GB"/>
        </w:rPr>
        <w:t>(61)</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B14AF4" w:rsidR="00037DE8" w:rsidRDefault="001B1A85">
      <w:pPr>
        <w:spacing w:line="480" w:lineRule="auto"/>
        <w:jc w:val="both"/>
      </w:pPr>
      <w:r>
        <w:t>We thank all staff involved in data collection</w:t>
      </w:r>
      <w:ins w:id="145" w:author="Max Lindmark" w:date="2022-04-23T10:50:00Z">
        <w:r w:rsidR="002157E8">
          <w:t xml:space="preserve"> </w:t>
        </w:r>
        <w:commentRangeStart w:id="146"/>
        <w:r w:rsidR="002157E8">
          <w:t xml:space="preserve">and Jens Olsson for </w:t>
        </w:r>
        <w:r w:rsidR="0091499B">
          <w:t>discussion</w:t>
        </w:r>
      </w:ins>
      <w:commentRangeEnd w:id="146"/>
      <w:ins w:id="147" w:author="Max Lindmark" w:date="2022-04-23T10:51:00Z">
        <w:r w:rsidR="0091499B">
          <w:rPr>
            <w:rStyle w:val="CommentReference"/>
          </w:rPr>
          <w:commentReference w:id="146"/>
        </w:r>
      </w:ins>
      <w:ins w:id="148" w:author="Max Lindmark" w:date="2022-04-23T10:50:00Z">
        <w:r w:rsidR="0091499B">
          <w:t>.</w:t>
        </w:r>
      </w:ins>
      <w:del w:id="149" w:author="Max Lindmark" w:date="2022-04-23T10:50:00Z">
        <w:r w:rsidR="002D1E75" w:rsidDel="002157E8">
          <w:delText>.</w:delText>
        </w:r>
      </w:del>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hyperlink r:id="rId11">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2C48A9">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2C48A9">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F8760E" w:rsidRDefault="001B1A85">
      <w:pPr>
        <w:spacing w:line="480" w:lineRule="auto"/>
        <w:jc w:val="both"/>
      </w:pPr>
      <w:r w:rsidRPr="00F8760E">
        <w:rPr>
          <w:sz w:val="28"/>
          <w:szCs w:val="28"/>
        </w:rPr>
        <w:t>References</w:t>
      </w:r>
    </w:p>
    <w:p w14:paraId="4CBC121A" w14:textId="77777777" w:rsidR="008D6D4A" w:rsidRPr="008D6D4A" w:rsidRDefault="00674C63" w:rsidP="008D6D4A">
      <w:pPr>
        <w:pStyle w:val="Bibliography"/>
        <w:rPr>
          <w:lang w:val="en-GB"/>
        </w:rPr>
      </w:pPr>
      <w:r w:rsidRPr="00674C63">
        <w:fldChar w:fldCharType="begin"/>
      </w:r>
      <w:r w:rsidR="00F8760E" w:rsidRPr="003D7EE0">
        <w:instrText xml:space="preserve"> ADDIN ZOTERO_BIBL {"uncited":[],"omitted":[],"custom":[]} CSL_BIBLIOGRAPHY </w:instrText>
      </w:r>
      <w:r w:rsidRPr="00674C63">
        <w:fldChar w:fldCharType="separate"/>
      </w:r>
      <w:r w:rsidR="008D6D4A" w:rsidRPr="008D6D4A">
        <w:rPr>
          <w:lang w:val="en-GB"/>
        </w:rPr>
        <w:t xml:space="preserve">1. </w:t>
      </w:r>
      <w:r w:rsidR="008D6D4A" w:rsidRPr="008D6D4A">
        <w:rPr>
          <w:lang w:val="en-GB"/>
        </w:rPr>
        <w:tab/>
        <w:t xml:space="preserve">E. O. Wilson, </w:t>
      </w:r>
      <w:r w:rsidR="008D6D4A" w:rsidRPr="008D6D4A">
        <w:rPr>
          <w:i/>
          <w:iCs/>
          <w:lang w:val="en-GB"/>
        </w:rPr>
        <w:t>The Diversity of Life</w:t>
      </w:r>
      <w:r w:rsidR="008D6D4A" w:rsidRPr="008D6D4A">
        <w:rPr>
          <w:lang w:val="en-GB"/>
        </w:rPr>
        <w:t xml:space="preserve"> (Harvard University Press, 1992).</w:t>
      </w:r>
    </w:p>
    <w:p w14:paraId="660F3ABF" w14:textId="77777777" w:rsidR="008D6D4A" w:rsidRPr="008D6D4A" w:rsidRDefault="008D6D4A" w:rsidP="008D6D4A">
      <w:pPr>
        <w:pStyle w:val="Bibliography"/>
        <w:rPr>
          <w:lang w:val="en-GB"/>
        </w:rPr>
      </w:pPr>
      <w:r w:rsidRPr="008D6D4A">
        <w:rPr>
          <w:lang w:val="en-GB"/>
        </w:rPr>
        <w:t xml:space="preserve">2. </w:t>
      </w:r>
      <w:r w:rsidRPr="008D6D4A">
        <w:rPr>
          <w:lang w:val="en-GB"/>
        </w:rPr>
        <w:tab/>
        <w:t xml:space="preserve">D. Atkinson, R. M. </w:t>
      </w:r>
      <w:proofErr w:type="spellStart"/>
      <w:r w:rsidRPr="008D6D4A">
        <w:rPr>
          <w:lang w:val="en-GB"/>
        </w:rPr>
        <w:t>Sibly</w:t>
      </w:r>
      <w:proofErr w:type="spellEnd"/>
      <w:r w:rsidRPr="008D6D4A">
        <w:rPr>
          <w:lang w:val="en-GB"/>
        </w:rPr>
        <w:t xml:space="preserve">, </w:t>
      </w:r>
      <w:proofErr w:type="gramStart"/>
      <w:r w:rsidRPr="008D6D4A">
        <w:rPr>
          <w:lang w:val="en-GB"/>
        </w:rPr>
        <w:t>Why</w:t>
      </w:r>
      <w:proofErr w:type="gramEnd"/>
      <w:r w:rsidRPr="008D6D4A">
        <w:rPr>
          <w:lang w:val="en-GB"/>
        </w:rPr>
        <w:t xml:space="preserve"> are organisms usually bigger in colder environments? Making sense of a life history puzzle. </w:t>
      </w:r>
      <w:r w:rsidRPr="008D6D4A">
        <w:rPr>
          <w:i/>
          <w:iCs/>
          <w:lang w:val="en-GB"/>
        </w:rPr>
        <w:t>Trends in Ecology &amp; Evolution</w:t>
      </w:r>
      <w:r w:rsidRPr="008D6D4A">
        <w:rPr>
          <w:lang w:val="en-GB"/>
        </w:rPr>
        <w:t xml:space="preserve"> </w:t>
      </w:r>
      <w:r w:rsidRPr="008D6D4A">
        <w:rPr>
          <w:b/>
          <w:bCs/>
          <w:lang w:val="en-GB"/>
        </w:rPr>
        <w:t>12</w:t>
      </w:r>
      <w:r w:rsidRPr="008D6D4A">
        <w:rPr>
          <w:lang w:val="en-GB"/>
        </w:rPr>
        <w:t>, 235–239 (1997).</w:t>
      </w:r>
    </w:p>
    <w:p w14:paraId="714DA047" w14:textId="77777777" w:rsidR="008D6D4A" w:rsidRPr="008D6D4A" w:rsidRDefault="008D6D4A" w:rsidP="008D6D4A">
      <w:pPr>
        <w:pStyle w:val="Bibliography"/>
        <w:rPr>
          <w:lang w:val="en-GB"/>
        </w:rPr>
      </w:pPr>
      <w:r w:rsidRPr="008D6D4A">
        <w:rPr>
          <w:lang w:val="en-GB"/>
        </w:rPr>
        <w:t xml:space="preserve">3. </w:t>
      </w:r>
      <w:r w:rsidRPr="008D6D4A">
        <w:rPr>
          <w:lang w:val="en-GB"/>
        </w:rPr>
        <w:tab/>
        <w:t xml:space="preserve">J. L. Gardner, A. Peters, M. R. Kearney, L. Joseph, R. Heinsohn, Declining body size: a third universal response to warming? </w:t>
      </w:r>
      <w:r w:rsidRPr="008D6D4A">
        <w:rPr>
          <w:i/>
          <w:iCs/>
          <w:lang w:val="en-GB"/>
        </w:rPr>
        <w:t>Trends in Ecology &amp; Evolution</w:t>
      </w:r>
      <w:r w:rsidRPr="008D6D4A">
        <w:rPr>
          <w:lang w:val="en-GB"/>
        </w:rPr>
        <w:t xml:space="preserve"> </w:t>
      </w:r>
      <w:r w:rsidRPr="008D6D4A">
        <w:rPr>
          <w:b/>
          <w:bCs/>
          <w:lang w:val="en-GB"/>
        </w:rPr>
        <w:t>26</w:t>
      </w:r>
      <w:r w:rsidRPr="008D6D4A">
        <w:rPr>
          <w:lang w:val="en-GB"/>
        </w:rPr>
        <w:t>, 285–291 (2011).</w:t>
      </w:r>
    </w:p>
    <w:p w14:paraId="4A0ABD67" w14:textId="77777777" w:rsidR="008D6D4A" w:rsidRPr="008D6D4A" w:rsidRDefault="008D6D4A" w:rsidP="008D6D4A">
      <w:pPr>
        <w:pStyle w:val="Bibliography"/>
        <w:rPr>
          <w:lang w:val="en-GB"/>
        </w:rPr>
      </w:pPr>
      <w:r w:rsidRPr="008D6D4A">
        <w:rPr>
          <w:lang w:val="en-GB"/>
        </w:rPr>
        <w:t xml:space="preserve">4. </w:t>
      </w:r>
      <w:r w:rsidRPr="008D6D4A">
        <w:rPr>
          <w:lang w:val="en-GB"/>
        </w:rPr>
        <w:tab/>
        <w:t xml:space="preserve">J. A. Sheridan, D. Bickford, Shrinking body size as an ecological response to climate change. </w:t>
      </w:r>
      <w:r w:rsidRPr="008D6D4A">
        <w:rPr>
          <w:i/>
          <w:iCs/>
          <w:lang w:val="en-GB"/>
        </w:rPr>
        <w:t>Nature Climate Change</w:t>
      </w:r>
      <w:r w:rsidRPr="008D6D4A">
        <w:rPr>
          <w:lang w:val="en-GB"/>
        </w:rPr>
        <w:t xml:space="preserve"> </w:t>
      </w:r>
      <w:r w:rsidRPr="008D6D4A">
        <w:rPr>
          <w:b/>
          <w:bCs/>
          <w:lang w:val="en-GB"/>
        </w:rPr>
        <w:t>1</w:t>
      </w:r>
      <w:r w:rsidRPr="008D6D4A">
        <w:rPr>
          <w:lang w:val="en-GB"/>
        </w:rPr>
        <w:t>, 401–406 (2011).</w:t>
      </w:r>
    </w:p>
    <w:p w14:paraId="1910EAC4" w14:textId="77777777" w:rsidR="008D6D4A" w:rsidRPr="008D6D4A" w:rsidRDefault="008D6D4A" w:rsidP="008D6D4A">
      <w:pPr>
        <w:pStyle w:val="Bibliography"/>
        <w:rPr>
          <w:lang w:val="en-GB"/>
        </w:rPr>
      </w:pPr>
      <w:r w:rsidRPr="008D6D4A">
        <w:rPr>
          <w:lang w:val="en-GB"/>
        </w:rPr>
        <w:t xml:space="preserve">5. </w:t>
      </w:r>
      <w:r w:rsidRPr="008D6D4A">
        <w:rPr>
          <w:lang w:val="en-GB"/>
        </w:rPr>
        <w:tab/>
        <w:t xml:space="preserve">W. W. L. Cheung, </w:t>
      </w:r>
      <w:r w:rsidRPr="008D6D4A">
        <w:rPr>
          <w:i/>
          <w:iCs/>
          <w:lang w:val="en-GB"/>
        </w:rPr>
        <w:t>et al.</w:t>
      </w:r>
      <w:r w:rsidRPr="008D6D4A">
        <w:rPr>
          <w:lang w:val="en-GB"/>
        </w:rPr>
        <w:t xml:space="preserve">, Shrinking of fishes exacerbates impacts of global ocean changes on marine ecosystems. </w:t>
      </w:r>
      <w:r w:rsidRPr="008D6D4A">
        <w:rPr>
          <w:i/>
          <w:iCs/>
          <w:lang w:val="en-GB"/>
        </w:rPr>
        <w:t>Nature Climate Change</w:t>
      </w:r>
      <w:r w:rsidRPr="008D6D4A">
        <w:rPr>
          <w:lang w:val="en-GB"/>
        </w:rPr>
        <w:t xml:space="preserve"> </w:t>
      </w:r>
      <w:r w:rsidRPr="008D6D4A">
        <w:rPr>
          <w:b/>
          <w:bCs/>
          <w:lang w:val="en-GB"/>
        </w:rPr>
        <w:t>3</w:t>
      </w:r>
      <w:r w:rsidRPr="008D6D4A">
        <w:rPr>
          <w:lang w:val="en-GB"/>
        </w:rPr>
        <w:t>, 254–258 (2013).</w:t>
      </w:r>
    </w:p>
    <w:p w14:paraId="390B2C95" w14:textId="77777777" w:rsidR="008D6D4A" w:rsidRPr="008D6D4A" w:rsidRDefault="008D6D4A" w:rsidP="008D6D4A">
      <w:pPr>
        <w:pStyle w:val="Bibliography"/>
        <w:rPr>
          <w:lang w:val="en-GB"/>
        </w:rPr>
      </w:pPr>
      <w:r w:rsidRPr="008D6D4A">
        <w:rPr>
          <w:lang w:val="en-GB"/>
        </w:rPr>
        <w:t xml:space="preserve">6. </w:t>
      </w:r>
      <w:r w:rsidRPr="008D6D4A">
        <w:rPr>
          <w:lang w:val="en-GB"/>
        </w:rPr>
        <w:tab/>
        <w:t xml:space="preserve">D. Atkinson, “Temperature and organism size—A biological law for ectotherms?” in </w:t>
      </w:r>
      <w:r w:rsidRPr="008D6D4A">
        <w:rPr>
          <w:i/>
          <w:iCs/>
          <w:lang w:val="en-GB"/>
        </w:rPr>
        <w:t>Advances in Ecological Research</w:t>
      </w:r>
      <w:r w:rsidRPr="008D6D4A">
        <w:rPr>
          <w:lang w:val="en-GB"/>
        </w:rPr>
        <w:t>, (Elsevier, 1994), pp. 1–58.</w:t>
      </w:r>
    </w:p>
    <w:p w14:paraId="7CBA1FA0" w14:textId="77777777" w:rsidR="008D6D4A" w:rsidRPr="008D6D4A" w:rsidRDefault="008D6D4A" w:rsidP="008D6D4A">
      <w:pPr>
        <w:pStyle w:val="Bibliography"/>
        <w:rPr>
          <w:lang w:val="en-GB"/>
        </w:rPr>
      </w:pPr>
      <w:r w:rsidRPr="008D6D4A">
        <w:rPr>
          <w:lang w:val="en-GB"/>
        </w:rPr>
        <w:t xml:space="preserve">7. </w:t>
      </w:r>
      <w:r w:rsidRPr="008D6D4A">
        <w:rPr>
          <w:lang w:val="en-GB"/>
        </w:rPr>
        <w:tab/>
        <w:t xml:space="preserve">K. J. </w:t>
      </w:r>
      <w:proofErr w:type="spellStart"/>
      <w:r w:rsidRPr="008D6D4A">
        <w:rPr>
          <w:lang w:val="en-GB"/>
        </w:rPr>
        <w:t>Fritschie</w:t>
      </w:r>
      <w:proofErr w:type="spellEnd"/>
      <w:r w:rsidRPr="008D6D4A">
        <w:rPr>
          <w:lang w:val="en-GB"/>
        </w:rPr>
        <w:t xml:space="preserve">, J. D. Olden, Disentangling the influences of mean body size and size structure on ecosystem functioning: an example of nutrient recycling by a non-native crayfish. </w:t>
      </w:r>
      <w:r w:rsidRPr="008D6D4A">
        <w:rPr>
          <w:i/>
          <w:iCs/>
          <w:lang w:val="en-GB"/>
        </w:rPr>
        <w:t>Ecology and Evolution</w:t>
      </w:r>
      <w:r w:rsidRPr="008D6D4A">
        <w:rPr>
          <w:lang w:val="en-GB"/>
        </w:rPr>
        <w:t xml:space="preserve"> </w:t>
      </w:r>
      <w:r w:rsidRPr="008D6D4A">
        <w:rPr>
          <w:b/>
          <w:bCs/>
          <w:lang w:val="en-GB"/>
        </w:rPr>
        <w:t>6</w:t>
      </w:r>
      <w:r w:rsidRPr="008D6D4A">
        <w:rPr>
          <w:lang w:val="en-GB"/>
        </w:rPr>
        <w:t>, 159–169 (2016).</w:t>
      </w:r>
    </w:p>
    <w:p w14:paraId="0B5C329E" w14:textId="77777777" w:rsidR="008D6D4A" w:rsidRPr="008D6D4A" w:rsidRDefault="008D6D4A" w:rsidP="008D6D4A">
      <w:pPr>
        <w:pStyle w:val="Bibliography"/>
        <w:rPr>
          <w:lang w:val="en-GB"/>
        </w:rPr>
      </w:pPr>
      <w:r w:rsidRPr="008D6D4A">
        <w:rPr>
          <w:lang w:val="en-GB"/>
        </w:rPr>
        <w:t xml:space="preserve">8. </w:t>
      </w:r>
      <w:r w:rsidRPr="008D6D4A">
        <w:rPr>
          <w:lang w:val="en-GB"/>
        </w:rPr>
        <w:tab/>
        <w:t xml:space="preserve">G. Yvon‐Durocher, J. M. Montoya, M. Trimmer, G. Woodward, Warming alters the size spectrum and shifts the distribution of biomass in freshwater ecosystems. </w:t>
      </w:r>
      <w:r w:rsidRPr="008D6D4A">
        <w:rPr>
          <w:i/>
          <w:iCs/>
          <w:lang w:val="en-GB"/>
        </w:rPr>
        <w:t>Global Change Biology</w:t>
      </w:r>
      <w:r w:rsidRPr="008D6D4A">
        <w:rPr>
          <w:lang w:val="en-GB"/>
        </w:rPr>
        <w:t xml:space="preserve"> </w:t>
      </w:r>
      <w:r w:rsidRPr="008D6D4A">
        <w:rPr>
          <w:b/>
          <w:bCs/>
          <w:lang w:val="en-GB"/>
        </w:rPr>
        <w:t>17</w:t>
      </w:r>
      <w:r w:rsidRPr="008D6D4A">
        <w:rPr>
          <w:lang w:val="en-GB"/>
        </w:rPr>
        <w:t>, 1681–1694 (2011).</w:t>
      </w:r>
    </w:p>
    <w:p w14:paraId="6B0E83AE" w14:textId="77777777" w:rsidR="008D6D4A" w:rsidRPr="008D6D4A" w:rsidRDefault="008D6D4A" w:rsidP="008D6D4A">
      <w:pPr>
        <w:pStyle w:val="Bibliography"/>
        <w:rPr>
          <w:lang w:val="en-GB"/>
        </w:rPr>
      </w:pPr>
      <w:r w:rsidRPr="008D6D4A">
        <w:rPr>
          <w:lang w:val="en-GB"/>
        </w:rPr>
        <w:t xml:space="preserve">9. </w:t>
      </w:r>
      <w:r w:rsidRPr="008D6D4A">
        <w:rPr>
          <w:lang w:val="en-GB"/>
        </w:rPr>
        <w:tab/>
        <w:t xml:space="preserve">K. H. Andersen, Size-based theory for fisheries advice. </w:t>
      </w:r>
      <w:r w:rsidRPr="008D6D4A">
        <w:rPr>
          <w:i/>
          <w:iCs/>
          <w:lang w:val="en-GB"/>
        </w:rPr>
        <w:t>ICES J Mar Sci</w:t>
      </w:r>
      <w:r w:rsidRPr="008D6D4A">
        <w:rPr>
          <w:lang w:val="en-GB"/>
        </w:rPr>
        <w:t xml:space="preserve"> </w:t>
      </w:r>
      <w:r w:rsidRPr="008D6D4A">
        <w:rPr>
          <w:b/>
          <w:bCs/>
          <w:lang w:val="en-GB"/>
        </w:rPr>
        <w:t>77</w:t>
      </w:r>
      <w:r w:rsidRPr="008D6D4A">
        <w:rPr>
          <w:lang w:val="en-GB"/>
        </w:rPr>
        <w:t>, 2445–2455 (2020).</w:t>
      </w:r>
    </w:p>
    <w:p w14:paraId="26DE9177" w14:textId="77777777" w:rsidR="008D6D4A" w:rsidRPr="008D6D4A" w:rsidRDefault="008D6D4A" w:rsidP="008D6D4A">
      <w:pPr>
        <w:pStyle w:val="Bibliography"/>
        <w:rPr>
          <w:lang w:val="en-GB"/>
        </w:rPr>
      </w:pPr>
      <w:r w:rsidRPr="008D6D4A">
        <w:rPr>
          <w:lang w:val="en-GB"/>
        </w:rPr>
        <w:t xml:space="preserve">10. </w:t>
      </w:r>
      <w:r w:rsidRPr="008D6D4A">
        <w:rPr>
          <w:lang w:val="en-GB"/>
        </w:rPr>
        <w:tab/>
        <w:t xml:space="preserve">J. L. Blanchard, R. F. Heneghan, J. D. Everett, R. </w:t>
      </w:r>
      <w:proofErr w:type="spellStart"/>
      <w:r w:rsidRPr="008D6D4A">
        <w:rPr>
          <w:lang w:val="en-GB"/>
        </w:rPr>
        <w:t>Trebilco</w:t>
      </w:r>
      <w:proofErr w:type="spellEnd"/>
      <w:r w:rsidRPr="008D6D4A">
        <w:rPr>
          <w:lang w:val="en-GB"/>
        </w:rPr>
        <w:t xml:space="preserve">, A. J. Richardson, </w:t>
      </w:r>
      <w:proofErr w:type="gramStart"/>
      <w:r w:rsidRPr="008D6D4A">
        <w:rPr>
          <w:lang w:val="en-GB"/>
        </w:rPr>
        <w:t>From</w:t>
      </w:r>
      <w:proofErr w:type="gramEnd"/>
      <w:r w:rsidRPr="008D6D4A">
        <w:rPr>
          <w:lang w:val="en-GB"/>
        </w:rPr>
        <w:t xml:space="preserve"> bacteria to whales: Using functional size spectra to model marine ecosystems. </w:t>
      </w:r>
      <w:r w:rsidRPr="008D6D4A">
        <w:rPr>
          <w:i/>
          <w:iCs/>
          <w:lang w:val="en-GB"/>
        </w:rPr>
        <w:t>Trends in Ecology &amp; Evolution</w:t>
      </w:r>
      <w:r w:rsidRPr="008D6D4A">
        <w:rPr>
          <w:lang w:val="en-GB"/>
        </w:rPr>
        <w:t xml:space="preserve"> </w:t>
      </w:r>
      <w:r w:rsidRPr="008D6D4A">
        <w:rPr>
          <w:b/>
          <w:bCs/>
          <w:lang w:val="en-GB"/>
        </w:rPr>
        <w:t>32</w:t>
      </w:r>
      <w:r w:rsidRPr="008D6D4A">
        <w:rPr>
          <w:lang w:val="en-GB"/>
        </w:rPr>
        <w:t>, 174–186 (2017).</w:t>
      </w:r>
    </w:p>
    <w:p w14:paraId="437F4165" w14:textId="77777777" w:rsidR="008D6D4A" w:rsidRPr="008D6D4A" w:rsidRDefault="008D6D4A" w:rsidP="008D6D4A">
      <w:pPr>
        <w:pStyle w:val="Bibliography"/>
        <w:rPr>
          <w:lang w:val="en-GB"/>
        </w:rPr>
      </w:pPr>
      <w:r w:rsidRPr="008D6D4A">
        <w:rPr>
          <w:lang w:val="en-GB"/>
        </w:rPr>
        <w:lastRenderedPageBreak/>
        <w:t xml:space="preserve">11. </w:t>
      </w:r>
      <w:r w:rsidRPr="008D6D4A">
        <w:rPr>
          <w:lang w:val="en-GB"/>
        </w:rPr>
        <w:tab/>
        <w:t xml:space="preserve">J. H. Brown, J. F. </w:t>
      </w:r>
      <w:proofErr w:type="spellStart"/>
      <w:r w:rsidRPr="008D6D4A">
        <w:rPr>
          <w:lang w:val="en-GB"/>
        </w:rPr>
        <w:t>Gillooly</w:t>
      </w:r>
      <w:proofErr w:type="spellEnd"/>
      <w:r w:rsidRPr="008D6D4A">
        <w:rPr>
          <w:lang w:val="en-GB"/>
        </w:rPr>
        <w:t xml:space="preserve">, A. P. Allen, V. M. Savage, G. B. West, Toward a metabolic theory of ecology. </w:t>
      </w:r>
      <w:r w:rsidRPr="008D6D4A">
        <w:rPr>
          <w:i/>
          <w:iCs/>
          <w:lang w:val="en-GB"/>
        </w:rPr>
        <w:t>Ecology</w:t>
      </w:r>
      <w:r w:rsidRPr="008D6D4A">
        <w:rPr>
          <w:lang w:val="en-GB"/>
        </w:rPr>
        <w:t xml:space="preserve"> </w:t>
      </w:r>
      <w:r w:rsidRPr="008D6D4A">
        <w:rPr>
          <w:b/>
          <w:bCs/>
          <w:lang w:val="en-GB"/>
        </w:rPr>
        <w:t>85</w:t>
      </w:r>
      <w:r w:rsidRPr="008D6D4A">
        <w:rPr>
          <w:lang w:val="en-GB"/>
        </w:rPr>
        <w:t>, 1771–1789 (2004).</w:t>
      </w:r>
    </w:p>
    <w:p w14:paraId="03FC9E41" w14:textId="77777777" w:rsidR="008D6D4A" w:rsidRPr="008D6D4A" w:rsidRDefault="008D6D4A" w:rsidP="008D6D4A">
      <w:pPr>
        <w:pStyle w:val="Bibliography"/>
        <w:rPr>
          <w:lang w:val="en-GB"/>
        </w:rPr>
      </w:pPr>
      <w:r w:rsidRPr="008D6D4A">
        <w:rPr>
          <w:lang w:val="en-GB"/>
        </w:rPr>
        <w:t xml:space="preserve">12. </w:t>
      </w:r>
      <w:r w:rsidRPr="008D6D4A">
        <w:rPr>
          <w:lang w:val="en-GB"/>
        </w:rPr>
        <w:tab/>
        <w:t xml:space="preserve">D. Pauly, On the interrelationships between natural mortality, growth parameters, and mean environmental temperature in 175 fish stocks. </w:t>
      </w:r>
      <w:r w:rsidRPr="008D6D4A">
        <w:rPr>
          <w:i/>
          <w:iCs/>
          <w:lang w:val="en-GB"/>
        </w:rPr>
        <w:t>ICES Journal of Marine Science</w:t>
      </w:r>
      <w:r w:rsidRPr="008D6D4A">
        <w:rPr>
          <w:lang w:val="en-GB"/>
        </w:rPr>
        <w:t xml:space="preserve"> </w:t>
      </w:r>
      <w:r w:rsidRPr="008D6D4A">
        <w:rPr>
          <w:b/>
          <w:bCs/>
          <w:lang w:val="en-GB"/>
        </w:rPr>
        <w:t>39</w:t>
      </w:r>
      <w:r w:rsidRPr="008D6D4A">
        <w:rPr>
          <w:lang w:val="en-GB"/>
        </w:rPr>
        <w:t>, 175–192 (1980).</w:t>
      </w:r>
    </w:p>
    <w:p w14:paraId="0D4FDFEF" w14:textId="77777777" w:rsidR="008D6D4A" w:rsidRPr="008D6D4A" w:rsidRDefault="008D6D4A" w:rsidP="008D6D4A">
      <w:pPr>
        <w:pStyle w:val="Bibliography"/>
        <w:rPr>
          <w:lang w:val="en-GB"/>
        </w:rPr>
      </w:pPr>
      <w:r w:rsidRPr="008D6D4A">
        <w:rPr>
          <w:lang w:val="en-GB"/>
        </w:rPr>
        <w:t xml:space="preserve">13. </w:t>
      </w:r>
      <w:r w:rsidRPr="008D6D4A">
        <w:rPr>
          <w:lang w:val="en-GB"/>
        </w:rPr>
        <w:tab/>
        <w:t xml:space="preserve">J. T. Thorson, S. B. Munch, J. M. Cope, J. Gao, Predicting life history parameters for all fishes worldwide. </w:t>
      </w:r>
      <w:r w:rsidRPr="008D6D4A">
        <w:rPr>
          <w:i/>
          <w:iCs/>
          <w:lang w:val="en-GB"/>
        </w:rPr>
        <w:t>Ecological Applications</w:t>
      </w:r>
      <w:r w:rsidRPr="008D6D4A">
        <w:rPr>
          <w:lang w:val="en-GB"/>
        </w:rPr>
        <w:t xml:space="preserve"> </w:t>
      </w:r>
      <w:r w:rsidRPr="008D6D4A">
        <w:rPr>
          <w:b/>
          <w:bCs/>
          <w:lang w:val="en-GB"/>
        </w:rPr>
        <w:t>27</w:t>
      </w:r>
      <w:r w:rsidRPr="008D6D4A">
        <w:rPr>
          <w:lang w:val="en-GB"/>
        </w:rPr>
        <w:t>, 2262–2276 (2017).</w:t>
      </w:r>
    </w:p>
    <w:p w14:paraId="4C4E8FC4" w14:textId="77777777" w:rsidR="008D6D4A" w:rsidRPr="008D6D4A" w:rsidRDefault="008D6D4A" w:rsidP="008D6D4A">
      <w:pPr>
        <w:pStyle w:val="Bibliography"/>
        <w:rPr>
          <w:lang w:val="en-GB"/>
        </w:rPr>
      </w:pPr>
      <w:r w:rsidRPr="008D6D4A">
        <w:rPr>
          <w:lang w:val="en-GB"/>
        </w:rPr>
        <w:t xml:space="preserve">14. </w:t>
      </w:r>
      <w:r w:rsidRPr="008D6D4A">
        <w:rPr>
          <w:lang w:val="en-GB"/>
        </w:rPr>
        <w:tab/>
        <w:t xml:space="preserve">E. Ursin, A Mathematical Model of Some Aspects of Fish Growth, Respiration, and Mortality. </w:t>
      </w:r>
      <w:r w:rsidRPr="008D6D4A">
        <w:rPr>
          <w:i/>
          <w:iCs/>
          <w:lang w:val="en-GB"/>
        </w:rPr>
        <w:t>Journal of the Fisheries Research Board of Canada</w:t>
      </w:r>
      <w:r w:rsidRPr="008D6D4A">
        <w:rPr>
          <w:lang w:val="en-GB"/>
        </w:rPr>
        <w:t xml:space="preserve"> </w:t>
      </w:r>
      <w:r w:rsidRPr="008D6D4A">
        <w:rPr>
          <w:b/>
          <w:bCs/>
          <w:lang w:val="en-GB"/>
        </w:rPr>
        <w:t>24</w:t>
      </w:r>
      <w:r w:rsidRPr="008D6D4A">
        <w:rPr>
          <w:lang w:val="en-GB"/>
        </w:rPr>
        <w:t>, 2355–2453 (1967).</w:t>
      </w:r>
    </w:p>
    <w:p w14:paraId="7CEE3807" w14:textId="77777777" w:rsidR="008D6D4A" w:rsidRPr="008D6D4A" w:rsidRDefault="008D6D4A" w:rsidP="008D6D4A">
      <w:pPr>
        <w:pStyle w:val="Bibliography"/>
        <w:rPr>
          <w:lang w:val="en-GB"/>
        </w:rPr>
      </w:pPr>
      <w:r w:rsidRPr="008D6D4A">
        <w:rPr>
          <w:lang w:val="en-GB"/>
        </w:rPr>
        <w:t xml:space="preserve">15. </w:t>
      </w:r>
      <w:r w:rsidRPr="008D6D4A">
        <w:rPr>
          <w:lang w:val="en-GB"/>
        </w:rPr>
        <w:tab/>
        <w:t xml:space="preserve">J. R. Bernhardt, J. M. Sunday, P. L. Thompson, M. I. O’Connor, Nonlinear averaging of thermal experience predicts population growth rates in a thermally variable environment. </w:t>
      </w:r>
      <w:r w:rsidRPr="008D6D4A">
        <w:rPr>
          <w:i/>
          <w:iCs/>
          <w:lang w:val="en-GB"/>
        </w:rPr>
        <w:t>Proceedings of the Royal Society B: Biological Sciences</w:t>
      </w:r>
      <w:r w:rsidRPr="008D6D4A">
        <w:rPr>
          <w:lang w:val="en-GB"/>
        </w:rPr>
        <w:t xml:space="preserve"> </w:t>
      </w:r>
      <w:r w:rsidRPr="008D6D4A">
        <w:rPr>
          <w:b/>
          <w:bCs/>
          <w:lang w:val="en-GB"/>
        </w:rPr>
        <w:t>285</w:t>
      </w:r>
      <w:r w:rsidRPr="008D6D4A">
        <w:rPr>
          <w:lang w:val="en-GB"/>
        </w:rPr>
        <w:t>, 20181076 (2018).</w:t>
      </w:r>
    </w:p>
    <w:p w14:paraId="59E85EF9" w14:textId="77777777" w:rsidR="008D6D4A" w:rsidRPr="008D6D4A" w:rsidRDefault="008D6D4A" w:rsidP="008D6D4A">
      <w:pPr>
        <w:pStyle w:val="Bibliography"/>
        <w:rPr>
          <w:lang w:val="en-GB"/>
        </w:rPr>
      </w:pPr>
      <w:r w:rsidRPr="008D6D4A">
        <w:rPr>
          <w:lang w:val="en-GB"/>
        </w:rPr>
        <w:t xml:space="preserve">16. </w:t>
      </w:r>
      <w:r w:rsidRPr="008D6D4A">
        <w:rPr>
          <w:lang w:val="en-GB"/>
        </w:rPr>
        <w:tab/>
        <w:t xml:space="preserve">A. M. Edwards, J. P. W. Robinson, M. J. Plank, J. K. Baum, J. L. Blanchard, Testing and recommending methods for fitting size spectra to data. </w:t>
      </w:r>
      <w:r w:rsidRPr="008D6D4A">
        <w:rPr>
          <w:i/>
          <w:iCs/>
          <w:lang w:val="en-GB"/>
        </w:rPr>
        <w:t>Methods in Ecology and Evolution</w:t>
      </w:r>
      <w:r w:rsidRPr="008D6D4A">
        <w:rPr>
          <w:lang w:val="en-GB"/>
        </w:rPr>
        <w:t xml:space="preserve"> </w:t>
      </w:r>
      <w:r w:rsidRPr="008D6D4A">
        <w:rPr>
          <w:b/>
          <w:bCs/>
          <w:lang w:val="en-GB"/>
        </w:rPr>
        <w:t>8</w:t>
      </w:r>
      <w:r w:rsidRPr="008D6D4A">
        <w:rPr>
          <w:lang w:val="en-GB"/>
        </w:rPr>
        <w:t>, 57–67 (2017).</w:t>
      </w:r>
    </w:p>
    <w:p w14:paraId="42906F2B" w14:textId="77777777" w:rsidR="008D6D4A" w:rsidRPr="008D6D4A" w:rsidRDefault="008D6D4A" w:rsidP="008D6D4A">
      <w:pPr>
        <w:pStyle w:val="Bibliography"/>
        <w:rPr>
          <w:lang w:val="en-GB"/>
        </w:rPr>
      </w:pPr>
      <w:r w:rsidRPr="008D6D4A">
        <w:rPr>
          <w:lang w:val="en-GB"/>
        </w:rPr>
        <w:t xml:space="preserve">17. </w:t>
      </w:r>
      <w:r w:rsidRPr="008D6D4A">
        <w:rPr>
          <w:lang w:val="en-GB"/>
        </w:rPr>
        <w:tab/>
        <w:t xml:space="preserve">R. W. Sheldon, W. H. Sutcliffe, A. Prakash, The Production of Particles in the Surface Waters of the Ocean with Particular Reference to the Sargasso Sea1. </w:t>
      </w:r>
      <w:r w:rsidRPr="008D6D4A">
        <w:rPr>
          <w:i/>
          <w:iCs/>
          <w:lang w:val="en-GB"/>
        </w:rPr>
        <w:t>Limnology and Oceanography</w:t>
      </w:r>
      <w:r w:rsidRPr="008D6D4A">
        <w:rPr>
          <w:lang w:val="en-GB"/>
        </w:rPr>
        <w:t xml:space="preserve"> </w:t>
      </w:r>
      <w:r w:rsidRPr="008D6D4A">
        <w:rPr>
          <w:b/>
          <w:bCs/>
          <w:lang w:val="en-GB"/>
        </w:rPr>
        <w:t>18</w:t>
      </w:r>
      <w:r w:rsidRPr="008D6D4A">
        <w:rPr>
          <w:lang w:val="en-GB"/>
        </w:rPr>
        <w:t>, 719–733 (1973).</w:t>
      </w:r>
    </w:p>
    <w:p w14:paraId="3A059000" w14:textId="77777777" w:rsidR="008D6D4A" w:rsidRPr="008D6D4A" w:rsidRDefault="008D6D4A" w:rsidP="008D6D4A">
      <w:pPr>
        <w:pStyle w:val="Bibliography"/>
        <w:rPr>
          <w:lang w:val="en-GB"/>
        </w:rPr>
      </w:pPr>
      <w:r w:rsidRPr="008D6D4A">
        <w:rPr>
          <w:lang w:val="en-GB"/>
        </w:rPr>
        <w:t xml:space="preserve">18. </w:t>
      </w:r>
      <w:r w:rsidRPr="008D6D4A">
        <w:rPr>
          <w:lang w:val="en-GB"/>
        </w:rPr>
        <w:tab/>
        <w:t xml:space="preserve">E. P. White, S. K. M. Ernest, A. J. </w:t>
      </w:r>
      <w:proofErr w:type="spellStart"/>
      <w:r w:rsidRPr="008D6D4A">
        <w:rPr>
          <w:lang w:val="en-GB"/>
        </w:rPr>
        <w:t>Kerkhoff</w:t>
      </w:r>
      <w:proofErr w:type="spellEnd"/>
      <w:r w:rsidRPr="008D6D4A">
        <w:rPr>
          <w:lang w:val="en-GB"/>
        </w:rPr>
        <w:t xml:space="preserve">, B. J. </w:t>
      </w:r>
      <w:proofErr w:type="spellStart"/>
      <w:r w:rsidRPr="008D6D4A">
        <w:rPr>
          <w:lang w:val="en-GB"/>
        </w:rPr>
        <w:t>Enquist</w:t>
      </w:r>
      <w:proofErr w:type="spellEnd"/>
      <w:r w:rsidRPr="008D6D4A">
        <w:rPr>
          <w:lang w:val="en-GB"/>
        </w:rPr>
        <w:t xml:space="preserve">, Relationships between body size and abundance in ecology. </w:t>
      </w:r>
      <w:r w:rsidRPr="008D6D4A">
        <w:rPr>
          <w:i/>
          <w:iCs/>
          <w:lang w:val="en-GB"/>
        </w:rPr>
        <w:t>Trends in Ecology &amp; Evolution</w:t>
      </w:r>
      <w:r w:rsidRPr="008D6D4A">
        <w:rPr>
          <w:lang w:val="en-GB"/>
        </w:rPr>
        <w:t xml:space="preserve"> </w:t>
      </w:r>
      <w:r w:rsidRPr="008D6D4A">
        <w:rPr>
          <w:b/>
          <w:bCs/>
          <w:lang w:val="en-GB"/>
        </w:rPr>
        <w:t>22</w:t>
      </w:r>
      <w:r w:rsidRPr="008D6D4A">
        <w:rPr>
          <w:lang w:val="en-GB"/>
        </w:rPr>
        <w:t>, 323–330 (2007).</w:t>
      </w:r>
    </w:p>
    <w:p w14:paraId="02721F81" w14:textId="77777777" w:rsidR="008D6D4A" w:rsidRPr="008D6D4A" w:rsidRDefault="008D6D4A" w:rsidP="008D6D4A">
      <w:pPr>
        <w:pStyle w:val="Bibliography"/>
        <w:rPr>
          <w:lang w:val="en-GB"/>
        </w:rPr>
      </w:pPr>
      <w:r w:rsidRPr="008D6D4A">
        <w:rPr>
          <w:lang w:val="en-GB"/>
        </w:rPr>
        <w:t xml:space="preserve">19. </w:t>
      </w:r>
      <w:r w:rsidRPr="008D6D4A">
        <w:rPr>
          <w:lang w:val="en-GB"/>
        </w:rPr>
        <w:tab/>
        <w:t xml:space="preserve">R. F. Heneghan, I. A. Hatton, E. D. Galbraith, Climate change impacts on marine ecosystems through the lens of the size spectrum. </w:t>
      </w:r>
      <w:r w:rsidRPr="008D6D4A">
        <w:rPr>
          <w:i/>
          <w:iCs/>
          <w:lang w:val="en-GB"/>
        </w:rPr>
        <w:t>Emerging Topics in Life Sciences</w:t>
      </w:r>
      <w:r w:rsidRPr="008D6D4A">
        <w:rPr>
          <w:lang w:val="en-GB"/>
        </w:rPr>
        <w:t xml:space="preserve"> </w:t>
      </w:r>
      <w:r w:rsidRPr="008D6D4A">
        <w:rPr>
          <w:b/>
          <w:bCs/>
          <w:lang w:val="en-GB"/>
        </w:rPr>
        <w:t>3</w:t>
      </w:r>
      <w:r w:rsidRPr="008D6D4A">
        <w:rPr>
          <w:lang w:val="en-GB"/>
        </w:rPr>
        <w:t>, 233–243 (2019).</w:t>
      </w:r>
    </w:p>
    <w:p w14:paraId="6F2F409F" w14:textId="77777777" w:rsidR="008D6D4A" w:rsidRPr="008D6D4A" w:rsidRDefault="008D6D4A" w:rsidP="008D6D4A">
      <w:pPr>
        <w:pStyle w:val="Bibliography"/>
        <w:rPr>
          <w:lang w:val="en-GB"/>
        </w:rPr>
      </w:pPr>
      <w:r w:rsidRPr="008D6D4A">
        <w:rPr>
          <w:lang w:val="en-GB"/>
        </w:rPr>
        <w:t xml:space="preserve">20. </w:t>
      </w:r>
      <w:r w:rsidRPr="008D6D4A">
        <w:rPr>
          <w:lang w:val="en-GB"/>
        </w:rPr>
        <w:tab/>
        <w:t xml:space="preserve">K. H. Andersen, </w:t>
      </w:r>
      <w:r w:rsidRPr="008D6D4A">
        <w:rPr>
          <w:i/>
          <w:iCs/>
          <w:lang w:val="en-GB"/>
        </w:rPr>
        <w:t>Fish Ecology, Evolution, and Exploitation: A New Theoretical Synthesis</w:t>
      </w:r>
      <w:r w:rsidRPr="008D6D4A">
        <w:rPr>
          <w:lang w:val="en-GB"/>
        </w:rPr>
        <w:t xml:space="preserve"> (Princeton University Press, 2019).</w:t>
      </w:r>
    </w:p>
    <w:p w14:paraId="02CF0CC7" w14:textId="77777777" w:rsidR="008D6D4A" w:rsidRPr="008D6D4A" w:rsidRDefault="008D6D4A" w:rsidP="008D6D4A">
      <w:pPr>
        <w:pStyle w:val="Bibliography"/>
        <w:rPr>
          <w:lang w:val="en-GB"/>
        </w:rPr>
      </w:pPr>
      <w:r w:rsidRPr="008D6D4A">
        <w:rPr>
          <w:lang w:val="en-GB"/>
        </w:rPr>
        <w:t xml:space="preserve">21. </w:t>
      </w:r>
      <w:r w:rsidRPr="008D6D4A">
        <w:rPr>
          <w:lang w:val="en-GB"/>
        </w:rPr>
        <w:tab/>
        <w:t xml:space="preserve">J. L. Blanchard, </w:t>
      </w:r>
      <w:r w:rsidRPr="008D6D4A">
        <w:rPr>
          <w:i/>
          <w:iCs/>
          <w:lang w:val="en-GB"/>
        </w:rPr>
        <w:t>et al.</w:t>
      </w:r>
      <w:r w:rsidRPr="008D6D4A">
        <w:rPr>
          <w:lang w:val="en-GB"/>
        </w:rPr>
        <w:t xml:space="preserve">, Do climate and fishing influence size-based indicators of Celtic Sea fish community structure? </w:t>
      </w:r>
      <w:r w:rsidRPr="008D6D4A">
        <w:rPr>
          <w:i/>
          <w:iCs/>
          <w:lang w:val="en-GB"/>
        </w:rPr>
        <w:t>ICES Journal of Marine Science</w:t>
      </w:r>
      <w:r w:rsidRPr="008D6D4A">
        <w:rPr>
          <w:lang w:val="en-GB"/>
        </w:rPr>
        <w:t xml:space="preserve"> </w:t>
      </w:r>
      <w:r w:rsidRPr="008D6D4A">
        <w:rPr>
          <w:b/>
          <w:bCs/>
          <w:lang w:val="en-GB"/>
        </w:rPr>
        <w:t>62</w:t>
      </w:r>
      <w:r w:rsidRPr="008D6D4A">
        <w:rPr>
          <w:lang w:val="en-GB"/>
        </w:rPr>
        <w:t>, 405–411 (2005).</w:t>
      </w:r>
    </w:p>
    <w:p w14:paraId="5C29DFD2" w14:textId="77777777" w:rsidR="008D6D4A" w:rsidRPr="008D6D4A" w:rsidRDefault="008D6D4A" w:rsidP="008D6D4A">
      <w:pPr>
        <w:pStyle w:val="Bibliography"/>
        <w:rPr>
          <w:lang w:val="en-GB"/>
        </w:rPr>
      </w:pPr>
      <w:r w:rsidRPr="008D6D4A">
        <w:rPr>
          <w:lang w:val="en-GB"/>
        </w:rPr>
        <w:t xml:space="preserve">22. </w:t>
      </w:r>
      <w:r w:rsidRPr="008D6D4A">
        <w:rPr>
          <w:lang w:val="en-GB"/>
        </w:rPr>
        <w:tab/>
        <w:t xml:space="preserve">L. A. K. Barnett, T. A. Branch, R. A. Ranasinghe, T. E. Essington, Old-Growth Fishes Become Scarce under Fishing. </w:t>
      </w:r>
      <w:r w:rsidRPr="008D6D4A">
        <w:rPr>
          <w:i/>
          <w:iCs/>
          <w:lang w:val="en-GB"/>
        </w:rPr>
        <w:t>Current Biology</w:t>
      </w:r>
      <w:r w:rsidRPr="008D6D4A">
        <w:rPr>
          <w:lang w:val="en-GB"/>
        </w:rPr>
        <w:t xml:space="preserve"> </w:t>
      </w:r>
      <w:r w:rsidRPr="008D6D4A">
        <w:rPr>
          <w:b/>
          <w:bCs/>
          <w:lang w:val="en-GB"/>
        </w:rPr>
        <w:t>27</w:t>
      </w:r>
      <w:r w:rsidRPr="008D6D4A">
        <w:rPr>
          <w:lang w:val="en-GB"/>
        </w:rPr>
        <w:t>, 2843-2848.e2 (2017).</w:t>
      </w:r>
    </w:p>
    <w:p w14:paraId="4D7C579A" w14:textId="77777777" w:rsidR="008D6D4A" w:rsidRPr="008D6D4A" w:rsidRDefault="008D6D4A" w:rsidP="008D6D4A">
      <w:pPr>
        <w:pStyle w:val="Bibliography"/>
        <w:rPr>
          <w:lang w:val="en-GB"/>
        </w:rPr>
      </w:pPr>
      <w:r w:rsidRPr="008D6D4A">
        <w:rPr>
          <w:lang w:val="en-GB"/>
        </w:rPr>
        <w:t xml:space="preserve">23. </w:t>
      </w:r>
      <w:r w:rsidRPr="008D6D4A">
        <w:rPr>
          <w:lang w:val="en-GB"/>
        </w:rPr>
        <w:tab/>
        <w:t xml:space="preserve">M. </w:t>
      </w:r>
      <w:proofErr w:type="spellStart"/>
      <w:r w:rsidRPr="008D6D4A">
        <w:rPr>
          <w:lang w:val="en-GB"/>
        </w:rPr>
        <w:t>Daufresne</w:t>
      </w:r>
      <w:proofErr w:type="spellEnd"/>
      <w:r w:rsidRPr="008D6D4A">
        <w:rPr>
          <w:lang w:val="en-GB"/>
        </w:rPr>
        <w:t xml:space="preserve">, K. </w:t>
      </w:r>
      <w:proofErr w:type="spellStart"/>
      <w:r w:rsidRPr="008D6D4A">
        <w:rPr>
          <w:lang w:val="en-GB"/>
        </w:rPr>
        <w:t>Lengfellner</w:t>
      </w:r>
      <w:proofErr w:type="spellEnd"/>
      <w:r w:rsidRPr="008D6D4A">
        <w:rPr>
          <w:lang w:val="en-GB"/>
        </w:rPr>
        <w:t xml:space="preserve">, U. Sommer, Global warming benefits the small in aquatic ecosystems. </w:t>
      </w:r>
      <w:r w:rsidRPr="008D6D4A">
        <w:rPr>
          <w:i/>
          <w:iCs/>
          <w:lang w:val="en-GB"/>
        </w:rPr>
        <w:t>Proceedings of the National Academy of Sciences, USA</w:t>
      </w:r>
      <w:r w:rsidRPr="008D6D4A">
        <w:rPr>
          <w:lang w:val="en-GB"/>
        </w:rPr>
        <w:t xml:space="preserve"> </w:t>
      </w:r>
      <w:r w:rsidRPr="008D6D4A">
        <w:rPr>
          <w:b/>
          <w:bCs/>
          <w:lang w:val="en-GB"/>
        </w:rPr>
        <w:t>106</w:t>
      </w:r>
      <w:r w:rsidRPr="008D6D4A">
        <w:rPr>
          <w:lang w:val="en-GB"/>
        </w:rPr>
        <w:t>, 12788–12793 (2009).</w:t>
      </w:r>
    </w:p>
    <w:p w14:paraId="36399765" w14:textId="77777777" w:rsidR="008D6D4A" w:rsidRPr="008D6D4A" w:rsidRDefault="008D6D4A" w:rsidP="008D6D4A">
      <w:pPr>
        <w:pStyle w:val="Bibliography"/>
        <w:rPr>
          <w:lang w:val="en-GB"/>
        </w:rPr>
      </w:pPr>
      <w:r w:rsidRPr="008D6D4A">
        <w:rPr>
          <w:lang w:val="en-GB"/>
        </w:rPr>
        <w:t xml:space="preserve">24. </w:t>
      </w:r>
      <w:r w:rsidRPr="008D6D4A">
        <w:rPr>
          <w:lang w:val="en-GB"/>
        </w:rPr>
        <w:tab/>
        <w:t xml:space="preserve">M. Lindmark, J. </w:t>
      </w:r>
      <w:proofErr w:type="spellStart"/>
      <w:r w:rsidRPr="008D6D4A">
        <w:rPr>
          <w:lang w:val="en-GB"/>
        </w:rPr>
        <w:t>Ohlberger</w:t>
      </w:r>
      <w:proofErr w:type="spellEnd"/>
      <w:r w:rsidRPr="008D6D4A">
        <w:rPr>
          <w:lang w:val="en-GB"/>
        </w:rPr>
        <w:t xml:space="preserve">, A. </w:t>
      </w:r>
      <w:proofErr w:type="spellStart"/>
      <w:r w:rsidRPr="008D6D4A">
        <w:rPr>
          <w:lang w:val="en-GB"/>
        </w:rPr>
        <w:t>Gårdmark</w:t>
      </w:r>
      <w:proofErr w:type="spellEnd"/>
      <w:r w:rsidRPr="008D6D4A">
        <w:rPr>
          <w:lang w:val="en-GB"/>
        </w:rPr>
        <w:t xml:space="preserve">, Optimum growth temperature declines with body size within fish species. </w:t>
      </w:r>
      <w:r w:rsidRPr="008D6D4A">
        <w:rPr>
          <w:i/>
          <w:iCs/>
          <w:lang w:val="en-GB"/>
        </w:rPr>
        <w:t>Global Change Biology</w:t>
      </w:r>
      <w:r w:rsidRPr="008D6D4A">
        <w:rPr>
          <w:lang w:val="en-GB"/>
        </w:rPr>
        <w:t xml:space="preserve"> </w:t>
      </w:r>
      <w:r w:rsidRPr="008D6D4A">
        <w:rPr>
          <w:b/>
          <w:bCs/>
          <w:lang w:val="en-GB"/>
        </w:rPr>
        <w:t>28</w:t>
      </w:r>
      <w:r w:rsidRPr="008D6D4A">
        <w:rPr>
          <w:lang w:val="en-GB"/>
        </w:rPr>
        <w:t>, 2259–2271 (2022).</w:t>
      </w:r>
    </w:p>
    <w:p w14:paraId="5A71DF79" w14:textId="77777777" w:rsidR="008D6D4A" w:rsidRPr="008D6D4A" w:rsidRDefault="008D6D4A" w:rsidP="008D6D4A">
      <w:pPr>
        <w:pStyle w:val="Bibliography"/>
        <w:rPr>
          <w:lang w:val="en-GB"/>
        </w:rPr>
      </w:pPr>
      <w:r w:rsidRPr="008D6D4A">
        <w:rPr>
          <w:lang w:val="en-GB"/>
        </w:rPr>
        <w:t xml:space="preserve">25. </w:t>
      </w:r>
      <w:r w:rsidRPr="008D6D4A">
        <w:rPr>
          <w:lang w:val="en-GB"/>
        </w:rPr>
        <w:tab/>
        <w:t xml:space="preserve">J. </w:t>
      </w:r>
      <w:proofErr w:type="spellStart"/>
      <w:r w:rsidRPr="008D6D4A">
        <w:rPr>
          <w:lang w:val="en-GB"/>
        </w:rPr>
        <w:t>Ohlberger</w:t>
      </w:r>
      <w:proofErr w:type="spellEnd"/>
      <w:r w:rsidRPr="008D6D4A">
        <w:rPr>
          <w:lang w:val="en-GB"/>
        </w:rPr>
        <w:t xml:space="preserve">, Climate warming and ectotherm body size – from individual physiology to community ecology. </w:t>
      </w:r>
      <w:r w:rsidRPr="008D6D4A">
        <w:rPr>
          <w:i/>
          <w:iCs/>
          <w:lang w:val="en-GB"/>
        </w:rPr>
        <w:t>Functional Ecology</w:t>
      </w:r>
      <w:r w:rsidRPr="008D6D4A">
        <w:rPr>
          <w:lang w:val="en-GB"/>
        </w:rPr>
        <w:t xml:space="preserve"> </w:t>
      </w:r>
      <w:r w:rsidRPr="008D6D4A">
        <w:rPr>
          <w:b/>
          <w:bCs/>
          <w:lang w:val="en-GB"/>
        </w:rPr>
        <w:t>27</w:t>
      </w:r>
      <w:r w:rsidRPr="008D6D4A">
        <w:rPr>
          <w:lang w:val="en-GB"/>
        </w:rPr>
        <w:t>, 991–1001 (2013).</w:t>
      </w:r>
    </w:p>
    <w:p w14:paraId="5D97005E" w14:textId="77777777" w:rsidR="008D6D4A" w:rsidRPr="008D6D4A" w:rsidRDefault="008D6D4A" w:rsidP="008D6D4A">
      <w:pPr>
        <w:pStyle w:val="Bibliography"/>
        <w:rPr>
          <w:lang w:val="en-GB"/>
        </w:rPr>
      </w:pPr>
      <w:r w:rsidRPr="008D6D4A">
        <w:rPr>
          <w:lang w:val="en-GB"/>
        </w:rPr>
        <w:lastRenderedPageBreak/>
        <w:t xml:space="preserve">26. </w:t>
      </w:r>
      <w:r w:rsidRPr="008D6D4A">
        <w:rPr>
          <w:lang w:val="en-GB"/>
        </w:rPr>
        <w:tab/>
        <w:t xml:space="preserve">H. F. Wootton, J. R. </w:t>
      </w:r>
      <w:proofErr w:type="spellStart"/>
      <w:r w:rsidRPr="008D6D4A">
        <w:rPr>
          <w:lang w:val="en-GB"/>
        </w:rPr>
        <w:t>Morrongiello</w:t>
      </w:r>
      <w:proofErr w:type="spellEnd"/>
      <w:r w:rsidRPr="008D6D4A">
        <w:rPr>
          <w:lang w:val="en-GB"/>
        </w:rPr>
        <w:t xml:space="preserve">, T. Schmitt, A. </w:t>
      </w:r>
      <w:proofErr w:type="spellStart"/>
      <w:r w:rsidRPr="008D6D4A">
        <w:rPr>
          <w:lang w:val="en-GB"/>
        </w:rPr>
        <w:t>Audzijonyte</w:t>
      </w:r>
      <w:proofErr w:type="spellEnd"/>
      <w:r w:rsidRPr="008D6D4A">
        <w:rPr>
          <w:lang w:val="en-GB"/>
        </w:rPr>
        <w:t xml:space="preserve">, Smaller adult fish size in warmer water is not explained by elevated metabolism. </w:t>
      </w:r>
      <w:r w:rsidRPr="008D6D4A">
        <w:rPr>
          <w:i/>
          <w:iCs/>
          <w:lang w:val="en-GB"/>
        </w:rPr>
        <w:t>Ecology Letters</w:t>
      </w:r>
      <w:r w:rsidRPr="008D6D4A">
        <w:rPr>
          <w:lang w:val="en-GB"/>
        </w:rPr>
        <w:t xml:space="preserve"> </w:t>
      </w:r>
      <w:r w:rsidRPr="008D6D4A">
        <w:rPr>
          <w:b/>
          <w:bCs/>
          <w:lang w:val="en-GB"/>
        </w:rPr>
        <w:t>n/a</w:t>
      </w:r>
      <w:r w:rsidRPr="008D6D4A">
        <w:rPr>
          <w:lang w:val="en-GB"/>
        </w:rPr>
        <w:t>.</w:t>
      </w:r>
    </w:p>
    <w:p w14:paraId="04F60712" w14:textId="77777777" w:rsidR="008D6D4A" w:rsidRPr="008D6D4A" w:rsidRDefault="008D6D4A" w:rsidP="008D6D4A">
      <w:pPr>
        <w:pStyle w:val="Bibliography"/>
        <w:rPr>
          <w:lang w:val="en-GB"/>
        </w:rPr>
      </w:pPr>
      <w:r w:rsidRPr="008D6D4A">
        <w:rPr>
          <w:lang w:val="en-GB"/>
        </w:rPr>
        <w:t xml:space="preserve">27. </w:t>
      </w:r>
      <w:r w:rsidRPr="008D6D4A">
        <w:rPr>
          <w:lang w:val="en-GB"/>
        </w:rPr>
        <w:tab/>
        <w:t xml:space="preserve">R. E. Thresher, J. A. </w:t>
      </w:r>
      <w:proofErr w:type="spellStart"/>
      <w:r w:rsidRPr="008D6D4A">
        <w:rPr>
          <w:lang w:val="en-GB"/>
        </w:rPr>
        <w:t>Koslow</w:t>
      </w:r>
      <w:proofErr w:type="spellEnd"/>
      <w:r w:rsidRPr="008D6D4A">
        <w:rPr>
          <w:lang w:val="en-GB"/>
        </w:rPr>
        <w:t xml:space="preserve">, A. K. Morison, D. C. Smith, Depth-mediated reversal of the effects of climate change on long-term growth rates of exploited marine fish. </w:t>
      </w:r>
      <w:r w:rsidRPr="008D6D4A">
        <w:rPr>
          <w:i/>
          <w:iCs/>
          <w:lang w:val="en-GB"/>
        </w:rPr>
        <w:t>Proceedings of the National Academy of Sciences, USA</w:t>
      </w:r>
      <w:r w:rsidRPr="008D6D4A">
        <w:rPr>
          <w:lang w:val="en-GB"/>
        </w:rPr>
        <w:t xml:space="preserve"> </w:t>
      </w:r>
      <w:r w:rsidRPr="008D6D4A">
        <w:rPr>
          <w:b/>
          <w:bCs/>
          <w:lang w:val="en-GB"/>
        </w:rPr>
        <w:t>104</w:t>
      </w:r>
      <w:r w:rsidRPr="008D6D4A">
        <w:rPr>
          <w:lang w:val="en-GB"/>
        </w:rPr>
        <w:t>, 7461–7465 (2007).</w:t>
      </w:r>
    </w:p>
    <w:p w14:paraId="6D79E6BF" w14:textId="77777777" w:rsidR="008D6D4A" w:rsidRPr="008D6D4A" w:rsidRDefault="008D6D4A" w:rsidP="008D6D4A">
      <w:pPr>
        <w:pStyle w:val="Bibliography"/>
        <w:rPr>
          <w:lang w:val="en-GB"/>
        </w:rPr>
      </w:pPr>
      <w:r w:rsidRPr="008D6D4A">
        <w:rPr>
          <w:lang w:val="en-GB"/>
        </w:rPr>
        <w:t xml:space="preserve">28. </w:t>
      </w:r>
      <w:r w:rsidRPr="008D6D4A">
        <w:rPr>
          <w:lang w:val="en-GB"/>
        </w:rPr>
        <w:tab/>
        <w:t xml:space="preserve">A. </w:t>
      </w:r>
      <w:proofErr w:type="spellStart"/>
      <w:r w:rsidRPr="008D6D4A">
        <w:rPr>
          <w:lang w:val="en-GB"/>
        </w:rPr>
        <w:t>Rindorf</w:t>
      </w:r>
      <w:proofErr w:type="spellEnd"/>
      <w:r w:rsidRPr="008D6D4A">
        <w:rPr>
          <w:lang w:val="en-GB"/>
        </w:rPr>
        <w:t xml:space="preserve">, H. Jensen, C. Schrum, Growth, temperature, and density relationships of North Sea cod (Gadus </w:t>
      </w:r>
      <w:proofErr w:type="spellStart"/>
      <w:r w:rsidRPr="008D6D4A">
        <w:rPr>
          <w:lang w:val="en-GB"/>
        </w:rPr>
        <w:t>morhua</w:t>
      </w:r>
      <w:proofErr w:type="spellEnd"/>
      <w:r w:rsidRPr="008D6D4A">
        <w:rPr>
          <w:lang w:val="en-GB"/>
        </w:rPr>
        <w:t xml:space="preserve">). </w:t>
      </w:r>
      <w:r w:rsidRPr="008D6D4A">
        <w:rPr>
          <w:i/>
          <w:iCs/>
          <w:lang w:val="en-GB"/>
        </w:rPr>
        <w:t>Canadian Journal of Fisheries and Aquatic Sciences</w:t>
      </w:r>
      <w:r w:rsidRPr="008D6D4A">
        <w:rPr>
          <w:lang w:val="en-GB"/>
        </w:rPr>
        <w:t xml:space="preserve"> </w:t>
      </w:r>
      <w:r w:rsidRPr="008D6D4A">
        <w:rPr>
          <w:b/>
          <w:bCs/>
          <w:lang w:val="en-GB"/>
        </w:rPr>
        <w:t>65</w:t>
      </w:r>
      <w:r w:rsidRPr="008D6D4A">
        <w:rPr>
          <w:lang w:val="en-GB"/>
        </w:rPr>
        <w:t>, 456–470 (2008).</w:t>
      </w:r>
    </w:p>
    <w:p w14:paraId="789629D7" w14:textId="77777777" w:rsidR="008D6D4A" w:rsidRPr="008D6D4A" w:rsidRDefault="008D6D4A" w:rsidP="008D6D4A">
      <w:pPr>
        <w:pStyle w:val="Bibliography"/>
        <w:rPr>
          <w:lang w:val="en-GB"/>
        </w:rPr>
      </w:pPr>
      <w:r w:rsidRPr="008D6D4A">
        <w:rPr>
          <w:lang w:val="en-GB"/>
        </w:rPr>
        <w:t xml:space="preserve">29. </w:t>
      </w:r>
      <w:r w:rsidRPr="008D6D4A">
        <w:rPr>
          <w:lang w:val="en-GB"/>
        </w:rPr>
        <w:tab/>
        <w:t xml:space="preserve">M. Huss, M. Lindmark, P. Jacobson, R. M. van </w:t>
      </w:r>
      <w:proofErr w:type="spellStart"/>
      <w:r w:rsidRPr="008D6D4A">
        <w:rPr>
          <w:lang w:val="en-GB"/>
        </w:rPr>
        <w:t>Dorst</w:t>
      </w:r>
      <w:proofErr w:type="spellEnd"/>
      <w:r w:rsidRPr="008D6D4A">
        <w:rPr>
          <w:lang w:val="en-GB"/>
        </w:rPr>
        <w:t xml:space="preserve">, A. </w:t>
      </w:r>
      <w:proofErr w:type="spellStart"/>
      <w:r w:rsidRPr="008D6D4A">
        <w:rPr>
          <w:lang w:val="en-GB"/>
        </w:rPr>
        <w:t>Gårdmark</w:t>
      </w:r>
      <w:proofErr w:type="spellEnd"/>
      <w:r w:rsidRPr="008D6D4A">
        <w:rPr>
          <w:lang w:val="en-GB"/>
        </w:rPr>
        <w:t xml:space="preserve">, Experimental evidence of gradual size‐dependent shifts in body size and growth of fish in response to warming. </w:t>
      </w:r>
      <w:r w:rsidRPr="008D6D4A">
        <w:rPr>
          <w:i/>
          <w:iCs/>
          <w:lang w:val="en-GB"/>
        </w:rPr>
        <w:t xml:space="preserve">Glob Change </w:t>
      </w:r>
      <w:proofErr w:type="spellStart"/>
      <w:r w:rsidRPr="008D6D4A">
        <w:rPr>
          <w:i/>
          <w:iCs/>
          <w:lang w:val="en-GB"/>
        </w:rPr>
        <w:t>Biol</w:t>
      </w:r>
      <w:proofErr w:type="spellEnd"/>
      <w:r w:rsidRPr="008D6D4A">
        <w:rPr>
          <w:lang w:val="en-GB"/>
        </w:rPr>
        <w:t xml:space="preserve"> </w:t>
      </w:r>
      <w:r w:rsidRPr="008D6D4A">
        <w:rPr>
          <w:b/>
          <w:bCs/>
          <w:lang w:val="en-GB"/>
        </w:rPr>
        <w:t>25</w:t>
      </w:r>
      <w:r w:rsidRPr="008D6D4A">
        <w:rPr>
          <w:lang w:val="en-GB"/>
        </w:rPr>
        <w:t>, 2285–2295 (2019).</w:t>
      </w:r>
    </w:p>
    <w:p w14:paraId="33D01212" w14:textId="77777777" w:rsidR="008D6D4A" w:rsidRPr="008D6D4A" w:rsidRDefault="008D6D4A" w:rsidP="008D6D4A">
      <w:pPr>
        <w:pStyle w:val="Bibliography"/>
        <w:rPr>
          <w:lang w:val="en-GB"/>
        </w:rPr>
      </w:pPr>
      <w:r w:rsidRPr="008D6D4A">
        <w:rPr>
          <w:lang w:val="en-GB"/>
        </w:rPr>
        <w:t xml:space="preserve">30. </w:t>
      </w:r>
      <w:r w:rsidRPr="008D6D4A">
        <w:rPr>
          <w:lang w:val="en-GB"/>
        </w:rPr>
        <w:tab/>
        <w:t xml:space="preserve">A. R. </w:t>
      </w:r>
      <w:proofErr w:type="spellStart"/>
      <w:r w:rsidRPr="008D6D4A">
        <w:rPr>
          <w:lang w:val="en-GB"/>
        </w:rPr>
        <w:t>Baudron</w:t>
      </w:r>
      <w:proofErr w:type="spellEnd"/>
      <w:r w:rsidRPr="008D6D4A">
        <w:rPr>
          <w:lang w:val="en-GB"/>
        </w:rPr>
        <w:t xml:space="preserve">, C. L. Needle, A. D. </w:t>
      </w:r>
      <w:proofErr w:type="spellStart"/>
      <w:r w:rsidRPr="008D6D4A">
        <w:rPr>
          <w:lang w:val="en-GB"/>
        </w:rPr>
        <w:t>Rijnsdorp</w:t>
      </w:r>
      <w:proofErr w:type="spellEnd"/>
      <w:r w:rsidRPr="008D6D4A">
        <w:rPr>
          <w:lang w:val="en-GB"/>
        </w:rPr>
        <w:t xml:space="preserve">, C. T. Marshall, Warming </w:t>
      </w:r>
      <w:proofErr w:type="gramStart"/>
      <w:r w:rsidRPr="008D6D4A">
        <w:rPr>
          <w:lang w:val="en-GB"/>
        </w:rPr>
        <w:t>temperatures</w:t>
      </w:r>
      <w:proofErr w:type="gramEnd"/>
      <w:r w:rsidRPr="008D6D4A">
        <w:rPr>
          <w:lang w:val="en-GB"/>
        </w:rPr>
        <w:t xml:space="preserve"> and smaller body sizes: synchronous changes in growth of North Sea fishes. </w:t>
      </w:r>
      <w:r w:rsidRPr="008D6D4A">
        <w:rPr>
          <w:i/>
          <w:iCs/>
          <w:lang w:val="en-GB"/>
        </w:rPr>
        <w:t>Global Change Biology</w:t>
      </w:r>
      <w:r w:rsidRPr="008D6D4A">
        <w:rPr>
          <w:lang w:val="en-GB"/>
        </w:rPr>
        <w:t xml:space="preserve"> </w:t>
      </w:r>
      <w:r w:rsidRPr="008D6D4A">
        <w:rPr>
          <w:b/>
          <w:bCs/>
          <w:lang w:val="en-GB"/>
        </w:rPr>
        <w:t>20</w:t>
      </w:r>
      <w:r w:rsidRPr="008D6D4A">
        <w:rPr>
          <w:lang w:val="en-GB"/>
        </w:rPr>
        <w:t>, 1023–1031 (2014).</w:t>
      </w:r>
    </w:p>
    <w:p w14:paraId="505204D8" w14:textId="77777777" w:rsidR="008D6D4A" w:rsidRPr="008D6D4A" w:rsidRDefault="008D6D4A" w:rsidP="008D6D4A">
      <w:pPr>
        <w:pStyle w:val="Bibliography"/>
        <w:rPr>
          <w:lang w:val="en-GB"/>
        </w:rPr>
      </w:pPr>
      <w:r w:rsidRPr="008D6D4A">
        <w:rPr>
          <w:lang w:val="en-GB"/>
        </w:rPr>
        <w:t xml:space="preserve">31. </w:t>
      </w:r>
      <w:r w:rsidRPr="008D6D4A">
        <w:rPr>
          <w:lang w:val="en-GB"/>
        </w:rPr>
        <w:tab/>
        <w:t xml:space="preserve">D. R. </w:t>
      </w:r>
      <w:proofErr w:type="spellStart"/>
      <w:r w:rsidRPr="008D6D4A">
        <w:rPr>
          <w:lang w:val="en-GB"/>
        </w:rPr>
        <w:t>Barneche</w:t>
      </w:r>
      <w:proofErr w:type="spellEnd"/>
      <w:r w:rsidRPr="008D6D4A">
        <w:rPr>
          <w:lang w:val="en-GB"/>
        </w:rPr>
        <w:t xml:space="preserve">, M. Jahn, F. </w:t>
      </w:r>
      <w:proofErr w:type="spellStart"/>
      <w:r w:rsidRPr="008D6D4A">
        <w:rPr>
          <w:lang w:val="en-GB"/>
        </w:rPr>
        <w:t>Seebacher</w:t>
      </w:r>
      <w:proofErr w:type="spellEnd"/>
      <w:r w:rsidRPr="008D6D4A">
        <w:rPr>
          <w:lang w:val="en-GB"/>
        </w:rPr>
        <w:t xml:space="preserve">, Warming increases the cost of growth in a model vertebrate. </w:t>
      </w:r>
      <w:r w:rsidRPr="008D6D4A">
        <w:rPr>
          <w:i/>
          <w:iCs/>
          <w:lang w:val="en-GB"/>
        </w:rPr>
        <w:t>Functional Ecology</w:t>
      </w:r>
      <w:r w:rsidRPr="008D6D4A">
        <w:rPr>
          <w:lang w:val="en-GB"/>
        </w:rPr>
        <w:t xml:space="preserve"> </w:t>
      </w:r>
      <w:r w:rsidRPr="008D6D4A">
        <w:rPr>
          <w:b/>
          <w:bCs/>
          <w:lang w:val="en-GB"/>
        </w:rPr>
        <w:t>33</w:t>
      </w:r>
      <w:r w:rsidRPr="008D6D4A">
        <w:rPr>
          <w:lang w:val="en-GB"/>
        </w:rPr>
        <w:t>, 1256–1266 (2019).</w:t>
      </w:r>
    </w:p>
    <w:p w14:paraId="7590B72B" w14:textId="77777777" w:rsidR="008D6D4A" w:rsidRPr="008D6D4A" w:rsidRDefault="008D6D4A" w:rsidP="008D6D4A">
      <w:pPr>
        <w:pStyle w:val="Bibliography"/>
        <w:rPr>
          <w:lang w:val="en-GB"/>
        </w:rPr>
      </w:pPr>
      <w:r w:rsidRPr="008D6D4A">
        <w:rPr>
          <w:lang w:val="en-GB"/>
        </w:rPr>
        <w:t xml:space="preserve">32. </w:t>
      </w:r>
      <w:r w:rsidRPr="008D6D4A">
        <w:rPr>
          <w:lang w:val="en-GB"/>
        </w:rPr>
        <w:tab/>
        <w:t xml:space="preserve">A. </w:t>
      </w:r>
      <w:proofErr w:type="spellStart"/>
      <w:r w:rsidRPr="008D6D4A">
        <w:rPr>
          <w:lang w:val="en-GB"/>
        </w:rPr>
        <w:t>Audzijonyte</w:t>
      </w:r>
      <w:proofErr w:type="spellEnd"/>
      <w:r w:rsidRPr="008D6D4A">
        <w:rPr>
          <w:lang w:val="en-GB"/>
        </w:rPr>
        <w:t xml:space="preserve">, </w:t>
      </w:r>
      <w:r w:rsidRPr="008D6D4A">
        <w:rPr>
          <w:i/>
          <w:iCs/>
          <w:lang w:val="en-GB"/>
        </w:rPr>
        <w:t>et al.</w:t>
      </w:r>
      <w:r w:rsidRPr="008D6D4A">
        <w:rPr>
          <w:lang w:val="en-GB"/>
        </w:rPr>
        <w:t xml:space="preserve">, Trends and management implications of human-influenced life-history changes in marine ectotherms. </w:t>
      </w:r>
      <w:r w:rsidRPr="008D6D4A">
        <w:rPr>
          <w:i/>
          <w:iCs/>
          <w:lang w:val="en-GB"/>
        </w:rPr>
        <w:t>Fish and Fisheries</w:t>
      </w:r>
      <w:r w:rsidRPr="008D6D4A">
        <w:rPr>
          <w:lang w:val="en-GB"/>
        </w:rPr>
        <w:t xml:space="preserve"> </w:t>
      </w:r>
      <w:r w:rsidRPr="008D6D4A">
        <w:rPr>
          <w:b/>
          <w:bCs/>
          <w:lang w:val="en-GB"/>
        </w:rPr>
        <w:t>17</w:t>
      </w:r>
      <w:r w:rsidRPr="008D6D4A">
        <w:rPr>
          <w:lang w:val="en-GB"/>
        </w:rPr>
        <w:t>, 1005–1028 (2016).</w:t>
      </w:r>
    </w:p>
    <w:p w14:paraId="4BCFF19E" w14:textId="77777777" w:rsidR="008D6D4A" w:rsidRPr="008D6D4A" w:rsidRDefault="008D6D4A" w:rsidP="008D6D4A">
      <w:pPr>
        <w:pStyle w:val="Bibliography"/>
        <w:rPr>
          <w:lang w:val="en-GB"/>
        </w:rPr>
      </w:pPr>
      <w:r w:rsidRPr="008D6D4A">
        <w:rPr>
          <w:lang w:val="en-GB"/>
        </w:rPr>
        <w:t xml:space="preserve">33. </w:t>
      </w:r>
      <w:r w:rsidRPr="008D6D4A">
        <w:rPr>
          <w:lang w:val="en-GB"/>
        </w:rPr>
        <w:tab/>
        <w:t xml:space="preserve">I. van Rijn, Y. </w:t>
      </w:r>
      <w:proofErr w:type="spellStart"/>
      <w:r w:rsidRPr="008D6D4A">
        <w:rPr>
          <w:lang w:val="en-GB"/>
        </w:rPr>
        <w:t>Buba</w:t>
      </w:r>
      <w:proofErr w:type="spellEnd"/>
      <w:r w:rsidRPr="008D6D4A">
        <w:rPr>
          <w:lang w:val="en-GB"/>
        </w:rPr>
        <w:t xml:space="preserve">, J. DeLong, M. </w:t>
      </w:r>
      <w:proofErr w:type="spellStart"/>
      <w:r w:rsidRPr="008D6D4A">
        <w:rPr>
          <w:lang w:val="en-GB"/>
        </w:rPr>
        <w:t>Kiflawi</w:t>
      </w:r>
      <w:proofErr w:type="spellEnd"/>
      <w:r w:rsidRPr="008D6D4A">
        <w:rPr>
          <w:lang w:val="en-GB"/>
        </w:rPr>
        <w:t xml:space="preserve">, J. </w:t>
      </w:r>
      <w:proofErr w:type="spellStart"/>
      <w:r w:rsidRPr="008D6D4A">
        <w:rPr>
          <w:lang w:val="en-GB"/>
        </w:rPr>
        <w:t>Belmaker</w:t>
      </w:r>
      <w:proofErr w:type="spellEnd"/>
      <w:r w:rsidRPr="008D6D4A">
        <w:rPr>
          <w:lang w:val="en-GB"/>
        </w:rPr>
        <w:t xml:space="preserve">, Large but uneven reduction in fish size across species in relation to changing sea temperatures. </w:t>
      </w:r>
      <w:r w:rsidRPr="008D6D4A">
        <w:rPr>
          <w:i/>
          <w:iCs/>
          <w:lang w:val="en-GB"/>
        </w:rPr>
        <w:t>Global Change Biology</w:t>
      </w:r>
      <w:r w:rsidRPr="008D6D4A">
        <w:rPr>
          <w:lang w:val="en-GB"/>
        </w:rPr>
        <w:t xml:space="preserve"> </w:t>
      </w:r>
      <w:r w:rsidRPr="008D6D4A">
        <w:rPr>
          <w:b/>
          <w:bCs/>
          <w:lang w:val="en-GB"/>
        </w:rPr>
        <w:t>23</w:t>
      </w:r>
      <w:r w:rsidRPr="008D6D4A">
        <w:rPr>
          <w:lang w:val="en-GB"/>
        </w:rPr>
        <w:t>, 3667–3674 (2017).</w:t>
      </w:r>
    </w:p>
    <w:p w14:paraId="03752420" w14:textId="77777777" w:rsidR="008D6D4A" w:rsidRPr="008D6D4A" w:rsidRDefault="008D6D4A" w:rsidP="008D6D4A">
      <w:pPr>
        <w:pStyle w:val="Bibliography"/>
        <w:rPr>
          <w:lang w:val="en-GB"/>
        </w:rPr>
      </w:pPr>
      <w:r w:rsidRPr="008D6D4A">
        <w:rPr>
          <w:lang w:val="en-GB"/>
        </w:rPr>
        <w:t xml:space="preserve">34. </w:t>
      </w:r>
      <w:r w:rsidRPr="008D6D4A">
        <w:rPr>
          <w:lang w:val="en-GB"/>
        </w:rPr>
        <w:tab/>
        <w:t xml:space="preserve">I. M. Belkin, Rapid warming of large marine ecosystems. </w:t>
      </w:r>
      <w:r w:rsidRPr="008D6D4A">
        <w:rPr>
          <w:i/>
          <w:iCs/>
          <w:lang w:val="en-GB"/>
        </w:rPr>
        <w:t>Progress in Oceanography</w:t>
      </w:r>
      <w:r w:rsidRPr="008D6D4A">
        <w:rPr>
          <w:lang w:val="en-GB"/>
        </w:rPr>
        <w:t xml:space="preserve"> </w:t>
      </w:r>
      <w:r w:rsidRPr="008D6D4A">
        <w:rPr>
          <w:b/>
          <w:bCs/>
          <w:lang w:val="en-GB"/>
        </w:rPr>
        <w:t>81</w:t>
      </w:r>
      <w:r w:rsidRPr="008D6D4A">
        <w:rPr>
          <w:lang w:val="en-GB"/>
        </w:rPr>
        <w:t>, 207–213 (2009).</w:t>
      </w:r>
    </w:p>
    <w:p w14:paraId="3FF79E6A" w14:textId="77777777" w:rsidR="008D6D4A" w:rsidRPr="008D6D4A" w:rsidRDefault="008D6D4A" w:rsidP="008D6D4A">
      <w:pPr>
        <w:pStyle w:val="Bibliography"/>
        <w:rPr>
          <w:lang w:val="en-GB"/>
        </w:rPr>
      </w:pPr>
      <w:r w:rsidRPr="008D6D4A">
        <w:rPr>
          <w:lang w:val="en-GB"/>
        </w:rPr>
        <w:t xml:space="preserve">35. </w:t>
      </w:r>
      <w:r w:rsidRPr="008D6D4A">
        <w:rPr>
          <w:lang w:val="en-GB"/>
        </w:rPr>
        <w:tab/>
        <w:t xml:space="preserve">D. Pauly, The gill-oxygen limitation theory (GOLT) and its critics. </w:t>
      </w:r>
      <w:r w:rsidRPr="008D6D4A">
        <w:rPr>
          <w:i/>
          <w:iCs/>
          <w:lang w:val="en-GB"/>
        </w:rPr>
        <w:t>Science Advances</w:t>
      </w:r>
      <w:r w:rsidRPr="008D6D4A">
        <w:rPr>
          <w:lang w:val="en-GB"/>
        </w:rPr>
        <w:t xml:space="preserve"> </w:t>
      </w:r>
      <w:r w:rsidRPr="008D6D4A">
        <w:rPr>
          <w:b/>
          <w:bCs/>
          <w:lang w:val="en-GB"/>
        </w:rPr>
        <w:t>7</w:t>
      </w:r>
      <w:r w:rsidRPr="008D6D4A">
        <w:rPr>
          <w:lang w:val="en-GB"/>
        </w:rPr>
        <w:t>, eabc6050 (2021).</w:t>
      </w:r>
    </w:p>
    <w:p w14:paraId="19852A97" w14:textId="77777777" w:rsidR="008D6D4A" w:rsidRPr="008D6D4A" w:rsidRDefault="008D6D4A" w:rsidP="008D6D4A">
      <w:pPr>
        <w:pStyle w:val="Bibliography"/>
        <w:rPr>
          <w:lang w:val="en-GB"/>
        </w:rPr>
      </w:pPr>
      <w:r w:rsidRPr="008D6D4A">
        <w:rPr>
          <w:lang w:val="en-GB"/>
        </w:rPr>
        <w:t xml:space="preserve">36. </w:t>
      </w:r>
      <w:r w:rsidRPr="008D6D4A">
        <w:rPr>
          <w:lang w:val="en-GB"/>
        </w:rPr>
        <w:tab/>
        <w:t xml:space="preserve">P. </w:t>
      </w:r>
      <w:proofErr w:type="spellStart"/>
      <w:r w:rsidRPr="008D6D4A">
        <w:rPr>
          <w:lang w:val="en-GB"/>
        </w:rPr>
        <w:t>Karås</w:t>
      </w:r>
      <w:proofErr w:type="spellEnd"/>
      <w:r w:rsidRPr="008D6D4A">
        <w:rPr>
          <w:lang w:val="en-GB"/>
        </w:rPr>
        <w:t xml:space="preserve">, G. </w:t>
      </w:r>
      <w:proofErr w:type="spellStart"/>
      <w:r w:rsidRPr="008D6D4A">
        <w:rPr>
          <w:lang w:val="en-GB"/>
        </w:rPr>
        <w:t>Thoresson</w:t>
      </w:r>
      <w:proofErr w:type="spellEnd"/>
      <w:r w:rsidRPr="008D6D4A">
        <w:rPr>
          <w:lang w:val="en-GB"/>
        </w:rPr>
        <w:t>, An application of a bioenergetics model to Eurasian perch (</w:t>
      </w:r>
      <w:proofErr w:type="spellStart"/>
      <w:r w:rsidRPr="008D6D4A">
        <w:rPr>
          <w:lang w:val="en-GB"/>
        </w:rPr>
        <w:t>Perca</w:t>
      </w:r>
      <w:proofErr w:type="spellEnd"/>
      <w:r w:rsidRPr="008D6D4A">
        <w:rPr>
          <w:lang w:val="en-GB"/>
        </w:rPr>
        <w:t xml:space="preserve"> </w:t>
      </w:r>
      <w:proofErr w:type="spellStart"/>
      <w:r w:rsidRPr="008D6D4A">
        <w:rPr>
          <w:lang w:val="en-GB"/>
        </w:rPr>
        <w:t>fluviatilis</w:t>
      </w:r>
      <w:proofErr w:type="spellEnd"/>
      <w:r w:rsidRPr="008D6D4A">
        <w:rPr>
          <w:lang w:val="en-GB"/>
        </w:rPr>
        <w:t xml:space="preserve"> L.). </w:t>
      </w:r>
      <w:r w:rsidRPr="008D6D4A">
        <w:rPr>
          <w:i/>
          <w:iCs/>
          <w:lang w:val="en-GB"/>
        </w:rPr>
        <w:t>Journal of Fish Biology</w:t>
      </w:r>
      <w:r w:rsidRPr="008D6D4A">
        <w:rPr>
          <w:lang w:val="en-GB"/>
        </w:rPr>
        <w:t xml:space="preserve"> </w:t>
      </w:r>
      <w:r w:rsidRPr="008D6D4A">
        <w:rPr>
          <w:b/>
          <w:bCs/>
          <w:lang w:val="en-GB"/>
        </w:rPr>
        <w:t>41</w:t>
      </w:r>
      <w:r w:rsidRPr="008D6D4A">
        <w:rPr>
          <w:lang w:val="en-GB"/>
        </w:rPr>
        <w:t>, 217–230 (1992).</w:t>
      </w:r>
    </w:p>
    <w:p w14:paraId="24BFB3C8" w14:textId="77777777" w:rsidR="008D6D4A" w:rsidRPr="008D6D4A" w:rsidRDefault="008D6D4A" w:rsidP="008D6D4A">
      <w:pPr>
        <w:pStyle w:val="Bibliography"/>
        <w:rPr>
          <w:lang w:val="en-GB"/>
        </w:rPr>
      </w:pPr>
      <w:r w:rsidRPr="008D6D4A">
        <w:rPr>
          <w:lang w:val="en-GB"/>
        </w:rPr>
        <w:t xml:space="preserve">37. </w:t>
      </w:r>
      <w:r w:rsidRPr="008D6D4A">
        <w:rPr>
          <w:lang w:val="en-GB"/>
        </w:rPr>
        <w:tab/>
        <w:t xml:space="preserve">O. </w:t>
      </w:r>
      <w:proofErr w:type="spellStart"/>
      <w:r w:rsidRPr="008D6D4A">
        <w:rPr>
          <w:lang w:val="en-GB"/>
        </w:rPr>
        <w:t>Sandström</w:t>
      </w:r>
      <w:proofErr w:type="spellEnd"/>
      <w:r w:rsidRPr="008D6D4A">
        <w:rPr>
          <w:lang w:val="en-GB"/>
        </w:rPr>
        <w:t xml:space="preserve">, E. Neuman, G. </w:t>
      </w:r>
      <w:proofErr w:type="spellStart"/>
      <w:r w:rsidRPr="008D6D4A">
        <w:rPr>
          <w:lang w:val="en-GB"/>
        </w:rPr>
        <w:t>Thoresson</w:t>
      </w:r>
      <w:proofErr w:type="spellEnd"/>
      <w:r w:rsidRPr="008D6D4A">
        <w:rPr>
          <w:lang w:val="en-GB"/>
        </w:rPr>
        <w:t xml:space="preserve">, Effects of temperature on life history variables in perch. </w:t>
      </w:r>
      <w:r w:rsidRPr="008D6D4A">
        <w:rPr>
          <w:i/>
          <w:iCs/>
          <w:lang w:val="en-GB"/>
        </w:rPr>
        <w:t>Journal of Fish Biology</w:t>
      </w:r>
      <w:r w:rsidRPr="008D6D4A">
        <w:rPr>
          <w:lang w:val="en-GB"/>
        </w:rPr>
        <w:t xml:space="preserve"> </w:t>
      </w:r>
      <w:r w:rsidRPr="008D6D4A">
        <w:rPr>
          <w:b/>
          <w:bCs/>
          <w:lang w:val="en-GB"/>
        </w:rPr>
        <w:t>47</w:t>
      </w:r>
      <w:r w:rsidRPr="008D6D4A">
        <w:rPr>
          <w:lang w:val="en-GB"/>
        </w:rPr>
        <w:t>, 652–670 (1995).</w:t>
      </w:r>
    </w:p>
    <w:p w14:paraId="6960B9B9" w14:textId="77777777" w:rsidR="008D6D4A" w:rsidRPr="008D6D4A" w:rsidRDefault="008D6D4A" w:rsidP="008D6D4A">
      <w:pPr>
        <w:pStyle w:val="Bibliography"/>
        <w:rPr>
          <w:lang w:val="en-GB"/>
        </w:rPr>
      </w:pPr>
      <w:r w:rsidRPr="008D6D4A">
        <w:rPr>
          <w:lang w:val="en-GB"/>
        </w:rPr>
        <w:t xml:space="preserve">38. </w:t>
      </w:r>
      <w:r w:rsidRPr="008D6D4A">
        <w:rPr>
          <w:lang w:val="en-GB"/>
        </w:rPr>
        <w:tab/>
        <w:t xml:space="preserve">S. F. Railsback, What We Don’t Know About the Effects of Temperature on Salmonid Growth. </w:t>
      </w:r>
      <w:r w:rsidRPr="008D6D4A">
        <w:rPr>
          <w:i/>
          <w:iCs/>
          <w:lang w:val="en-GB"/>
        </w:rPr>
        <w:t>Transactions of the American Fisheries Society</w:t>
      </w:r>
      <w:r w:rsidRPr="008D6D4A">
        <w:rPr>
          <w:lang w:val="en-GB"/>
        </w:rPr>
        <w:t xml:space="preserve"> </w:t>
      </w:r>
      <w:r w:rsidRPr="008D6D4A">
        <w:rPr>
          <w:b/>
          <w:bCs/>
          <w:lang w:val="en-GB"/>
        </w:rPr>
        <w:t>151</w:t>
      </w:r>
      <w:r w:rsidRPr="008D6D4A">
        <w:rPr>
          <w:lang w:val="en-GB"/>
        </w:rPr>
        <w:t>, 3–12 (2022).</w:t>
      </w:r>
    </w:p>
    <w:p w14:paraId="3EC1E5A5" w14:textId="77777777" w:rsidR="008D6D4A" w:rsidRPr="008D6D4A" w:rsidRDefault="008D6D4A" w:rsidP="008D6D4A">
      <w:pPr>
        <w:pStyle w:val="Bibliography"/>
        <w:rPr>
          <w:lang w:val="en-GB"/>
        </w:rPr>
      </w:pPr>
      <w:r w:rsidRPr="008D6D4A">
        <w:rPr>
          <w:lang w:val="en-GB"/>
        </w:rPr>
        <w:t xml:space="preserve">39. </w:t>
      </w:r>
      <w:r w:rsidRPr="008D6D4A">
        <w:rPr>
          <w:lang w:val="en-GB"/>
        </w:rPr>
        <w:tab/>
        <w:t xml:space="preserve">A. </w:t>
      </w:r>
      <w:proofErr w:type="spellStart"/>
      <w:r w:rsidRPr="008D6D4A">
        <w:rPr>
          <w:lang w:val="en-GB"/>
        </w:rPr>
        <w:t>Gårdmark</w:t>
      </w:r>
      <w:proofErr w:type="spellEnd"/>
      <w:r w:rsidRPr="008D6D4A">
        <w:rPr>
          <w:lang w:val="en-GB"/>
        </w:rPr>
        <w:t xml:space="preserve">, M. Huss, Individual variation and interactions explain food web responses to global warming. </w:t>
      </w:r>
      <w:r w:rsidRPr="008D6D4A">
        <w:rPr>
          <w:i/>
          <w:iCs/>
          <w:lang w:val="en-GB"/>
        </w:rPr>
        <w:t>Philosophical Transactions of the Royal Society B: Biological Sciences</w:t>
      </w:r>
      <w:r w:rsidRPr="008D6D4A">
        <w:rPr>
          <w:lang w:val="en-GB"/>
        </w:rPr>
        <w:t xml:space="preserve"> </w:t>
      </w:r>
      <w:r w:rsidRPr="008D6D4A">
        <w:rPr>
          <w:b/>
          <w:bCs/>
          <w:lang w:val="en-GB"/>
        </w:rPr>
        <w:t>375</w:t>
      </w:r>
      <w:r w:rsidRPr="008D6D4A">
        <w:rPr>
          <w:lang w:val="en-GB"/>
        </w:rPr>
        <w:t>, 20190449 (2020).</w:t>
      </w:r>
    </w:p>
    <w:p w14:paraId="2F93B2F3" w14:textId="77777777" w:rsidR="008D6D4A" w:rsidRPr="008D6D4A" w:rsidRDefault="008D6D4A" w:rsidP="008D6D4A">
      <w:pPr>
        <w:pStyle w:val="Bibliography"/>
        <w:rPr>
          <w:lang w:val="en-GB"/>
        </w:rPr>
      </w:pPr>
      <w:r w:rsidRPr="008D6D4A">
        <w:rPr>
          <w:lang w:val="en-GB"/>
        </w:rPr>
        <w:t xml:space="preserve">40. </w:t>
      </w:r>
      <w:r w:rsidRPr="008D6D4A">
        <w:rPr>
          <w:lang w:val="en-GB"/>
        </w:rPr>
        <w:tab/>
        <w:t xml:space="preserve">M. W. McCoy, J. F. </w:t>
      </w:r>
      <w:proofErr w:type="spellStart"/>
      <w:r w:rsidRPr="008D6D4A">
        <w:rPr>
          <w:lang w:val="en-GB"/>
        </w:rPr>
        <w:t>Gillooly</w:t>
      </w:r>
      <w:proofErr w:type="spellEnd"/>
      <w:r w:rsidRPr="008D6D4A">
        <w:rPr>
          <w:lang w:val="en-GB"/>
        </w:rPr>
        <w:t xml:space="preserve">, Predicting natural mortality rates of plants and animals. </w:t>
      </w:r>
      <w:r w:rsidRPr="008D6D4A">
        <w:rPr>
          <w:i/>
          <w:iCs/>
          <w:lang w:val="en-GB"/>
        </w:rPr>
        <w:t>Ecology Letters</w:t>
      </w:r>
      <w:r w:rsidRPr="008D6D4A">
        <w:rPr>
          <w:lang w:val="en-GB"/>
        </w:rPr>
        <w:t xml:space="preserve"> </w:t>
      </w:r>
      <w:r w:rsidRPr="008D6D4A">
        <w:rPr>
          <w:b/>
          <w:bCs/>
          <w:lang w:val="en-GB"/>
        </w:rPr>
        <w:t>11</w:t>
      </w:r>
      <w:r w:rsidRPr="008D6D4A">
        <w:rPr>
          <w:lang w:val="en-GB"/>
        </w:rPr>
        <w:t>, 710–716 (2008).</w:t>
      </w:r>
    </w:p>
    <w:p w14:paraId="5044DD1B" w14:textId="77777777" w:rsidR="008D6D4A" w:rsidRPr="008D6D4A" w:rsidRDefault="008D6D4A" w:rsidP="008D6D4A">
      <w:pPr>
        <w:pStyle w:val="Bibliography"/>
        <w:rPr>
          <w:lang w:val="en-GB"/>
        </w:rPr>
      </w:pPr>
      <w:r w:rsidRPr="008D6D4A">
        <w:rPr>
          <w:lang w:val="en-GB"/>
        </w:rPr>
        <w:lastRenderedPageBreak/>
        <w:t xml:space="preserve">41. </w:t>
      </w:r>
      <w:r w:rsidRPr="008D6D4A">
        <w:rPr>
          <w:lang w:val="en-GB"/>
        </w:rPr>
        <w:tab/>
        <w:t xml:space="preserve">S. B. Munch, S. Salinas, Latitudinal variation in lifespan within species is explained by the metabolic theory of ecology. </w:t>
      </w:r>
      <w:r w:rsidRPr="008D6D4A">
        <w:rPr>
          <w:i/>
          <w:iCs/>
          <w:lang w:val="en-GB"/>
        </w:rPr>
        <w:t>Proceedings of the National Academy of Sciences</w:t>
      </w:r>
      <w:r w:rsidRPr="008D6D4A">
        <w:rPr>
          <w:lang w:val="en-GB"/>
        </w:rPr>
        <w:t xml:space="preserve"> </w:t>
      </w:r>
      <w:r w:rsidRPr="008D6D4A">
        <w:rPr>
          <w:b/>
          <w:bCs/>
          <w:lang w:val="en-GB"/>
        </w:rPr>
        <w:t>106</w:t>
      </w:r>
      <w:r w:rsidRPr="008D6D4A">
        <w:rPr>
          <w:lang w:val="en-GB"/>
        </w:rPr>
        <w:t>, 13860–13864 (2009).</w:t>
      </w:r>
    </w:p>
    <w:p w14:paraId="7CE343ED" w14:textId="77777777" w:rsidR="008D6D4A" w:rsidRPr="008D6D4A" w:rsidRDefault="008D6D4A" w:rsidP="008D6D4A">
      <w:pPr>
        <w:pStyle w:val="Bibliography"/>
        <w:rPr>
          <w:lang w:val="en-GB"/>
        </w:rPr>
      </w:pPr>
      <w:r w:rsidRPr="008D6D4A">
        <w:rPr>
          <w:lang w:val="en-GB"/>
        </w:rPr>
        <w:t xml:space="preserve">42. </w:t>
      </w:r>
      <w:r w:rsidRPr="008D6D4A">
        <w:rPr>
          <w:lang w:val="en-GB"/>
        </w:rPr>
        <w:tab/>
        <w:t xml:space="preserve">P. A. Biro, J. R. Post, D. J. Booth, Mechanisms for climate-induced mortality of fish populations in whole-lake experiments. </w:t>
      </w:r>
      <w:r w:rsidRPr="008D6D4A">
        <w:rPr>
          <w:i/>
          <w:iCs/>
          <w:lang w:val="en-GB"/>
        </w:rPr>
        <w:t>Proceedings of the National Academy of Sciences</w:t>
      </w:r>
      <w:r w:rsidRPr="008D6D4A">
        <w:rPr>
          <w:lang w:val="en-GB"/>
        </w:rPr>
        <w:t xml:space="preserve"> </w:t>
      </w:r>
      <w:r w:rsidRPr="008D6D4A">
        <w:rPr>
          <w:b/>
          <w:bCs/>
          <w:lang w:val="en-GB"/>
        </w:rPr>
        <w:t>104</w:t>
      </w:r>
      <w:r w:rsidRPr="008D6D4A">
        <w:rPr>
          <w:lang w:val="en-GB"/>
        </w:rPr>
        <w:t>, 9715–9719 (2007).</w:t>
      </w:r>
    </w:p>
    <w:p w14:paraId="35B1C340" w14:textId="77777777" w:rsidR="008D6D4A" w:rsidRPr="008D6D4A" w:rsidRDefault="008D6D4A" w:rsidP="008D6D4A">
      <w:pPr>
        <w:pStyle w:val="Bibliography"/>
        <w:rPr>
          <w:lang w:val="en-GB"/>
        </w:rPr>
      </w:pPr>
      <w:r w:rsidRPr="008D6D4A">
        <w:rPr>
          <w:lang w:val="en-GB"/>
        </w:rPr>
        <w:t xml:space="preserve">43. </w:t>
      </w:r>
      <w:r w:rsidRPr="008D6D4A">
        <w:rPr>
          <w:lang w:val="en-GB"/>
        </w:rPr>
        <w:tab/>
        <w:t xml:space="preserve">H. </w:t>
      </w:r>
      <w:proofErr w:type="spellStart"/>
      <w:r w:rsidRPr="008D6D4A">
        <w:rPr>
          <w:lang w:val="en-GB"/>
        </w:rPr>
        <w:t>Gislason</w:t>
      </w:r>
      <w:proofErr w:type="spellEnd"/>
      <w:r w:rsidRPr="008D6D4A">
        <w:rPr>
          <w:lang w:val="en-GB"/>
        </w:rPr>
        <w:t xml:space="preserve">, N. </w:t>
      </w:r>
      <w:proofErr w:type="spellStart"/>
      <w:r w:rsidRPr="008D6D4A">
        <w:rPr>
          <w:lang w:val="en-GB"/>
        </w:rPr>
        <w:t>Daan</w:t>
      </w:r>
      <w:proofErr w:type="spellEnd"/>
      <w:r w:rsidRPr="008D6D4A">
        <w:rPr>
          <w:lang w:val="en-GB"/>
        </w:rPr>
        <w:t xml:space="preserve">, J. C. Rice, J. G. Pope, Size, growth, </w:t>
      </w:r>
      <w:proofErr w:type="gramStart"/>
      <w:r w:rsidRPr="008D6D4A">
        <w:rPr>
          <w:lang w:val="en-GB"/>
        </w:rPr>
        <w:t>temperature</w:t>
      </w:r>
      <w:proofErr w:type="gramEnd"/>
      <w:r w:rsidRPr="008D6D4A">
        <w:rPr>
          <w:lang w:val="en-GB"/>
        </w:rPr>
        <w:t xml:space="preserve"> and the natural mortality of marine fish: Natural mortality and size. </w:t>
      </w:r>
      <w:r w:rsidRPr="008D6D4A">
        <w:rPr>
          <w:i/>
          <w:iCs/>
          <w:lang w:val="en-GB"/>
        </w:rPr>
        <w:t>Fish and Fisheries</w:t>
      </w:r>
      <w:r w:rsidRPr="008D6D4A">
        <w:rPr>
          <w:lang w:val="en-GB"/>
        </w:rPr>
        <w:t xml:space="preserve"> </w:t>
      </w:r>
      <w:r w:rsidRPr="008D6D4A">
        <w:rPr>
          <w:b/>
          <w:bCs/>
          <w:lang w:val="en-GB"/>
        </w:rPr>
        <w:t>11</w:t>
      </w:r>
      <w:r w:rsidRPr="008D6D4A">
        <w:rPr>
          <w:lang w:val="en-GB"/>
        </w:rPr>
        <w:t>, 149–158 (2010).</w:t>
      </w:r>
    </w:p>
    <w:p w14:paraId="7F9C344E" w14:textId="77777777" w:rsidR="008D6D4A" w:rsidRPr="008D6D4A" w:rsidRDefault="008D6D4A" w:rsidP="008D6D4A">
      <w:pPr>
        <w:pStyle w:val="Bibliography"/>
        <w:rPr>
          <w:lang w:val="en-GB"/>
        </w:rPr>
      </w:pPr>
      <w:r w:rsidRPr="008D6D4A">
        <w:rPr>
          <w:lang w:val="en-GB"/>
        </w:rPr>
        <w:t xml:space="preserve">44. </w:t>
      </w:r>
      <w:r w:rsidRPr="008D6D4A">
        <w:rPr>
          <w:lang w:val="en-GB"/>
        </w:rPr>
        <w:tab/>
        <w:t xml:space="preserve">T. Berggren, U. </w:t>
      </w:r>
      <w:proofErr w:type="spellStart"/>
      <w:r w:rsidRPr="008D6D4A">
        <w:rPr>
          <w:lang w:val="en-GB"/>
        </w:rPr>
        <w:t>Bergström</w:t>
      </w:r>
      <w:proofErr w:type="spellEnd"/>
      <w:r w:rsidRPr="008D6D4A">
        <w:rPr>
          <w:lang w:val="en-GB"/>
        </w:rPr>
        <w:t xml:space="preserve">, G. </w:t>
      </w:r>
      <w:proofErr w:type="spellStart"/>
      <w:r w:rsidRPr="008D6D4A">
        <w:rPr>
          <w:lang w:val="en-GB"/>
        </w:rPr>
        <w:t>Sundblad</w:t>
      </w:r>
      <w:proofErr w:type="spellEnd"/>
      <w:r w:rsidRPr="008D6D4A">
        <w:rPr>
          <w:lang w:val="en-GB"/>
        </w:rPr>
        <w:t xml:space="preserve">, Ö. </w:t>
      </w:r>
      <w:proofErr w:type="spellStart"/>
      <w:r w:rsidRPr="008D6D4A">
        <w:rPr>
          <w:lang w:val="en-GB"/>
        </w:rPr>
        <w:t>Östman</w:t>
      </w:r>
      <w:proofErr w:type="spellEnd"/>
      <w:r w:rsidRPr="008D6D4A">
        <w:rPr>
          <w:lang w:val="en-GB"/>
        </w:rPr>
        <w:t xml:space="preserve">, Warmer water increases early body growth of northern pike (Esox </w:t>
      </w:r>
      <w:proofErr w:type="spellStart"/>
      <w:r w:rsidRPr="008D6D4A">
        <w:rPr>
          <w:lang w:val="en-GB"/>
        </w:rPr>
        <w:t>lucius</w:t>
      </w:r>
      <w:proofErr w:type="spellEnd"/>
      <w:proofErr w:type="gramStart"/>
      <w:r w:rsidRPr="008D6D4A">
        <w:rPr>
          <w:lang w:val="en-GB"/>
        </w:rPr>
        <w:t>)</w:t>
      </w:r>
      <w:proofErr w:type="gramEnd"/>
      <w:r w:rsidRPr="008D6D4A">
        <w:rPr>
          <w:lang w:val="en-GB"/>
        </w:rPr>
        <w:t xml:space="preserve"> but mortality has larger impact on decreasing body sizes. </w:t>
      </w:r>
      <w:r w:rsidRPr="008D6D4A">
        <w:rPr>
          <w:i/>
          <w:iCs/>
          <w:lang w:val="en-GB"/>
        </w:rPr>
        <w:t xml:space="preserve">Can. J. Fish. </w:t>
      </w:r>
      <w:proofErr w:type="spellStart"/>
      <w:r w:rsidRPr="008D6D4A">
        <w:rPr>
          <w:i/>
          <w:iCs/>
          <w:lang w:val="en-GB"/>
        </w:rPr>
        <w:t>Aquat</w:t>
      </w:r>
      <w:proofErr w:type="spellEnd"/>
      <w:r w:rsidRPr="008D6D4A">
        <w:rPr>
          <w:i/>
          <w:iCs/>
          <w:lang w:val="en-GB"/>
        </w:rPr>
        <w:t>. Sci.</w:t>
      </w:r>
      <w:r w:rsidRPr="008D6D4A">
        <w:rPr>
          <w:lang w:val="en-GB"/>
        </w:rPr>
        <w:t xml:space="preserve"> (2021) https:/doi.org/10.1139/cjfas-2020-0386 (October 27, 2021).</w:t>
      </w:r>
    </w:p>
    <w:p w14:paraId="268F8E2C" w14:textId="77777777" w:rsidR="008D6D4A" w:rsidRPr="008D6D4A" w:rsidRDefault="008D6D4A" w:rsidP="008D6D4A">
      <w:pPr>
        <w:pStyle w:val="Bibliography"/>
        <w:rPr>
          <w:lang w:val="en-GB"/>
        </w:rPr>
      </w:pPr>
      <w:r w:rsidRPr="008D6D4A">
        <w:rPr>
          <w:lang w:val="en-GB"/>
        </w:rPr>
        <w:t xml:space="preserve">45. </w:t>
      </w:r>
      <w:r w:rsidRPr="008D6D4A">
        <w:rPr>
          <w:lang w:val="en-GB"/>
        </w:rPr>
        <w:tab/>
        <w:t xml:space="preserve">J. </w:t>
      </w:r>
      <w:proofErr w:type="spellStart"/>
      <w:r w:rsidRPr="008D6D4A">
        <w:rPr>
          <w:lang w:val="en-GB"/>
        </w:rPr>
        <w:t>Ohlberger</w:t>
      </w:r>
      <w:proofErr w:type="spellEnd"/>
      <w:r w:rsidRPr="008D6D4A">
        <w:rPr>
          <w:lang w:val="en-GB"/>
        </w:rPr>
        <w:t xml:space="preserve">, E. J. Ward, D. E. Schindler, B. Lewis, Demographic changes in Chinook salmon across the Northeast Pacific Ocean. </w:t>
      </w:r>
      <w:r w:rsidRPr="008D6D4A">
        <w:rPr>
          <w:i/>
          <w:iCs/>
          <w:lang w:val="en-GB"/>
        </w:rPr>
        <w:t>Fish and Fisheries</w:t>
      </w:r>
      <w:r w:rsidRPr="008D6D4A">
        <w:rPr>
          <w:lang w:val="en-GB"/>
        </w:rPr>
        <w:t xml:space="preserve"> </w:t>
      </w:r>
      <w:r w:rsidRPr="008D6D4A">
        <w:rPr>
          <w:b/>
          <w:bCs/>
          <w:lang w:val="en-GB"/>
        </w:rPr>
        <w:t>19</w:t>
      </w:r>
      <w:r w:rsidRPr="008D6D4A">
        <w:rPr>
          <w:lang w:val="en-GB"/>
        </w:rPr>
        <w:t>, 533–546 (2018).</w:t>
      </w:r>
    </w:p>
    <w:p w14:paraId="6C4DEEF2" w14:textId="77777777" w:rsidR="008D6D4A" w:rsidRPr="008D6D4A" w:rsidRDefault="008D6D4A" w:rsidP="008D6D4A">
      <w:pPr>
        <w:pStyle w:val="Bibliography"/>
        <w:rPr>
          <w:lang w:val="en-GB"/>
        </w:rPr>
      </w:pPr>
      <w:r w:rsidRPr="008D6D4A">
        <w:rPr>
          <w:lang w:val="en-GB"/>
        </w:rPr>
        <w:t xml:space="preserve">46. </w:t>
      </w:r>
      <w:r w:rsidRPr="008D6D4A">
        <w:rPr>
          <w:lang w:val="en-GB"/>
        </w:rPr>
        <w:tab/>
        <w:t xml:space="preserve">A. </w:t>
      </w:r>
      <w:proofErr w:type="spellStart"/>
      <w:r w:rsidRPr="008D6D4A">
        <w:rPr>
          <w:lang w:val="en-GB"/>
        </w:rPr>
        <w:t>Audzijonyte</w:t>
      </w:r>
      <w:proofErr w:type="spellEnd"/>
      <w:r w:rsidRPr="008D6D4A">
        <w:rPr>
          <w:lang w:val="en-GB"/>
        </w:rPr>
        <w:t xml:space="preserve">, </w:t>
      </w:r>
      <w:r w:rsidRPr="008D6D4A">
        <w:rPr>
          <w:i/>
          <w:iCs/>
          <w:lang w:val="en-GB"/>
        </w:rPr>
        <w:t>et al.</w:t>
      </w:r>
      <w:r w:rsidRPr="008D6D4A">
        <w:rPr>
          <w:lang w:val="en-GB"/>
        </w:rPr>
        <w:t xml:space="preserve">, Fish body sizes change with temperature but not all species shrink with warming. </w:t>
      </w:r>
      <w:r w:rsidRPr="008D6D4A">
        <w:rPr>
          <w:i/>
          <w:iCs/>
          <w:lang w:val="en-GB"/>
        </w:rPr>
        <w:t xml:space="preserve">Nat </w:t>
      </w:r>
      <w:proofErr w:type="spellStart"/>
      <w:r w:rsidRPr="008D6D4A">
        <w:rPr>
          <w:i/>
          <w:iCs/>
          <w:lang w:val="en-GB"/>
        </w:rPr>
        <w:t>Ecol</w:t>
      </w:r>
      <w:proofErr w:type="spellEnd"/>
      <w:r w:rsidRPr="008D6D4A">
        <w:rPr>
          <w:i/>
          <w:iCs/>
          <w:lang w:val="en-GB"/>
        </w:rPr>
        <w:t xml:space="preserve"> </w:t>
      </w:r>
      <w:proofErr w:type="spellStart"/>
      <w:r w:rsidRPr="008D6D4A">
        <w:rPr>
          <w:i/>
          <w:iCs/>
          <w:lang w:val="en-GB"/>
        </w:rPr>
        <w:t>Evol</w:t>
      </w:r>
      <w:proofErr w:type="spellEnd"/>
      <w:r w:rsidRPr="008D6D4A">
        <w:rPr>
          <w:lang w:val="en-GB"/>
        </w:rPr>
        <w:t xml:space="preserve"> </w:t>
      </w:r>
      <w:r w:rsidRPr="008D6D4A">
        <w:rPr>
          <w:b/>
          <w:bCs/>
          <w:lang w:val="en-GB"/>
        </w:rPr>
        <w:t>4</w:t>
      </w:r>
      <w:r w:rsidRPr="008D6D4A">
        <w:rPr>
          <w:lang w:val="en-GB"/>
        </w:rPr>
        <w:t>, 809–814 (2020).</w:t>
      </w:r>
    </w:p>
    <w:p w14:paraId="04D4A644" w14:textId="77777777" w:rsidR="008D6D4A" w:rsidRPr="003D7EE0" w:rsidRDefault="008D6D4A" w:rsidP="008D6D4A">
      <w:pPr>
        <w:pStyle w:val="Bibliography"/>
        <w:rPr>
          <w:lang w:val="sv-SE"/>
        </w:rPr>
      </w:pPr>
      <w:r w:rsidRPr="008D6D4A">
        <w:rPr>
          <w:lang w:val="en-GB"/>
        </w:rPr>
        <w:t xml:space="preserve">47. </w:t>
      </w:r>
      <w:r w:rsidRPr="008D6D4A">
        <w:rPr>
          <w:lang w:val="en-GB"/>
        </w:rPr>
        <w:tab/>
      </w:r>
      <w:r w:rsidRPr="003D7EE0">
        <w:rPr>
          <w:lang w:val="sv-SE"/>
        </w:rPr>
        <w:t xml:space="preserve">A. </w:t>
      </w:r>
      <w:proofErr w:type="spellStart"/>
      <w:r w:rsidRPr="003D7EE0">
        <w:rPr>
          <w:lang w:val="sv-SE"/>
        </w:rPr>
        <w:t>Adill</w:t>
      </w:r>
      <w:proofErr w:type="spellEnd"/>
      <w:r w:rsidRPr="003D7EE0">
        <w:rPr>
          <w:lang w:val="sv-SE"/>
        </w:rPr>
        <w:t xml:space="preserve">, K. Mo, A. </w:t>
      </w:r>
      <w:proofErr w:type="spellStart"/>
      <w:r w:rsidRPr="003D7EE0">
        <w:rPr>
          <w:lang w:val="sv-SE"/>
        </w:rPr>
        <w:t>Sevastik</w:t>
      </w:r>
      <w:proofErr w:type="spellEnd"/>
      <w:r w:rsidRPr="003D7EE0">
        <w:rPr>
          <w:lang w:val="sv-SE"/>
        </w:rPr>
        <w:t>, J. Olsson, L. Bergström, “Biologisk recipientkontroll vid Forsmarks kärnkraftverk (in Swedish)” (2013) (August 10, 2021).</w:t>
      </w:r>
    </w:p>
    <w:p w14:paraId="6CFB24FD" w14:textId="77777777" w:rsidR="008D6D4A" w:rsidRPr="003D7EE0" w:rsidRDefault="008D6D4A" w:rsidP="008D6D4A">
      <w:pPr>
        <w:pStyle w:val="Bibliography"/>
        <w:rPr>
          <w:lang w:val="sv-SE"/>
        </w:rPr>
      </w:pPr>
      <w:r w:rsidRPr="008D6D4A">
        <w:rPr>
          <w:lang w:val="en-GB"/>
        </w:rPr>
        <w:t xml:space="preserve">48. </w:t>
      </w:r>
      <w:r w:rsidRPr="008D6D4A">
        <w:rPr>
          <w:lang w:val="en-GB"/>
        </w:rPr>
        <w:tab/>
        <w:t xml:space="preserve">M. Björklund, T. </w:t>
      </w:r>
      <w:proofErr w:type="spellStart"/>
      <w:r w:rsidRPr="008D6D4A">
        <w:rPr>
          <w:lang w:val="en-GB"/>
        </w:rPr>
        <w:t>Aho</w:t>
      </w:r>
      <w:proofErr w:type="spellEnd"/>
      <w:r w:rsidRPr="008D6D4A">
        <w:rPr>
          <w:lang w:val="en-GB"/>
        </w:rPr>
        <w:t xml:space="preserve">, J. </w:t>
      </w:r>
      <w:proofErr w:type="spellStart"/>
      <w:r w:rsidRPr="008D6D4A">
        <w:rPr>
          <w:lang w:val="en-GB"/>
        </w:rPr>
        <w:t>Behrmann-Godel</w:t>
      </w:r>
      <w:proofErr w:type="spellEnd"/>
      <w:r w:rsidRPr="008D6D4A">
        <w:rPr>
          <w:lang w:val="en-GB"/>
        </w:rPr>
        <w:t xml:space="preserve">, Isolation over 35 years in a heated biotest basin causes selection on MHC class </w:t>
      </w:r>
      <w:proofErr w:type="spellStart"/>
      <w:r w:rsidRPr="008D6D4A">
        <w:rPr>
          <w:lang w:val="en-GB"/>
        </w:rPr>
        <w:t>IIß</w:t>
      </w:r>
      <w:proofErr w:type="spellEnd"/>
      <w:r w:rsidRPr="008D6D4A">
        <w:rPr>
          <w:lang w:val="en-GB"/>
        </w:rPr>
        <w:t xml:space="preserve"> genes in the European perch (</w:t>
      </w:r>
      <w:proofErr w:type="spellStart"/>
      <w:r w:rsidRPr="008D6D4A">
        <w:rPr>
          <w:lang w:val="en-GB"/>
        </w:rPr>
        <w:t>Perca</w:t>
      </w:r>
      <w:proofErr w:type="spellEnd"/>
      <w:r w:rsidRPr="008D6D4A">
        <w:rPr>
          <w:lang w:val="en-GB"/>
        </w:rPr>
        <w:t xml:space="preserve"> </w:t>
      </w:r>
      <w:proofErr w:type="spellStart"/>
      <w:r w:rsidRPr="008D6D4A">
        <w:rPr>
          <w:lang w:val="en-GB"/>
        </w:rPr>
        <w:t>fluviatilis</w:t>
      </w:r>
      <w:proofErr w:type="spellEnd"/>
      <w:r w:rsidRPr="008D6D4A">
        <w:rPr>
          <w:lang w:val="en-GB"/>
        </w:rPr>
        <w:t xml:space="preserve"> L.). </w:t>
      </w:r>
      <w:proofErr w:type="spellStart"/>
      <w:r w:rsidRPr="003D7EE0">
        <w:rPr>
          <w:i/>
          <w:iCs/>
          <w:lang w:val="sv-SE"/>
        </w:rPr>
        <w:t>Ecol</w:t>
      </w:r>
      <w:proofErr w:type="spellEnd"/>
      <w:r w:rsidRPr="003D7EE0">
        <w:rPr>
          <w:i/>
          <w:iCs/>
          <w:lang w:val="sv-SE"/>
        </w:rPr>
        <w:t xml:space="preserve"> </w:t>
      </w:r>
      <w:proofErr w:type="spellStart"/>
      <w:r w:rsidRPr="003D7EE0">
        <w:rPr>
          <w:i/>
          <w:iCs/>
          <w:lang w:val="sv-SE"/>
        </w:rPr>
        <w:t>Evol</w:t>
      </w:r>
      <w:proofErr w:type="spellEnd"/>
      <w:r w:rsidRPr="003D7EE0">
        <w:rPr>
          <w:lang w:val="sv-SE"/>
        </w:rPr>
        <w:t xml:space="preserve"> </w:t>
      </w:r>
      <w:r w:rsidRPr="003D7EE0">
        <w:rPr>
          <w:b/>
          <w:bCs/>
          <w:lang w:val="sv-SE"/>
        </w:rPr>
        <w:t>5</w:t>
      </w:r>
      <w:r w:rsidRPr="003D7EE0">
        <w:rPr>
          <w:lang w:val="sv-SE"/>
        </w:rPr>
        <w:t>, 1440–1455 (2015).</w:t>
      </w:r>
    </w:p>
    <w:p w14:paraId="79C6F724" w14:textId="77777777" w:rsidR="008D6D4A" w:rsidRPr="003D7EE0" w:rsidRDefault="008D6D4A" w:rsidP="008D6D4A">
      <w:pPr>
        <w:pStyle w:val="Bibliography"/>
        <w:rPr>
          <w:lang w:val="sv-SE"/>
        </w:rPr>
      </w:pPr>
      <w:r w:rsidRPr="003D7EE0">
        <w:rPr>
          <w:lang w:val="sv-SE"/>
        </w:rPr>
        <w:t xml:space="preserve">49. </w:t>
      </w:r>
      <w:r w:rsidRPr="003D7EE0">
        <w:rPr>
          <w:lang w:val="sv-SE"/>
        </w:rPr>
        <w:tab/>
        <w:t>G. Thoresson, “Metoder för övervakning av kustfiskbestånd (in Swedish)” (Kustlaboratoriet, Fiskeriverket, 1996) (September 28, 2021).</w:t>
      </w:r>
    </w:p>
    <w:p w14:paraId="61041C62" w14:textId="77777777" w:rsidR="008D6D4A" w:rsidRPr="008D6D4A" w:rsidRDefault="008D6D4A" w:rsidP="008D6D4A">
      <w:pPr>
        <w:pStyle w:val="Bibliography"/>
        <w:rPr>
          <w:lang w:val="en-GB"/>
        </w:rPr>
      </w:pPr>
      <w:r w:rsidRPr="008D6D4A">
        <w:rPr>
          <w:lang w:val="en-GB"/>
        </w:rPr>
        <w:t xml:space="preserve">50. </w:t>
      </w:r>
      <w:r w:rsidRPr="008D6D4A">
        <w:rPr>
          <w:lang w:val="en-GB"/>
        </w:rPr>
        <w:tab/>
        <w:t xml:space="preserve">J. R. </w:t>
      </w:r>
      <w:proofErr w:type="spellStart"/>
      <w:r w:rsidRPr="008D6D4A">
        <w:rPr>
          <w:lang w:val="en-GB"/>
        </w:rPr>
        <w:t>Morrongiello</w:t>
      </w:r>
      <w:proofErr w:type="spellEnd"/>
      <w:r w:rsidRPr="008D6D4A">
        <w:rPr>
          <w:lang w:val="en-GB"/>
        </w:rPr>
        <w:t xml:space="preserve">, R. E. Thresher, A statistical framework to explore ontogenetic growth variation among individuals and populations: a marine fish example. </w:t>
      </w:r>
      <w:r w:rsidRPr="008D6D4A">
        <w:rPr>
          <w:i/>
          <w:iCs/>
          <w:lang w:val="en-GB"/>
        </w:rPr>
        <w:t>Ecological Monographs</w:t>
      </w:r>
      <w:r w:rsidRPr="008D6D4A">
        <w:rPr>
          <w:lang w:val="en-GB"/>
        </w:rPr>
        <w:t xml:space="preserve"> </w:t>
      </w:r>
      <w:r w:rsidRPr="008D6D4A">
        <w:rPr>
          <w:b/>
          <w:bCs/>
          <w:lang w:val="en-GB"/>
        </w:rPr>
        <w:t>85</w:t>
      </w:r>
      <w:r w:rsidRPr="008D6D4A">
        <w:rPr>
          <w:lang w:val="en-GB"/>
        </w:rPr>
        <w:t>, 93–115 (2015).</w:t>
      </w:r>
    </w:p>
    <w:p w14:paraId="75C1C2A0" w14:textId="77777777" w:rsidR="008D6D4A" w:rsidRPr="008D6D4A" w:rsidRDefault="008D6D4A" w:rsidP="008D6D4A">
      <w:pPr>
        <w:pStyle w:val="Bibliography"/>
        <w:rPr>
          <w:lang w:val="en-GB"/>
        </w:rPr>
      </w:pPr>
      <w:r w:rsidRPr="008D6D4A">
        <w:rPr>
          <w:lang w:val="en-GB"/>
        </w:rPr>
        <w:t xml:space="preserve">51. </w:t>
      </w:r>
      <w:r w:rsidRPr="008D6D4A">
        <w:rPr>
          <w:lang w:val="en-GB"/>
        </w:rPr>
        <w:tab/>
        <w:t xml:space="preserve">J. S. Wesner, J. P. F. Pomeranz, </w:t>
      </w:r>
      <w:proofErr w:type="gramStart"/>
      <w:r w:rsidRPr="008D6D4A">
        <w:rPr>
          <w:lang w:val="en-GB"/>
        </w:rPr>
        <w:t>Choosing</w:t>
      </w:r>
      <w:proofErr w:type="gramEnd"/>
      <w:r w:rsidRPr="008D6D4A">
        <w:rPr>
          <w:lang w:val="en-GB"/>
        </w:rPr>
        <w:t xml:space="preserve"> priors in Bayesian ecological models by simulating from the prior predictive distribution. </w:t>
      </w:r>
      <w:r w:rsidRPr="008D6D4A">
        <w:rPr>
          <w:i/>
          <w:iCs/>
          <w:lang w:val="en-GB"/>
        </w:rPr>
        <w:t>Ecosphere</w:t>
      </w:r>
      <w:r w:rsidRPr="008D6D4A">
        <w:rPr>
          <w:lang w:val="en-GB"/>
        </w:rPr>
        <w:t xml:space="preserve"> </w:t>
      </w:r>
      <w:r w:rsidRPr="008D6D4A">
        <w:rPr>
          <w:b/>
          <w:bCs/>
          <w:lang w:val="en-GB"/>
        </w:rPr>
        <w:t>12</w:t>
      </w:r>
      <w:r w:rsidRPr="008D6D4A">
        <w:rPr>
          <w:lang w:val="en-GB"/>
        </w:rPr>
        <w:t>, e03739 (2021).</w:t>
      </w:r>
    </w:p>
    <w:p w14:paraId="25546AF7" w14:textId="77777777" w:rsidR="008D6D4A" w:rsidRPr="008D6D4A" w:rsidRDefault="008D6D4A" w:rsidP="008D6D4A">
      <w:pPr>
        <w:pStyle w:val="Bibliography"/>
        <w:rPr>
          <w:lang w:val="en-GB"/>
        </w:rPr>
      </w:pPr>
      <w:r w:rsidRPr="008D6D4A">
        <w:rPr>
          <w:lang w:val="en-GB"/>
        </w:rPr>
        <w:t xml:space="preserve">52. </w:t>
      </w:r>
      <w:r w:rsidRPr="008D6D4A">
        <w:rPr>
          <w:lang w:val="en-GB"/>
        </w:rPr>
        <w:tab/>
        <w:t xml:space="preserve">A. M. Edwards, J. P. W. Robinson, J. L. Blanchard, J. K. Baum, M. J. Plank, Accounting for the bin structure of data removes bias when fitting size spectra. </w:t>
      </w:r>
      <w:r w:rsidRPr="008D6D4A">
        <w:rPr>
          <w:i/>
          <w:iCs/>
          <w:lang w:val="en-GB"/>
        </w:rPr>
        <w:t>Marine Ecology Progress Series</w:t>
      </w:r>
      <w:r w:rsidRPr="008D6D4A">
        <w:rPr>
          <w:lang w:val="en-GB"/>
        </w:rPr>
        <w:t xml:space="preserve"> </w:t>
      </w:r>
      <w:r w:rsidRPr="008D6D4A">
        <w:rPr>
          <w:b/>
          <w:bCs/>
          <w:lang w:val="en-GB"/>
        </w:rPr>
        <w:t>636</w:t>
      </w:r>
      <w:r w:rsidRPr="008D6D4A">
        <w:rPr>
          <w:lang w:val="en-GB"/>
        </w:rPr>
        <w:t>, 19–33 (2020).</w:t>
      </w:r>
    </w:p>
    <w:p w14:paraId="32983C81" w14:textId="77777777" w:rsidR="008D6D4A" w:rsidRPr="008D6D4A" w:rsidRDefault="008D6D4A" w:rsidP="008D6D4A">
      <w:pPr>
        <w:pStyle w:val="Bibliography"/>
        <w:rPr>
          <w:lang w:val="en-GB"/>
        </w:rPr>
      </w:pPr>
      <w:r w:rsidRPr="008D6D4A">
        <w:rPr>
          <w:lang w:val="en-GB"/>
        </w:rPr>
        <w:t xml:space="preserve">53. </w:t>
      </w:r>
      <w:r w:rsidRPr="008D6D4A">
        <w:rPr>
          <w:lang w:val="en-GB"/>
        </w:rPr>
        <w:tab/>
        <w:t xml:space="preserve">A. Edwards, </w:t>
      </w:r>
      <w:proofErr w:type="spellStart"/>
      <w:r w:rsidRPr="008D6D4A">
        <w:rPr>
          <w:i/>
          <w:iCs/>
          <w:lang w:val="en-GB"/>
        </w:rPr>
        <w:t>sizeSpectra</w:t>
      </w:r>
      <w:proofErr w:type="spellEnd"/>
      <w:r w:rsidRPr="008D6D4A">
        <w:rPr>
          <w:i/>
          <w:iCs/>
          <w:lang w:val="en-GB"/>
        </w:rPr>
        <w:t>: Fitting Size Spectra to Ecological Data Using Maximum Likelihood</w:t>
      </w:r>
      <w:r w:rsidRPr="008D6D4A">
        <w:rPr>
          <w:lang w:val="en-GB"/>
        </w:rPr>
        <w:t xml:space="preserve"> (2020).</w:t>
      </w:r>
    </w:p>
    <w:p w14:paraId="1555F23D" w14:textId="77777777" w:rsidR="008D6D4A" w:rsidRPr="008D6D4A" w:rsidRDefault="008D6D4A" w:rsidP="008D6D4A">
      <w:pPr>
        <w:pStyle w:val="Bibliography"/>
        <w:rPr>
          <w:lang w:val="en-GB"/>
        </w:rPr>
      </w:pPr>
      <w:r w:rsidRPr="008D6D4A">
        <w:rPr>
          <w:lang w:val="en-GB"/>
        </w:rPr>
        <w:t xml:space="preserve">54. </w:t>
      </w:r>
      <w:r w:rsidRPr="008D6D4A">
        <w:rPr>
          <w:lang w:val="en-GB"/>
        </w:rPr>
        <w:tab/>
        <w:t xml:space="preserve">R Core Team, </w:t>
      </w:r>
      <w:r w:rsidRPr="008D6D4A">
        <w:rPr>
          <w:i/>
          <w:iCs/>
          <w:lang w:val="en-GB"/>
        </w:rPr>
        <w:t>R: A Language and Environment for Statistical Computing. R Foundation for Statistical Computing</w:t>
      </w:r>
      <w:r w:rsidRPr="008D6D4A">
        <w:rPr>
          <w:lang w:val="en-GB"/>
        </w:rPr>
        <w:t xml:space="preserve"> (2020).</w:t>
      </w:r>
    </w:p>
    <w:p w14:paraId="1D3ACBAE" w14:textId="77777777" w:rsidR="008D6D4A" w:rsidRPr="008D6D4A" w:rsidRDefault="008D6D4A" w:rsidP="008D6D4A">
      <w:pPr>
        <w:pStyle w:val="Bibliography"/>
        <w:rPr>
          <w:lang w:val="en-GB"/>
        </w:rPr>
      </w:pPr>
      <w:r w:rsidRPr="008D6D4A">
        <w:rPr>
          <w:lang w:val="en-GB"/>
        </w:rPr>
        <w:t xml:space="preserve">55. </w:t>
      </w:r>
      <w:r w:rsidRPr="008D6D4A">
        <w:rPr>
          <w:lang w:val="en-GB"/>
        </w:rPr>
        <w:tab/>
        <w:t xml:space="preserve">H. Wickham, </w:t>
      </w:r>
      <w:r w:rsidRPr="008D6D4A">
        <w:rPr>
          <w:i/>
          <w:iCs/>
          <w:lang w:val="en-GB"/>
        </w:rPr>
        <w:t>et al.</w:t>
      </w:r>
      <w:r w:rsidRPr="008D6D4A">
        <w:rPr>
          <w:lang w:val="en-GB"/>
        </w:rPr>
        <w:t xml:space="preserve">, Welcome to the </w:t>
      </w:r>
      <w:proofErr w:type="spellStart"/>
      <w:r w:rsidRPr="008D6D4A">
        <w:rPr>
          <w:lang w:val="en-GB"/>
        </w:rPr>
        <w:t>tidyverse</w:t>
      </w:r>
      <w:proofErr w:type="spellEnd"/>
      <w:r w:rsidRPr="008D6D4A">
        <w:rPr>
          <w:lang w:val="en-GB"/>
        </w:rPr>
        <w:t xml:space="preserve">. </w:t>
      </w:r>
      <w:r w:rsidRPr="008D6D4A">
        <w:rPr>
          <w:i/>
          <w:iCs/>
          <w:lang w:val="en-GB"/>
        </w:rPr>
        <w:t xml:space="preserve">Journal of </w:t>
      </w:r>
      <w:proofErr w:type="gramStart"/>
      <w:r w:rsidRPr="008D6D4A">
        <w:rPr>
          <w:i/>
          <w:iCs/>
          <w:lang w:val="en-GB"/>
        </w:rPr>
        <w:t>Open Source</w:t>
      </w:r>
      <w:proofErr w:type="gramEnd"/>
      <w:r w:rsidRPr="008D6D4A">
        <w:rPr>
          <w:i/>
          <w:iCs/>
          <w:lang w:val="en-GB"/>
        </w:rPr>
        <w:t xml:space="preserve"> Software</w:t>
      </w:r>
      <w:r w:rsidRPr="008D6D4A">
        <w:rPr>
          <w:lang w:val="en-GB"/>
        </w:rPr>
        <w:t>, 1686 (2019).</w:t>
      </w:r>
    </w:p>
    <w:p w14:paraId="73A48A8E" w14:textId="77777777" w:rsidR="008D6D4A" w:rsidRPr="008D6D4A" w:rsidRDefault="008D6D4A" w:rsidP="008D6D4A">
      <w:pPr>
        <w:pStyle w:val="Bibliography"/>
        <w:rPr>
          <w:lang w:val="en-GB"/>
        </w:rPr>
      </w:pPr>
      <w:r w:rsidRPr="008D6D4A">
        <w:rPr>
          <w:lang w:val="en-GB"/>
        </w:rPr>
        <w:lastRenderedPageBreak/>
        <w:t xml:space="preserve">56. </w:t>
      </w:r>
      <w:r w:rsidRPr="008D6D4A">
        <w:rPr>
          <w:lang w:val="en-GB"/>
        </w:rPr>
        <w:tab/>
        <w:t xml:space="preserve">P.-C. </w:t>
      </w:r>
      <w:proofErr w:type="spellStart"/>
      <w:r w:rsidRPr="008D6D4A">
        <w:rPr>
          <w:lang w:val="en-GB"/>
        </w:rPr>
        <w:t>Bürkner</w:t>
      </w:r>
      <w:proofErr w:type="spellEnd"/>
      <w:r w:rsidRPr="008D6D4A">
        <w:rPr>
          <w:lang w:val="en-GB"/>
        </w:rPr>
        <w:t xml:space="preserve">, </w:t>
      </w:r>
      <w:proofErr w:type="gramStart"/>
      <w:r w:rsidRPr="008D6D4A">
        <w:rPr>
          <w:b/>
          <w:bCs/>
          <w:lang w:val="en-GB"/>
        </w:rPr>
        <w:t>brms</w:t>
      </w:r>
      <w:r w:rsidRPr="008D6D4A">
        <w:rPr>
          <w:lang w:val="en-GB"/>
        </w:rPr>
        <w:t> :</w:t>
      </w:r>
      <w:proofErr w:type="gramEnd"/>
      <w:r w:rsidRPr="008D6D4A">
        <w:rPr>
          <w:lang w:val="en-GB"/>
        </w:rPr>
        <w:t xml:space="preserve"> An </w:t>
      </w:r>
      <w:r w:rsidRPr="008D6D4A">
        <w:rPr>
          <w:i/>
          <w:iCs/>
          <w:lang w:val="en-GB"/>
        </w:rPr>
        <w:t>R</w:t>
      </w:r>
      <w:r w:rsidRPr="008D6D4A">
        <w:rPr>
          <w:lang w:val="en-GB"/>
        </w:rPr>
        <w:t xml:space="preserve"> Package for Bayesian Multilevel Models Using </w:t>
      </w:r>
      <w:r w:rsidRPr="008D6D4A">
        <w:rPr>
          <w:i/>
          <w:iCs/>
          <w:lang w:val="en-GB"/>
        </w:rPr>
        <w:t>Stan</w:t>
      </w:r>
      <w:r w:rsidRPr="008D6D4A">
        <w:rPr>
          <w:lang w:val="en-GB"/>
        </w:rPr>
        <w:t xml:space="preserve">. </w:t>
      </w:r>
      <w:r w:rsidRPr="008D6D4A">
        <w:rPr>
          <w:i/>
          <w:iCs/>
          <w:lang w:val="en-GB"/>
        </w:rPr>
        <w:t>Journal of Statistical Software</w:t>
      </w:r>
      <w:r w:rsidRPr="008D6D4A">
        <w:rPr>
          <w:lang w:val="en-GB"/>
        </w:rPr>
        <w:t xml:space="preserve"> </w:t>
      </w:r>
      <w:r w:rsidRPr="008D6D4A">
        <w:rPr>
          <w:b/>
          <w:bCs/>
          <w:lang w:val="en-GB"/>
        </w:rPr>
        <w:t>80</w:t>
      </w:r>
      <w:r w:rsidRPr="008D6D4A">
        <w:rPr>
          <w:lang w:val="en-GB"/>
        </w:rPr>
        <w:t xml:space="preserve"> (2017).</w:t>
      </w:r>
    </w:p>
    <w:p w14:paraId="0A645A35" w14:textId="77777777" w:rsidR="008D6D4A" w:rsidRPr="008D6D4A" w:rsidRDefault="008D6D4A" w:rsidP="008D6D4A">
      <w:pPr>
        <w:pStyle w:val="Bibliography"/>
        <w:rPr>
          <w:lang w:val="en-GB"/>
        </w:rPr>
      </w:pPr>
      <w:r w:rsidRPr="008D6D4A">
        <w:rPr>
          <w:lang w:val="en-GB"/>
        </w:rPr>
        <w:t xml:space="preserve">57. </w:t>
      </w:r>
      <w:r w:rsidRPr="008D6D4A">
        <w:rPr>
          <w:lang w:val="en-GB"/>
        </w:rPr>
        <w:tab/>
        <w:t xml:space="preserve">A. </w:t>
      </w:r>
      <w:proofErr w:type="spellStart"/>
      <w:r w:rsidRPr="008D6D4A">
        <w:rPr>
          <w:lang w:val="en-GB"/>
        </w:rPr>
        <w:t>Vehtari</w:t>
      </w:r>
      <w:proofErr w:type="spellEnd"/>
      <w:r w:rsidRPr="008D6D4A">
        <w:rPr>
          <w:lang w:val="en-GB"/>
        </w:rPr>
        <w:t xml:space="preserve">, A. Gelman, J. </w:t>
      </w:r>
      <w:proofErr w:type="spellStart"/>
      <w:r w:rsidRPr="008D6D4A">
        <w:rPr>
          <w:lang w:val="en-GB"/>
        </w:rPr>
        <w:t>Gabry</w:t>
      </w:r>
      <w:proofErr w:type="spellEnd"/>
      <w:r w:rsidRPr="008D6D4A">
        <w:rPr>
          <w:lang w:val="en-GB"/>
        </w:rPr>
        <w:t xml:space="preserve">, Practical Bayesian model evaluation using leave-one-out cross-validation and WAIC. </w:t>
      </w:r>
      <w:r w:rsidRPr="008D6D4A">
        <w:rPr>
          <w:i/>
          <w:iCs/>
          <w:lang w:val="en-GB"/>
        </w:rPr>
        <w:t xml:space="preserve">Stat </w:t>
      </w:r>
      <w:proofErr w:type="spellStart"/>
      <w:r w:rsidRPr="008D6D4A">
        <w:rPr>
          <w:i/>
          <w:iCs/>
          <w:lang w:val="en-GB"/>
        </w:rPr>
        <w:t>Comput</w:t>
      </w:r>
      <w:proofErr w:type="spellEnd"/>
      <w:r w:rsidRPr="008D6D4A">
        <w:rPr>
          <w:lang w:val="en-GB"/>
        </w:rPr>
        <w:t xml:space="preserve"> </w:t>
      </w:r>
      <w:r w:rsidRPr="008D6D4A">
        <w:rPr>
          <w:b/>
          <w:bCs/>
          <w:lang w:val="en-GB"/>
        </w:rPr>
        <w:t>27</w:t>
      </w:r>
      <w:r w:rsidRPr="008D6D4A">
        <w:rPr>
          <w:lang w:val="en-GB"/>
        </w:rPr>
        <w:t>, 1413–1432 (2017).</w:t>
      </w:r>
    </w:p>
    <w:p w14:paraId="46E55707" w14:textId="77777777" w:rsidR="008D6D4A" w:rsidRPr="008D6D4A" w:rsidRDefault="008D6D4A" w:rsidP="008D6D4A">
      <w:pPr>
        <w:pStyle w:val="Bibliography"/>
        <w:rPr>
          <w:lang w:val="en-GB"/>
        </w:rPr>
      </w:pPr>
      <w:r w:rsidRPr="008D6D4A">
        <w:rPr>
          <w:lang w:val="en-GB"/>
        </w:rPr>
        <w:t xml:space="preserve">58. </w:t>
      </w:r>
      <w:r w:rsidRPr="008D6D4A">
        <w:rPr>
          <w:lang w:val="en-GB"/>
        </w:rPr>
        <w:tab/>
        <w:t xml:space="preserve">A. </w:t>
      </w:r>
      <w:proofErr w:type="spellStart"/>
      <w:r w:rsidRPr="008D6D4A">
        <w:rPr>
          <w:lang w:val="en-GB"/>
        </w:rPr>
        <w:t>Vehtari</w:t>
      </w:r>
      <w:proofErr w:type="spellEnd"/>
      <w:r w:rsidRPr="008D6D4A">
        <w:rPr>
          <w:lang w:val="en-GB"/>
        </w:rPr>
        <w:t xml:space="preserve">, </w:t>
      </w:r>
      <w:r w:rsidRPr="008D6D4A">
        <w:rPr>
          <w:i/>
          <w:iCs/>
          <w:lang w:val="en-GB"/>
        </w:rPr>
        <w:t>et al.</w:t>
      </w:r>
      <w:r w:rsidRPr="008D6D4A">
        <w:rPr>
          <w:lang w:val="en-GB"/>
        </w:rPr>
        <w:t xml:space="preserve">, </w:t>
      </w:r>
      <w:r w:rsidRPr="008D6D4A">
        <w:rPr>
          <w:i/>
          <w:iCs/>
          <w:lang w:val="en-GB"/>
        </w:rPr>
        <w:t>loo: Efficient leave-one-out cross-validation and WAIC for Bayesian models.</w:t>
      </w:r>
      <w:r w:rsidRPr="008D6D4A">
        <w:rPr>
          <w:lang w:val="en-GB"/>
        </w:rPr>
        <w:t xml:space="preserve"> (2020).</w:t>
      </w:r>
    </w:p>
    <w:p w14:paraId="67489516" w14:textId="77777777" w:rsidR="008D6D4A" w:rsidRPr="008D6D4A" w:rsidRDefault="008D6D4A" w:rsidP="008D6D4A">
      <w:pPr>
        <w:pStyle w:val="Bibliography"/>
        <w:rPr>
          <w:lang w:val="en-GB"/>
        </w:rPr>
      </w:pPr>
      <w:r w:rsidRPr="008D6D4A">
        <w:rPr>
          <w:lang w:val="en-GB"/>
        </w:rPr>
        <w:t xml:space="preserve">59. </w:t>
      </w:r>
      <w:r w:rsidRPr="008D6D4A">
        <w:rPr>
          <w:lang w:val="en-GB"/>
        </w:rPr>
        <w:tab/>
        <w:t xml:space="preserve">J. </w:t>
      </w:r>
      <w:proofErr w:type="spellStart"/>
      <w:r w:rsidRPr="008D6D4A">
        <w:rPr>
          <w:lang w:val="en-GB"/>
        </w:rPr>
        <w:t>Gabry</w:t>
      </w:r>
      <w:proofErr w:type="spellEnd"/>
      <w:r w:rsidRPr="008D6D4A">
        <w:rPr>
          <w:lang w:val="en-GB"/>
        </w:rPr>
        <w:t xml:space="preserve">, D. Simpson, A. </w:t>
      </w:r>
      <w:proofErr w:type="spellStart"/>
      <w:r w:rsidRPr="008D6D4A">
        <w:rPr>
          <w:lang w:val="en-GB"/>
        </w:rPr>
        <w:t>Vehtari</w:t>
      </w:r>
      <w:proofErr w:type="spellEnd"/>
      <w:r w:rsidRPr="008D6D4A">
        <w:rPr>
          <w:lang w:val="en-GB"/>
        </w:rPr>
        <w:t xml:space="preserve">, M. Betancourt, A. Gelman, Visualization in Bayesian workflow. </w:t>
      </w:r>
      <w:r w:rsidRPr="008D6D4A">
        <w:rPr>
          <w:i/>
          <w:iCs/>
          <w:lang w:val="en-GB"/>
        </w:rPr>
        <w:t>J. R. Stat. Soc. A</w:t>
      </w:r>
      <w:r w:rsidRPr="008D6D4A">
        <w:rPr>
          <w:lang w:val="en-GB"/>
        </w:rPr>
        <w:t xml:space="preserve"> </w:t>
      </w:r>
      <w:r w:rsidRPr="008D6D4A">
        <w:rPr>
          <w:b/>
          <w:bCs/>
          <w:lang w:val="en-GB"/>
        </w:rPr>
        <w:t>182</w:t>
      </w:r>
      <w:r w:rsidRPr="008D6D4A">
        <w:rPr>
          <w:lang w:val="en-GB"/>
        </w:rPr>
        <w:t>, 389–402 (2019).</w:t>
      </w:r>
    </w:p>
    <w:p w14:paraId="668C5C42" w14:textId="77777777" w:rsidR="008D6D4A" w:rsidRPr="008D6D4A" w:rsidRDefault="008D6D4A" w:rsidP="008D6D4A">
      <w:pPr>
        <w:pStyle w:val="Bibliography"/>
        <w:rPr>
          <w:lang w:val="en-GB"/>
        </w:rPr>
      </w:pPr>
      <w:r w:rsidRPr="008D6D4A">
        <w:rPr>
          <w:lang w:val="en-GB"/>
        </w:rPr>
        <w:t xml:space="preserve">60. </w:t>
      </w:r>
      <w:r w:rsidRPr="008D6D4A">
        <w:rPr>
          <w:lang w:val="en-GB"/>
        </w:rPr>
        <w:tab/>
        <w:t xml:space="preserve">M. Kay, </w:t>
      </w:r>
      <w:proofErr w:type="spellStart"/>
      <w:r w:rsidRPr="008D6D4A">
        <w:rPr>
          <w:i/>
          <w:iCs/>
          <w:lang w:val="en-GB"/>
        </w:rPr>
        <w:t>tidybayes</w:t>
      </w:r>
      <w:proofErr w:type="spellEnd"/>
      <w:r w:rsidRPr="008D6D4A">
        <w:rPr>
          <w:i/>
          <w:iCs/>
          <w:lang w:val="en-GB"/>
        </w:rPr>
        <w:t xml:space="preserve">: Tidy Data and </w:t>
      </w:r>
      <w:proofErr w:type="spellStart"/>
      <w:r w:rsidRPr="008D6D4A">
        <w:rPr>
          <w:i/>
          <w:iCs/>
          <w:lang w:val="en-GB"/>
        </w:rPr>
        <w:t>Geoms</w:t>
      </w:r>
      <w:proofErr w:type="spellEnd"/>
      <w:r w:rsidRPr="008D6D4A">
        <w:rPr>
          <w:i/>
          <w:iCs/>
          <w:lang w:val="en-GB"/>
        </w:rPr>
        <w:t xml:space="preserve"> for Bayesian Models</w:t>
      </w:r>
      <w:r w:rsidRPr="008D6D4A">
        <w:rPr>
          <w:lang w:val="en-GB"/>
        </w:rPr>
        <w:t xml:space="preserve"> (2019).</w:t>
      </w:r>
    </w:p>
    <w:p w14:paraId="31BC4611" w14:textId="77777777" w:rsidR="008D6D4A" w:rsidRPr="008D6D4A" w:rsidRDefault="008D6D4A" w:rsidP="008D6D4A">
      <w:pPr>
        <w:pStyle w:val="Bibliography"/>
        <w:rPr>
          <w:lang w:val="en-GB"/>
        </w:rPr>
      </w:pPr>
      <w:r w:rsidRPr="008D6D4A">
        <w:rPr>
          <w:lang w:val="en-GB"/>
        </w:rPr>
        <w:t xml:space="preserve">61. </w:t>
      </w:r>
      <w:r w:rsidRPr="008D6D4A">
        <w:rPr>
          <w:lang w:val="en-GB"/>
        </w:rPr>
        <w:tab/>
        <w:t xml:space="preserve">A. Gelman, J. Carlin, H. Stern, D. Rubin, </w:t>
      </w:r>
      <w:r w:rsidRPr="008D6D4A">
        <w:rPr>
          <w:i/>
          <w:iCs/>
          <w:lang w:val="en-GB"/>
        </w:rPr>
        <w:t>Bayesian Data Analysis. 2nd edition</w:t>
      </w:r>
      <w:r w:rsidRPr="008D6D4A">
        <w:rPr>
          <w:lang w:val="en-GB"/>
        </w:rPr>
        <w:t xml:space="preserve"> (Chapman and Hall/CRC, 2003).</w:t>
      </w:r>
    </w:p>
    <w:p w14:paraId="0000008E" w14:textId="6F8ED6DF"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477AF8F8"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2"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04C5E185"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2653D5AE" w:rsidR="00037DE8" w:rsidRDefault="001B1A85" w:rsidP="00315D5B">
      <w:pPr>
        <w:spacing w:line="360" w:lineRule="auto"/>
        <w:jc w:val="both"/>
      </w:pPr>
      <w:r>
        <w:rPr>
          <w:b/>
        </w:rPr>
        <w:t>Fig. 2.</w:t>
      </w:r>
      <w:r w:rsidRPr="001F0746">
        <w:rPr>
          <w:bCs/>
        </w:rPr>
        <w:t xml:space="preserve"> </w:t>
      </w:r>
      <w:ins w:id="150" w:author="Max Lindmark" w:date="2022-04-23T10:20:00Z">
        <w:r w:rsidR="001F0746" w:rsidRPr="001F0746">
          <w:rPr>
            <w:bCs/>
          </w:rPr>
          <w:t>Fish grow faster and reach larger sizes</w:t>
        </w:r>
      </w:ins>
      <w:del w:id="151" w:author="Max Lindmark" w:date="2022-04-23T10:20:00Z">
        <w:r w:rsidDel="001F0746">
          <w:delText>The average length-at-age is larger for</w:delText>
        </w:r>
        <w:r w:rsidR="006B2987" w:rsidDel="001F0746">
          <w:delText xml:space="preserve"> fish of</w:delText>
        </w:r>
        <w:r w:rsidDel="001F0746">
          <w:delText xml:space="preserve"> all ages</w:delText>
        </w:r>
      </w:del>
      <w:r>
        <w:t xml:space="preserve">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pPr>
        <w:jc w:val="center"/>
        <w:rPr>
          <w:sz w:val="28"/>
          <w:szCs w:val="28"/>
        </w:rPr>
      </w:pPr>
    </w:p>
    <w:p w14:paraId="021E8BDD" w14:textId="4B89FEC7" w:rsidR="00196457" w:rsidRDefault="00196457">
      <w:pPr>
        <w:jc w:val="center"/>
        <w:rPr>
          <w:sz w:val="28"/>
          <w:szCs w:val="28"/>
        </w:rPr>
      </w:pPr>
    </w:p>
    <w:p w14:paraId="07FFFB0D" w14:textId="53D61A57" w:rsidR="00196457" w:rsidRDefault="00196457">
      <w:pPr>
        <w:jc w:val="center"/>
        <w:rPr>
          <w:sz w:val="28"/>
          <w:szCs w:val="28"/>
        </w:rPr>
      </w:pPr>
    </w:p>
    <w:p w14:paraId="57BD6481" w14:textId="7123A68F" w:rsidR="00196457" w:rsidRDefault="00196457">
      <w:pPr>
        <w:jc w:val="center"/>
        <w:rPr>
          <w:sz w:val="28"/>
          <w:szCs w:val="28"/>
        </w:rPr>
      </w:pPr>
    </w:p>
    <w:p w14:paraId="7FB9BBC6" w14:textId="51CD94C4" w:rsidR="00196457" w:rsidRDefault="009B6030">
      <w:pPr>
        <w:jc w:val="center"/>
        <w:rPr>
          <w:sz w:val="28"/>
          <w:szCs w:val="28"/>
        </w:rPr>
      </w:pPr>
      <w:r>
        <w:rPr>
          <w:noProof/>
          <w:sz w:val="28"/>
          <w:szCs w:val="28"/>
        </w:rPr>
        <w:lastRenderedPageBreak/>
        <w:drawing>
          <wp:inline distT="0" distB="0" distL="0" distR="0" wp14:anchorId="56D0F519" wp14:editId="046A8F53">
            <wp:extent cx="5731510" cy="57315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0FEA220" w14:textId="655F7447" w:rsidR="009B6030" w:rsidRDefault="009B6030" w:rsidP="009B6030">
      <w:pPr>
        <w:spacing w:line="360" w:lineRule="auto"/>
        <w:jc w:val="both"/>
      </w:pPr>
      <w:r>
        <w:rPr>
          <w:b/>
        </w:rPr>
        <w:t xml:space="preserve">Fig. </w:t>
      </w:r>
      <w:r>
        <w:rPr>
          <w:b/>
        </w:rPr>
        <w:t>3</w:t>
      </w:r>
      <w:r>
        <w:rPr>
          <w:b/>
        </w:rPr>
        <w:t xml:space="preserve">. </w:t>
      </w:r>
      <w:r>
        <w:t>The average length-at-age is larger for fish of all ages in the heated</w:t>
      </w:r>
      <w:r w:rsidDel="00320473">
        <w:t xml:space="preserve"> </w:t>
      </w:r>
      <w:del w:id="152" w:author="Max Lindmark" w:date="2022-04-23T10:21:00Z">
        <w:r w:rsidDel="001F75DD">
          <w:delText xml:space="preserve">(red) </w:delText>
        </w:r>
      </w:del>
      <w:r>
        <w:t>compared to the reference</w:t>
      </w:r>
      <w:r w:rsidDel="00793EAE">
        <w:t xml:space="preserve"> </w:t>
      </w:r>
      <w:del w:id="153" w:author="Max Lindmark" w:date="2022-04-23T10:21:00Z">
        <w:r w:rsidDel="001F75DD">
          <w:delText xml:space="preserve">(blue) </w:delText>
        </w:r>
      </w:del>
      <w:r>
        <w:t>coastal area</w:t>
      </w:r>
      <w:ins w:id="154" w:author="Max Lindmark" w:date="2022-04-23T10:21:00Z">
        <w:r w:rsidR="00F2242D">
          <w:t xml:space="preserve">, and the relative difference declines </w:t>
        </w:r>
      </w:ins>
      <w:ins w:id="155" w:author="Max Lindmark" w:date="2022-04-23T10:26:00Z">
        <w:r w:rsidR="009433A1">
          <w:t xml:space="preserve">very </w:t>
        </w:r>
      </w:ins>
      <w:ins w:id="156" w:author="Max Lindmark" w:date="2022-04-23T10:21:00Z">
        <w:r w:rsidR="00F5072C">
          <w:t xml:space="preserve">slightly </w:t>
        </w:r>
        <w:r w:rsidR="00F2242D">
          <w:t>with age</w:t>
        </w:r>
      </w:ins>
      <w:r>
        <w:t xml:space="preserve">. </w:t>
      </w:r>
      <w:ins w:id="157" w:author="Max Lindmark" w:date="2022-04-23T10:22:00Z">
        <w:r w:rsidR="00F5072C">
          <w:t xml:space="preserve">Violin plots </w:t>
        </w:r>
      </w:ins>
      <w:ins w:id="158" w:author="Max Lindmark" w:date="2022-04-23T10:26:00Z">
        <w:r w:rsidR="00FC3C22">
          <w:t xml:space="preserve">depict </w:t>
        </w:r>
      </w:ins>
      <w:ins w:id="159" w:author="Max Lindmark" w:date="2022-04-23T10:22:00Z">
        <w:r w:rsidR="00F5072C">
          <w:t xml:space="preserve">size-at-age </w:t>
        </w:r>
      </w:ins>
      <w:ins w:id="160" w:author="Max Lindmark" w:date="2022-04-23T10:26:00Z">
        <w:r w:rsidR="00FC3C22">
          <w:t xml:space="preserve">in </w:t>
        </w:r>
      </w:ins>
      <w:ins w:id="161" w:author="Max Lindmark" w:date="2022-04-23T10:22:00Z">
        <w:r w:rsidR="00F5072C">
          <w:t xml:space="preserve">the heated </w:t>
        </w:r>
      </w:ins>
      <w:ins w:id="162" w:author="Max Lindmark" w:date="2022-04-23T10:26:00Z">
        <w:r w:rsidR="00FC3C22">
          <w:t xml:space="preserve">relative to the </w:t>
        </w:r>
      </w:ins>
      <w:ins w:id="163" w:author="Max Lindmark" w:date="2022-04-23T10:22:00Z">
        <w:r w:rsidR="00F5072C">
          <w:t>reference area</w:t>
        </w:r>
      </w:ins>
      <w:ins w:id="164" w:author="Max Lindmark" w:date="2022-04-23T10:27:00Z">
        <w:r w:rsidR="00FC3C22">
          <w:t xml:space="preserve">, based on </w:t>
        </w:r>
        <w:r w:rsidR="00FC3C22" w:rsidRPr="00FC3C22">
          <w:t>draws from expectation of the posterior predictive distribution</w:t>
        </w:r>
      </w:ins>
      <w:ins w:id="165" w:author="Max Lindmark" w:date="2022-04-23T10:28:00Z">
        <w:r w:rsidR="00DD3838">
          <w:t xml:space="preserve"> (</w:t>
        </w:r>
      </w:ins>
      <w:ins w:id="166" w:author="Max Lindmark" w:date="2022-04-23T10:27:00Z">
        <w:r w:rsidR="006614EC">
          <w:t>without random effects</w:t>
        </w:r>
      </w:ins>
      <w:ins w:id="167" w:author="Max Lindmark" w:date="2022-04-23T10:28:00Z">
        <w:r w:rsidR="00DD3838">
          <w:t>)</w:t>
        </w:r>
      </w:ins>
      <w:ins w:id="168" w:author="Max Lindmark" w:date="2022-04-23T10:27:00Z">
        <w:r w:rsidR="00C21AF6">
          <w:t xml:space="preserve">. The </w:t>
        </w:r>
      </w:ins>
      <w:ins w:id="169" w:author="Max Lindmark" w:date="2022-04-23T10:31:00Z">
        <w:r w:rsidR="00113BF2">
          <w:t xml:space="preserve">points and vertical lines depict the </w:t>
        </w:r>
      </w:ins>
      <w:ins w:id="170" w:author="Max Lindmark" w:date="2022-04-23T10:27:00Z">
        <w:r w:rsidR="00C21AF6">
          <w:t xml:space="preserve">median and the </w:t>
        </w:r>
      </w:ins>
      <w:ins w:id="171" w:author="Max Lindmark" w:date="2022-04-23T10:28:00Z">
        <w:r w:rsidR="00186906">
          <w:t>interquartile</w:t>
        </w:r>
      </w:ins>
      <w:ins w:id="172" w:author="Max Lindmark" w:date="2022-04-23T10:27:00Z">
        <w:r w:rsidR="00C21AF6">
          <w:t xml:space="preserve"> range. </w:t>
        </w:r>
      </w:ins>
      <w:del w:id="173" w:author="Max Lindmark" w:date="2022-04-23T10:28:00Z">
        <w:r w:rsidDel="00767DDC">
          <w:delText xml:space="preserve">Points in panel (A) depict individual-level length-at-age and lines show the global posterior prediction (both exponentiated) without group-level effects (i.e., cohort) from the von Bertalanffy growth model with area-specific coefficients. The shaded areas correspond to 50% and 90% credible intervals. Panel (B) shows the posterior distributions for growth coefficient (parameters </w:delText>
        </w:r>
      </w:del>
      <m:oMath>
        <m:sSub>
          <m:sSubPr>
            <m:ctrlPr>
              <w:del w:id="174" w:author="Max Lindmark" w:date="2022-04-23T10:28:00Z">
                <w:rPr>
                  <w:rFonts w:ascii="Cambria Math" w:eastAsia="Cambria Math" w:hAnsi="Cambria Math" w:cs="Cambria Math"/>
                </w:rPr>
              </w:del>
            </m:ctrlPr>
          </m:sSubPr>
          <m:e>
            <m:r>
              <w:del w:id="175" w:author="Max Lindmark" w:date="2022-04-23T10:28:00Z">
                <w:rPr>
                  <w:rFonts w:ascii="Cambria Math" w:eastAsia="Cambria Math" w:hAnsi="Cambria Math" w:cs="Cambria Math"/>
                </w:rPr>
                <m:t>K</m:t>
              </w:del>
            </m:r>
          </m:e>
          <m:sub>
            <m:r>
              <w:del w:id="176" w:author="Max Lindmark" w:date="2022-04-23T10:28:00Z">
                <w:rPr>
                  <w:rFonts w:ascii="Cambria Math" w:eastAsia="Cambria Math" w:hAnsi="Cambria Math" w:cs="Cambria Math"/>
                </w:rPr>
                <m:t>heat</m:t>
              </w:del>
            </m:r>
          </m:sub>
        </m:sSub>
      </m:oMath>
      <w:del w:id="177" w:author="Max Lindmark" w:date="2022-04-23T10:28:00Z">
        <w:r w:rsidDel="00767DDC">
          <w:delText xml:space="preserve"> (red) and </w:delText>
        </w:r>
      </w:del>
      <m:oMath>
        <m:sSub>
          <m:sSubPr>
            <m:ctrlPr>
              <w:del w:id="178" w:author="Max Lindmark" w:date="2022-04-23T10:28:00Z">
                <w:rPr>
                  <w:rFonts w:ascii="Cambria Math" w:eastAsia="Cambria Math" w:hAnsi="Cambria Math" w:cs="Cambria Math"/>
                </w:rPr>
              </w:del>
            </m:ctrlPr>
          </m:sSubPr>
          <m:e>
            <m:r>
              <w:del w:id="179" w:author="Max Lindmark" w:date="2022-04-23T10:28:00Z">
                <w:rPr>
                  <w:rFonts w:ascii="Cambria Math" w:eastAsia="Cambria Math" w:hAnsi="Cambria Math" w:cs="Cambria Math"/>
                </w:rPr>
                <m:t>K</m:t>
              </w:del>
            </m:r>
          </m:e>
          <m:sub>
            <m:r>
              <w:del w:id="180" w:author="Max Lindmark" w:date="2022-04-23T10:28:00Z">
                <w:rPr>
                  <w:rFonts w:ascii="Cambria Math" w:eastAsia="Cambria Math" w:hAnsi="Cambria Math" w:cs="Cambria Math"/>
                </w:rPr>
                <m:t>ref</m:t>
              </w:del>
            </m:r>
          </m:sub>
        </m:sSub>
      </m:oMath>
      <w:del w:id="181" w:author="Max Lindmark" w:date="2022-04-23T10:28:00Z">
        <w:r w:rsidDel="00767DDC">
          <w:delText xml:space="preserve"> (blue)) and (C) the distribution of their difference. Panel (D) shows the posterior distributions for asymptotic length (parameters </w:delText>
        </w:r>
      </w:del>
      <m:oMath>
        <m:sSub>
          <m:sSubPr>
            <m:ctrlPr>
              <w:del w:id="182" w:author="Max Lindmark" w:date="2022-04-23T10:28:00Z">
                <w:rPr>
                  <w:rFonts w:ascii="Cambria Math" w:eastAsia="Cambria Math" w:hAnsi="Cambria Math" w:cs="Cambria Math"/>
                </w:rPr>
              </w:del>
            </m:ctrlPr>
          </m:sSubPr>
          <m:e>
            <m:r>
              <w:del w:id="183" w:author="Max Lindmark" w:date="2022-04-23T10:28:00Z">
                <w:rPr>
                  <w:rFonts w:ascii="Cambria Math" w:eastAsia="Cambria Math" w:hAnsi="Cambria Math" w:cs="Cambria Math"/>
                </w:rPr>
                <m:t>L</m:t>
              </w:del>
            </m:r>
          </m:e>
          <m:sub>
            <m:r>
              <w:del w:id="184" w:author="Max Lindmark" w:date="2022-04-23T10:28:00Z">
                <w:rPr>
                  <w:rFonts w:ascii="Cambria Math" w:eastAsia="Cambria Math" w:hAnsi="Cambria Math" w:cs="Cambria Math"/>
                </w:rPr>
                <m:t>∞heat</m:t>
              </w:del>
            </m:r>
          </m:sub>
        </m:sSub>
      </m:oMath>
      <w:del w:id="185" w:author="Max Lindmark" w:date="2022-04-23T10:28:00Z">
        <w:r w:rsidDel="00767DDC">
          <w:delText xml:space="preserve"> and </w:delText>
        </w:r>
      </w:del>
      <m:oMath>
        <m:sSub>
          <m:sSubPr>
            <m:ctrlPr>
              <w:del w:id="186" w:author="Max Lindmark" w:date="2022-04-23T10:28:00Z">
                <w:rPr>
                  <w:rFonts w:ascii="Cambria Math" w:eastAsia="Cambria Math" w:hAnsi="Cambria Math" w:cs="Cambria Math"/>
                </w:rPr>
              </w:del>
            </m:ctrlPr>
          </m:sSubPr>
          <m:e>
            <m:r>
              <w:del w:id="187" w:author="Max Lindmark" w:date="2022-04-23T10:28:00Z">
                <w:rPr>
                  <w:rFonts w:ascii="Cambria Math" w:eastAsia="Cambria Math" w:hAnsi="Cambria Math" w:cs="Cambria Math"/>
                </w:rPr>
                <m:t>L</m:t>
              </w:del>
            </m:r>
          </m:e>
          <m:sub>
            <m:r>
              <w:del w:id="188" w:author="Max Lindmark" w:date="2022-04-23T10:28:00Z">
                <w:rPr>
                  <w:rFonts w:ascii="Cambria Math" w:eastAsia="Cambria Math" w:hAnsi="Cambria Math" w:cs="Cambria Math"/>
                </w:rPr>
                <m:t>∞ref</m:t>
              </w:del>
            </m:r>
          </m:sub>
        </m:sSub>
      </m:oMath>
      <w:del w:id="189" w:author="Max Lindmark" w:date="2022-04-23T10:28:00Z">
        <w:r w:rsidDel="00767DDC">
          <w:delText xml:space="preserve">), and (E) the distribution of their difference. </w:delText>
        </w:r>
      </w:del>
    </w:p>
    <w:p w14:paraId="42F387D8" w14:textId="734859E2" w:rsidR="00C614A0" w:rsidRDefault="00C614A0">
      <w:pPr>
        <w:jc w:val="center"/>
        <w:rPr>
          <w:ins w:id="190" w:author="Max Lindmark" w:date="2022-04-23T10:28:00Z"/>
          <w:sz w:val="28"/>
          <w:szCs w:val="28"/>
        </w:rPr>
      </w:pPr>
    </w:p>
    <w:p w14:paraId="39AD1B07" w14:textId="283859E0" w:rsidR="00767DDC" w:rsidRDefault="00767DDC">
      <w:pPr>
        <w:jc w:val="center"/>
        <w:rPr>
          <w:ins w:id="191" w:author="Max Lindmark" w:date="2022-04-23T10:28:00Z"/>
          <w:sz w:val="28"/>
          <w:szCs w:val="28"/>
        </w:rPr>
      </w:pPr>
    </w:p>
    <w:p w14:paraId="14DCAEE9" w14:textId="6BF9906B" w:rsidR="00767DDC" w:rsidRDefault="00767DDC">
      <w:pPr>
        <w:jc w:val="center"/>
        <w:rPr>
          <w:ins w:id="192" w:author="Max Lindmark" w:date="2022-04-23T10:28:00Z"/>
          <w:sz w:val="28"/>
          <w:szCs w:val="28"/>
        </w:rPr>
      </w:pPr>
    </w:p>
    <w:p w14:paraId="60263987" w14:textId="30FCCA17" w:rsidR="00767DDC" w:rsidRDefault="00767DDC">
      <w:pPr>
        <w:jc w:val="center"/>
        <w:rPr>
          <w:ins w:id="193" w:author="Max Lindmark" w:date="2022-04-23T10:28:00Z"/>
          <w:sz w:val="28"/>
          <w:szCs w:val="28"/>
        </w:rPr>
      </w:pPr>
    </w:p>
    <w:p w14:paraId="6CE1B10A" w14:textId="2C889096" w:rsidR="00767DDC" w:rsidRDefault="00767DDC">
      <w:pPr>
        <w:jc w:val="center"/>
        <w:rPr>
          <w:ins w:id="194" w:author="Max Lindmark" w:date="2022-04-23T10:28:00Z"/>
          <w:sz w:val="28"/>
          <w:szCs w:val="28"/>
        </w:rPr>
      </w:pPr>
    </w:p>
    <w:p w14:paraId="0E1F9E31" w14:textId="095D36ED" w:rsidR="00767DDC" w:rsidRDefault="00767DDC">
      <w:pPr>
        <w:jc w:val="center"/>
        <w:rPr>
          <w:ins w:id="195" w:author="Max Lindmark" w:date="2022-04-23T10:28:00Z"/>
          <w:sz w:val="28"/>
          <w:szCs w:val="28"/>
        </w:rPr>
      </w:pPr>
    </w:p>
    <w:p w14:paraId="5810E741" w14:textId="6430B303" w:rsidR="00767DDC" w:rsidRDefault="00767DDC">
      <w:pPr>
        <w:jc w:val="center"/>
        <w:rPr>
          <w:ins w:id="196" w:author="Max Lindmark" w:date="2022-04-23T10:28:00Z"/>
          <w:sz w:val="28"/>
          <w:szCs w:val="28"/>
        </w:rPr>
      </w:pPr>
    </w:p>
    <w:p w14:paraId="3B50774C" w14:textId="3CC50DCF" w:rsidR="00767DDC" w:rsidRDefault="00767DDC">
      <w:pPr>
        <w:jc w:val="center"/>
        <w:rPr>
          <w:ins w:id="197" w:author="Max Lindmark" w:date="2022-04-23T10:28:00Z"/>
          <w:sz w:val="28"/>
          <w:szCs w:val="28"/>
        </w:rPr>
      </w:pPr>
    </w:p>
    <w:p w14:paraId="0000009A" w14:textId="5B187D4E"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73F2F8B9" w:rsidR="00037DE8" w:rsidRDefault="001B1A85" w:rsidP="00F01DD5">
      <w:pPr>
        <w:spacing w:line="360" w:lineRule="auto"/>
        <w:jc w:val="both"/>
      </w:pPr>
      <w:r>
        <w:rPr>
          <w:b/>
        </w:rPr>
        <w:t xml:space="preserve">Fig. </w:t>
      </w:r>
      <w:r w:rsidR="003839BB">
        <w:rPr>
          <w:b/>
        </w:rPr>
        <w:t>4</w:t>
      </w:r>
      <w:r>
        <w:rPr>
          <w:b/>
        </w:rPr>
        <w:t xml:space="preserve">.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67B057CC"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1520B2CD" w:rsidR="00037DE8" w:rsidRDefault="001B1A85" w:rsidP="00F60FC7">
      <w:pPr>
        <w:spacing w:line="360" w:lineRule="auto"/>
        <w:jc w:val="both"/>
        <w:rPr>
          <w:color w:val="000000"/>
        </w:rPr>
      </w:pPr>
      <w:r>
        <w:rPr>
          <w:b/>
        </w:rPr>
        <w:t xml:space="preserve">Fig. </w:t>
      </w:r>
      <w:r w:rsidR="003839BB">
        <w:rPr>
          <w:b/>
        </w:rPr>
        <w:t>5</w:t>
      </w:r>
      <w:r>
        <w:rPr>
          <w:b/>
        </w:rPr>
        <w:t xml:space="preserve">.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Lines show the posterior prediction without group-level effects (i.e., cohort) and the shaded areas correspond to the 50% and 90% credible intervals. The equation uses mean parameter estimates. Panel (B) sho</w:t>
      </w:r>
      <w:proofErr w:type="spellStart"/>
      <w:r>
        <w:t>ws</w:t>
      </w:r>
      <w:proofErr w:type="spellEnd"/>
      <w:r>
        <w:t xml:space="preserve">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191BD2FC"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029FAFC1" w:rsidR="00037DE8" w:rsidRPr="00F5516D" w:rsidRDefault="001B1A85" w:rsidP="006A37CA">
      <w:pPr>
        <w:spacing w:line="480" w:lineRule="auto"/>
        <w:jc w:val="both"/>
      </w:pPr>
      <w:r w:rsidRPr="00F5516D">
        <w:rPr>
          <w:b/>
        </w:rPr>
        <w:t xml:space="preserve">Fig. </w:t>
      </w:r>
      <w:r w:rsidR="0033133A">
        <w:rPr>
          <w:b/>
        </w:rPr>
        <w:t>6</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x Lindmark" w:date="2022-04-22T10:52:00Z" w:initials="MOU">
    <w:p w14:paraId="1F64322F" w14:textId="77777777" w:rsidR="00197BD5" w:rsidRDefault="00197BD5" w:rsidP="004E43A2">
      <w:r>
        <w:rPr>
          <w:rStyle w:val="CommentReference"/>
        </w:rPr>
        <w:annotationRef/>
      </w:r>
      <w:r>
        <w:rPr>
          <w:sz w:val="20"/>
          <w:szCs w:val="20"/>
        </w:rPr>
        <w:t>Anna har du några mer reffar här?</w:t>
      </w:r>
    </w:p>
  </w:comment>
  <w:comment w:id="105" w:author="Max Lindmark" w:date="2022-04-23T10:37:00Z" w:initials="MOU">
    <w:p w14:paraId="414DD750" w14:textId="77777777" w:rsidR="00802E75" w:rsidRDefault="00802E75" w:rsidP="004263F7">
      <w:r>
        <w:rPr>
          <w:rStyle w:val="CommentReference"/>
        </w:rPr>
        <w:annotationRef/>
      </w:r>
      <w:r>
        <w:rPr>
          <w:sz w:val="20"/>
          <w:szCs w:val="20"/>
        </w:rPr>
        <w:t>Har Yao lagt up en preprint?</w:t>
      </w:r>
    </w:p>
  </w:comment>
  <w:comment w:id="146" w:author="Max Lindmark" w:date="2022-04-23T10:51:00Z" w:initials="MOU">
    <w:p w14:paraId="2D1BC047" w14:textId="77777777" w:rsidR="0091499B" w:rsidRDefault="0091499B" w:rsidP="008E32D3">
      <w:r>
        <w:rPr>
          <w:rStyle w:val="CommentReference"/>
        </w:rPr>
        <w:annotationRef/>
      </w:r>
      <w:r>
        <w:rPr>
          <w:sz w:val="20"/>
          <w:szCs w:val="20"/>
        </w:rPr>
        <w:t>Kanske inte behövs men vi har inte en lång acknowledgements och efter ett snack med honom lade jag till den nya figuren...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64322F" w15:done="0"/>
  <w15:commentEx w15:paraId="414DD750" w15:done="0"/>
  <w15:commentEx w15:paraId="2D1BC0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D078B" w16cex:dateUtc="2022-04-22T08:52:00Z"/>
  <w16cex:commentExtensible w16cex:durableId="260E5564" w16cex:dateUtc="2022-04-23T08:37:00Z"/>
  <w16cex:commentExtensible w16cex:durableId="260E58B2" w16cex:dateUtc="2022-04-23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64322F" w16cid:durableId="260D078B"/>
  <w16cid:commentId w16cid:paraId="414DD750" w16cid:durableId="260E5564"/>
  <w16cid:commentId w16cid:paraId="2D1BC047" w16cid:durableId="260E5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C886" w14:textId="77777777" w:rsidR="002C48A9" w:rsidRDefault="002C48A9" w:rsidP="00A07AC6">
      <w:r>
        <w:separator/>
      </w:r>
    </w:p>
  </w:endnote>
  <w:endnote w:type="continuationSeparator" w:id="0">
    <w:p w14:paraId="5AC7655C" w14:textId="77777777" w:rsidR="002C48A9" w:rsidRDefault="002C48A9"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BE8AF" w14:textId="77777777" w:rsidR="002C48A9" w:rsidRDefault="002C48A9" w:rsidP="00A07AC6">
      <w:r>
        <w:separator/>
      </w:r>
    </w:p>
  </w:footnote>
  <w:footnote w:type="continuationSeparator" w:id="0">
    <w:p w14:paraId="18A860BA" w14:textId="77777777" w:rsidR="002C48A9" w:rsidRDefault="002C48A9"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5ADA"/>
    <w:rsid w:val="00037DE8"/>
    <w:rsid w:val="000419C3"/>
    <w:rsid w:val="000432AC"/>
    <w:rsid w:val="00043B6E"/>
    <w:rsid w:val="00045BEE"/>
    <w:rsid w:val="000537CE"/>
    <w:rsid w:val="00060BD1"/>
    <w:rsid w:val="00064D15"/>
    <w:rsid w:val="0006677B"/>
    <w:rsid w:val="000677E3"/>
    <w:rsid w:val="0007083B"/>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A40B4"/>
    <w:rsid w:val="000B1480"/>
    <w:rsid w:val="000B20DE"/>
    <w:rsid w:val="000B6084"/>
    <w:rsid w:val="000C5704"/>
    <w:rsid w:val="000D3DA3"/>
    <w:rsid w:val="000E52A3"/>
    <w:rsid w:val="000F2085"/>
    <w:rsid w:val="00100F78"/>
    <w:rsid w:val="001079D5"/>
    <w:rsid w:val="00113BF2"/>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81DB5"/>
    <w:rsid w:val="00186906"/>
    <w:rsid w:val="0019477B"/>
    <w:rsid w:val="0019563D"/>
    <w:rsid w:val="00196457"/>
    <w:rsid w:val="0019778E"/>
    <w:rsid w:val="00197BD5"/>
    <w:rsid w:val="001A2E99"/>
    <w:rsid w:val="001A7BA5"/>
    <w:rsid w:val="001B1A85"/>
    <w:rsid w:val="001B3620"/>
    <w:rsid w:val="001B73AA"/>
    <w:rsid w:val="001C1396"/>
    <w:rsid w:val="001C3C16"/>
    <w:rsid w:val="001C4211"/>
    <w:rsid w:val="001C7DC9"/>
    <w:rsid w:val="001D1471"/>
    <w:rsid w:val="001D3E57"/>
    <w:rsid w:val="001D76A0"/>
    <w:rsid w:val="001E17EC"/>
    <w:rsid w:val="001E1D7B"/>
    <w:rsid w:val="001E5A72"/>
    <w:rsid w:val="001F0746"/>
    <w:rsid w:val="001F15E1"/>
    <w:rsid w:val="001F4124"/>
    <w:rsid w:val="001F4275"/>
    <w:rsid w:val="001F4671"/>
    <w:rsid w:val="001F75DD"/>
    <w:rsid w:val="00200EA1"/>
    <w:rsid w:val="00202178"/>
    <w:rsid w:val="002056F4"/>
    <w:rsid w:val="002079A6"/>
    <w:rsid w:val="0021366A"/>
    <w:rsid w:val="002157E8"/>
    <w:rsid w:val="002157F5"/>
    <w:rsid w:val="00217017"/>
    <w:rsid w:val="002178E5"/>
    <w:rsid w:val="00217B65"/>
    <w:rsid w:val="00223D1A"/>
    <w:rsid w:val="0024288E"/>
    <w:rsid w:val="002470E8"/>
    <w:rsid w:val="002564A5"/>
    <w:rsid w:val="00261347"/>
    <w:rsid w:val="0026143C"/>
    <w:rsid w:val="002707A1"/>
    <w:rsid w:val="00271130"/>
    <w:rsid w:val="00272381"/>
    <w:rsid w:val="00282509"/>
    <w:rsid w:val="002945A0"/>
    <w:rsid w:val="00294A32"/>
    <w:rsid w:val="002960B1"/>
    <w:rsid w:val="00296C3B"/>
    <w:rsid w:val="002B2CE7"/>
    <w:rsid w:val="002B3E1E"/>
    <w:rsid w:val="002B6171"/>
    <w:rsid w:val="002B6F53"/>
    <w:rsid w:val="002B7CBE"/>
    <w:rsid w:val="002C10C0"/>
    <w:rsid w:val="002C48A9"/>
    <w:rsid w:val="002C7E4D"/>
    <w:rsid w:val="002D1E75"/>
    <w:rsid w:val="002D3AAF"/>
    <w:rsid w:val="002E2325"/>
    <w:rsid w:val="002F2D16"/>
    <w:rsid w:val="002F3E52"/>
    <w:rsid w:val="002F5B76"/>
    <w:rsid w:val="00300E1C"/>
    <w:rsid w:val="00303A8C"/>
    <w:rsid w:val="00303E9A"/>
    <w:rsid w:val="00310356"/>
    <w:rsid w:val="00310F0E"/>
    <w:rsid w:val="00315D5B"/>
    <w:rsid w:val="00320473"/>
    <w:rsid w:val="0032100D"/>
    <w:rsid w:val="0032621A"/>
    <w:rsid w:val="0033133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39BB"/>
    <w:rsid w:val="00385B4A"/>
    <w:rsid w:val="00393883"/>
    <w:rsid w:val="003A0291"/>
    <w:rsid w:val="003A2013"/>
    <w:rsid w:val="003A3021"/>
    <w:rsid w:val="003A3F81"/>
    <w:rsid w:val="003B611F"/>
    <w:rsid w:val="003B69A1"/>
    <w:rsid w:val="003C2311"/>
    <w:rsid w:val="003D6A14"/>
    <w:rsid w:val="003D7EE0"/>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6545"/>
    <w:rsid w:val="00427E18"/>
    <w:rsid w:val="004350D2"/>
    <w:rsid w:val="00460274"/>
    <w:rsid w:val="0046101A"/>
    <w:rsid w:val="00465DA7"/>
    <w:rsid w:val="00470025"/>
    <w:rsid w:val="00471580"/>
    <w:rsid w:val="004733B3"/>
    <w:rsid w:val="00474C58"/>
    <w:rsid w:val="00486051"/>
    <w:rsid w:val="00490D02"/>
    <w:rsid w:val="0049324C"/>
    <w:rsid w:val="004A17F7"/>
    <w:rsid w:val="004A2C35"/>
    <w:rsid w:val="004A57E1"/>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9BA"/>
    <w:rsid w:val="00525B0C"/>
    <w:rsid w:val="00526157"/>
    <w:rsid w:val="00532868"/>
    <w:rsid w:val="0054101E"/>
    <w:rsid w:val="0054137D"/>
    <w:rsid w:val="00547F85"/>
    <w:rsid w:val="005503A6"/>
    <w:rsid w:val="0055652F"/>
    <w:rsid w:val="005611AE"/>
    <w:rsid w:val="005633FC"/>
    <w:rsid w:val="00563FD3"/>
    <w:rsid w:val="00565A8A"/>
    <w:rsid w:val="005749EF"/>
    <w:rsid w:val="005839E3"/>
    <w:rsid w:val="00585B8C"/>
    <w:rsid w:val="005B0DCB"/>
    <w:rsid w:val="005B2073"/>
    <w:rsid w:val="005B46E6"/>
    <w:rsid w:val="005B584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52BE6"/>
    <w:rsid w:val="006614EC"/>
    <w:rsid w:val="006618C2"/>
    <w:rsid w:val="00667C83"/>
    <w:rsid w:val="006718CD"/>
    <w:rsid w:val="00674349"/>
    <w:rsid w:val="00674C63"/>
    <w:rsid w:val="006832C5"/>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D3925"/>
    <w:rsid w:val="006E05B8"/>
    <w:rsid w:val="006F1AC7"/>
    <w:rsid w:val="006F3752"/>
    <w:rsid w:val="007064E7"/>
    <w:rsid w:val="00721680"/>
    <w:rsid w:val="00722697"/>
    <w:rsid w:val="007275DF"/>
    <w:rsid w:val="00727B43"/>
    <w:rsid w:val="0073196B"/>
    <w:rsid w:val="0073271F"/>
    <w:rsid w:val="00740D36"/>
    <w:rsid w:val="00741298"/>
    <w:rsid w:val="00741676"/>
    <w:rsid w:val="0074708A"/>
    <w:rsid w:val="00755F9D"/>
    <w:rsid w:val="007560F6"/>
    <w:rsid w:val="00761E3D"/>
    <w:rsid w:val="00767DDC"/>
    <w:rsid w:val="007706B2"/>
    <w:rsid w:val="00771B2E"/>
    <w:rsid w:val="0077456C"/>
    <w:rsid w:val="007751F2"/>
    <w:rsid w:val="00780A61"/>
    <w:rsid w:val="0078385D"/>
    <w:rsid w:val="007848B5"/>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62BA"/>
    <w:rsid w:val="007E75B5"/>
    <w:rsid w:val="007F48FE"/>
    <w:rsid w:val="007F5B61"/>
    <w:rsid w:val="007F7C74"/>
    <w:rsid w:val="0080056B"/>
    <w:rsid w:val="008022D1"/>
    <w:rsid w:val="00802E75"/>
    <w:rsid w:val="008164C6"/>
    <w:rsid w:val="00821D88"/>
    <w:rsid w:val="00822EA1"/>
    <w:rsid w:val="00825F3D"/>
    <w:rsid w:val="00826C17"/>
    <w:rsid w:val="00827412"/>
    <w:rsid w:val="00832A7F"/>
    <w:rsid w:val="00845E15"/>
    <w:rsid w:val="008464D0"/>
    <w:rsid w:val="00873785"/>
    <w:rsid w:val="008842A2"/>
    <w:rsid w:val="0089070D"/>
    <w:rsid w:val="008933BE"/>
    <w:rsid w:val="008A570E"/>
    <w:rsid w:val="008A6516"/>
    <w:rsid w:val="008B1EB2"/>
    <w:rsid w:val="008D6D4A"/>
    <w:rsid w:val="008E0411"/>
    <w:rsid w:val="008E1A87"/>
    <w:rsid w:val="008E6239"/>
    <w:rsid w:val="008F4827"/>
    <w:rsid w:val="008F7750"/>
    <w:rsid w:val="00902F9B"/>
    <w:rsid w:val="009053BB"/>
    <w:rsid w:val="00911780"/>
    <w:rsid w:val="0091499B"/>
    <w:rsid w:val="00916235"/>
    <w:rsid w:val="00917F18"/>
    <w:rsid w:val="009210E5"/>
    <w:rsid w:val="00924CC9"/>
    <w:rsid w:val="00927478"/>
    <w:rsid w:val="00930BA5"/>
    <w:rsid w:val="00932624"/>
    <w:rsid w:val="009433A1"/>
    <w:rsid w:val="00944756"/>
    <w:rsid w:val="00944877"/>
    <w:rsid w:val="0094685F"/>
    <w:rsid w:val="00963864"/>
    <w:rsid w:val="0096485A"/>
    <w:rsid w:val="0097774D"/>
    <w:rsid w:val="00997513"/>
    <w:rsid w:val="009A20C8"/>
    <w:rsid w:val="009A2DA1"/>
    <w:rsid w:val="009B06EB"/>
    <w:rsid w:val="009B6030"/>
    <w:rsid w:val="009B76CE"/>
    <w:rsid w:val="009C0978"/>
    <w:rsid w:val="009C46D5"/>
    <w:rsid w:val="009C5925"/>
    <w:rsid w:val="009C72FA"/>
    <w:rsid w:val="009D6500"/>
    <w:rsid w:val="009E4D66"/>
    <w:rsid w:val="009E63FA"/>
    <w:rsid w:val="009E7BC3"/>
    <w:rsid w:val="009F441C"/>
    <w:rsid w:val="009F6CE8"/>
    <w:rsid w:val="00A05A5C"/>
    <w:rsid w:val="00A07AC6"/>
    <w:rsid w:val="00A117C8"/>
    <w:rsid w:val="00A208A0"/>
    <w:rsid w:val="00A21F67"/>
    <w:rsid w:val="00A22000"/>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A2ADD"/>
    <w:rsid w:val="00AB6551"/>
    <w:rsid w:val="00AC2B67"/>
    <w:rsid w:val="00AE1E18"/>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0834"/>
    <w:rsid w:val="00B510B0"/>
    <w:rsid w:val="00B554AF"/>
    <w:rsid w:val="00B56B81"/>
    <w:rsid w:val="00B61DF6"/>
    <w:rsid w:val="00B70C58"/>
    <w:rsid w:val="00B72FAB"/>
    <w:rsid w:val="00B7587A"/>
    <w:rsid w:val="00B81BE4"/>
    <w:rsid w:val="00B8225E"/>
    <w:rsid w:val="00B907ED"/>
    <w:rsid w:val="00BA4060"/>
    <w:rsid w:val="00BA718D"/>
    <w:rsid w:val="00BB5C9B"/>
    <w:rsid w:val="00BC2601"/>
    <w:rsid w:val="00BC5A89"/>
    <w:rsid w:val="00BF1B78"/>
    <w:rsid w:val="00C00598"/>
    <w:rsid w:val="00C075DC"/>
    <w:rsid w:val="00C1116D"/>
    <w:rsid w:val="00C12467"/>
    <w:rsid w:val="00C126A5"/>
    <w:rsid w:val="00C200F3"/>
    <w:rsid w:val="00C214C9"/>
    <w:rsid w:val="00C21AF6"/>
    <w:rsid w:val="00C23EB6"/>
    <w:rsid w:val="00C240DD"/>
    <w:rsid w:val="00C30CE0"/>
    <w:rsid w:val="00C32350"/>
    <w:rsid w:val="00C40368"/>
    <w:rsid w:val="00C40B68"/>
    <w:rsid w:val="00C4753B"/>
    <w:rsid w:val="00C552F1"/>
    <w:rsid w:val="00C6123E"/>
    <w:rsid w:val="00C614A0"/>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6E4"/>
    <w:rsid w:val="00CF1985"/>
    <w:rsid w:val="00CF1F05"/>
    <w:rsid w:val="00CF7678"/>
    <w:rsid w:val="00D02C9D"/>
    <w:rsid w:val="00D0424F"/>
    <w:rsid w:val="00D10989"/>
    <w:rsid w:val="00D1119F"/>
    <w:rsid w:val="00D11B8E"/>
    <w:rsid w:val="00D12C53"/>
    <w:rsid w:val="00D1439C"/>
    <w:rsid w:val="00D1572D"/>
    <w:rsid w:val="00D239E7"/>
    <w:rsid w:val="00D33A68"/>
    <w:rsid w:val="00D42196"/>
    <w:rsid w:val="00D4685F"/>
    <w:rsid w:val="00D5038D"/>
    <w:rsid w:val="00D51935"/>
    <w:rsid w:val="00D558BD"/>
    <w:rsid w:val="00D6328E"/>
    <w:rsid w:val="00D66B67"/>
    <w:rsid w:val="00D75471"/>
    <w:rsid w:val="00D92C17"/>
    <w:rsid w:val="00DA0FAF"/>
    <w:rsid w:val="00DA2A76"/>
    <w:rsid w:val="00DA45D1"/>
    <w:rsid w:val="00DB5F0F"/>
    <w:rsid w:val="00DB7DD9"/>
    <w:rsid w:val="00DD34B3"/>
    <w:rsid w:val="00DD3838"/>
    <w:rsid w:val="00DD4ECF"/>
    <w:rsid w:val="00DD5BA5"/>
    <w:rsid w:val="00DE65B6"/>
    <w:rsid w:val="00DF1DD3"/>
    <w:rsid w:val="00DF67E3"/>
    <w:rsid w:val="00E0077A"/>
    <w:rsid w:val="00E0130D"/>
    <w:rsid w:val="00E24FF9"/>
    <w:rsid w:val="00E3089F"/>
    <w:rsid w:val="00E40B76"/>
    <w:rsid w:val="00E40CF1"/>
    <w:rsid w:val="00E46BA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C3957"/>
    <w:rsid w:val="00EC6FD3"/>
    <w:rsid w:val="00ED3B75"/>
    <w:rsid w:val="00EE37B2"/>
    <w:rsid w:val="00EE4444"/>
    <w:rsid w:val="00EE72DC"/>
    <w:rsid w:val="00EF237D"/>
    <w:rsid w:val="00EF66BE"/>
    <w:rsid w:val="00EF7850"/>
    <w:rsid w:val="00EF7CAE"/>
    <w:rsid w:val="00F0171D"/>
    <w:rsid w:val="00F01DD5"/>
    <w:rsid w:val="00F02C46"/>
    <w:rsid w:val="00F064B1"/>
    <w:rsid w:val="00F0736E"/>
    <w:rsid w:val="00F117B5"/>
    <w:rsid w:val="00F2242D"/>
    <w:rsid w:val="00F243BC"/>
    <w:rsid w:val="00F26DBE"/>
    <w:rsid w:val="00F42173"/>
    <w:rsid w:val="00F5072C"/>
    <w:rsid w:val="00F5516D"/>
    <w:rsid w:val="00F60FC7"/>
    <w:rsid w:val="00F61640"/>
    <w:rsid w:val="00F649A6"/>
    <w:rsid w:val="00F71454"/>
    <w:rsid w:val="00F717AF"/>
    <w:rsid w:val="00F738BF"/>
    <w:rsid w:val="00F762C4"/>
    <w:rsid w:val="00F765CD"/>
    <w:rsid w:val="00F81307"/>
    <w:rsid w:val="00F8760E"/>
    <w:rsid w:val="00F87FEE"/>
    <w:rsid w:val="00F95F53"/>
    <w:rsid w:val="00FA2A88"/>
    <w:rsid w:val="00FB00A7"/>
    <w:rsid w:val="00FB0A64"/>
    <w:rsid w:val="00FB33F8"/>
    <w:rsid w:val="00FB42D9"/>
    <w:rsid w:val="00FB7184"/>
    <w:rsid w:val="00FC254E"/>
    <w:rsid w:val="00FC3C22"/>
    <w:rsid w:val="00FC7195"/>
    <w:rsid w:val="00FF4B74"/>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25</Pages>
  <Words>30339</Words>
  <Characters>172937</Characters>
  <Application>Microsoft Office Word</Application>
  <DocSecurity>0</DocSecurity>
  <Lines>1441</Lines>
  <Paragraphs>405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202871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85</cp:revision>
  <dcterms:created xsi:type="dcterms:W3CDTF">2022-04-11T08:01:00Z</dcterms:created>
  <dcterms:modified xsi:type="dcterms:W3CDTF">2022-04-23T08:51:00Z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id="0cGzpyYm"/&gt;&lt;style id="http://www.zotero.org/styles/pnas" hasBibliography="1" bibliographyStyleHasBeenSet="1"/&gt;&lt;prefs&gt;&lt;pref name="fieldType" value="Field"/&gt;&lt;pref name="dontAskDelayCitationUpdates" </vt:lpwstr>
  </property>
  <property fmtid="{D5CDD505-2E9C-101B-9397-08002B2CF9AE}" pid="3" name="ZOTERO_PREF_2">
    <vt:lpwstr>value="true"/&gt;&lt;/prefs&gt;&lt;/data&gt;</vt:lpwstr>
  </property>
</Properties>
</file>