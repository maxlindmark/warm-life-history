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693418C" w:rsidR="00037DE8" w:rsidRDefault="001B1A85" w:rsidP="009053BB">
      <w:pPr>
        <w:spacing w:line="480" w:lineRule="auto"/>
        <w:jc w:val="center"/>
        <w:rPr>
          <w:b/>
          <w:i/>
          <w:sz w:val="32"/>
          <w:szCs w:val="32"/>
        </w:rPr>
      </w:pPr>
      <w:r>
        <w:rPr>
          <w:b/>
          <w:i/>
          <w:sz w:val="32"/>
          <w:szCs w:val="32"/>
        </w:rPr>
        <w:t>Manuscript</w:t>
      </w:r>
    </w:p>
    <w:p w14:paraId="1BAA34B4" w14:textId="77777777" w:rsidR="00C110B8" w:rsidRDefault="001B1A85" w:rsidP="00C110B8">
      <w:pPr>
        <w:spacing w:line="480" w:lineRule="auto"/>
        <w:jc w:val="center"/>
        <w:rPr>
          <w:ins w:id="0" w:author="Max Lindmark" w:date="2022-04-24T12:59:00Z"/>
          <w:b/>
          <w:sz w:val="32"/>
          <w:szCs w:val="32"/>
        </w:rPr>
      </w:pPr>
      <w:r>
        <w:rPr>
          <w:b/>
          <w:sz w:val="32"/>
          <w:szCs w:val="32"/>
        </w:rPr>
        <w:t xml:space="preserve">Larger but younger fish when growth compensates for higher mortality in </w:t>
      </w:r>
      <w:r w:rsidR="00320473" w:rsidRPr="00320473">
        <w:rPr>
          <w:b/>
          <w:sz w:val="32"/>
          <w:szCs w:val="32"/>
        </w:rPr>
        <w:t>heated</w:t>
      </w:r>
      <w:r w:rsidR="00320473" w:rsidRPr="00320473" w:rsidDel="00320473">
        <w:rPr>
          <w:b/>
          <w:sz w:val="32"/>
          <w:szCs w:val="32"/>
        </w:rPr>
        <w:t xml:space="preserve"> </w:t>
      </w:r>
      <w:r>
        <w:rPr>
          <w:b/>
          <w:sz w:val="32"/>
          <w:szCs w:val="32"/>
        </w:rPr>
        <w:t>ecosystem</w:t>
      </w:r>
      <w:ins w:id="1" w:author="Max Lindmark" w:date="2022-04-24T12:59:00Z">
        <w:r w:rsidR="00C110B8">
          <w:rPr>
            <w:b/>
            <w:sz w:val="32"/>
            <w:szCs w:val="32"/>
          </w:rPr>
          <w:t xml:space="preserve"> </w:t>
        </w:r>
      </w:ins>
    </w:p>
    <w:p w14:paraId="00000002" w14:textId="5362FF7F" w:rsidR="00037DE8" w:rsidRPr="00C110B8" w:rsidRDefault="00C110B8" w:rsidP="00C110B8">
      <w:pPr>
        <w:spacing w:line="480" w:lineRule="auto"/>
        <w:jc w:val="center"/>
        <w:rPr>
          <w:b/>
          <w:sz w:val="32"/>
          <w:szCs w:val="32"/>
        </w:rPr>
      </w:pPr>
      <w:commentRangeStart w:id="2"/>
      <w:commentRangeStart w:id="3"/>
      <w:ins w:id="4" w:author="Max Lindmark" w:date="2022-04-24T13:01:00Z">
        <w:r>
          <w:rPr>
            <w:b/>
            <w:sz w:val="32"/>
            <w:szCs w:val="32"/>
          </w:rPr>
          <w:t xml:space="preserve">Higher mortality rates leave heated ecosystem with similar size-structure despite </w:t>
        </w:r>
      </w:ins>
      <w:ins w:id="5" w:author="Max Lindmark" w:date="2022-04-24T13:00:00Z">
        <w:r w:rsidRPr="00C110B8">
          <w:rPr>
            <w:b/>
            <w:sz w:val="32"/>
            <w:szCs w:val="32"/>
          </w:rPr>
          <w:t>larger</w:t>
        </w:r>
      </w:ins>
      <w:ins w:id="6" w:author="Max Lindmark" w:date="2022-04-24T13:01:00Z">
        <w:r>
          <w:rPr>
            <w:b/>
            <w:sz w:val="32"/>
            <w:szCs w:val="32"/>
          </w:rPr>
          <w:t xml:space="preserve"> and younger fish</w:t>
        </w:r>
      </w:ins>
      <w:commentRangeEnd w:id="2"/>
      <w:ins w:id="7" w:author="Max Lindmark" w:date="2022-04-24T13:03:00Z">
        <w:r w:rsidR="00073625">
          <w:rPr>
            <w:rStyle w:val="Kommentarsreferens"/>
          </w:rPr>
          <w:commentReference w:id="2"/>
        </w:r>
      </w:ins>
      <w:commentRangeEnd w:id="3"/>
      <w:r w:rsidR="00E040E9">
        <w:rPr>
          <w:rStyle w:val="Kommentarsreferens"/>
        </w:rPr>
        <w:commentReference w:id="3"/>
      </w:r>
    </w:p>
    <w:p w14:paraId="00000004" w14:textId="77777777" w:rsidR="00037DE8" w:rsidRPr="00261347" w:rsidRDefault="001B1A85">
      <w:pPr>
        <w:spacing w:line="480" w:lineRule="auto"/>
        <w:jc w:val="both"/>
        <w:rPr>
          <w:vertAlign w:val="superscript"/>
          <w:lang w:val="sv-SE"/>
        </w:rPr>
      </w:pPr>
      <w:r w:rsidRPr="00261347">
        <w:rPr>
          <w:lang w:val="sv-SE"/>
        </w:rPr>
        <w:t>Max Lindmark</w:t>
      </w:r>
      <w:r w:rsidRPr="00261347">
        <w:rPr>
          <w:vertAlign w:val="superscript"/>
          <w:lang w:val="sv-SE"/>
        </w:rPr>
        <w:t>a,b,1</w:t>
      </w:r>
      <w:r w:rsidRPr="00261347">
        <w:rPr>
          <w:lang w:val="sv-SE"/>
        </w:rPr>
        <w:t>, Malin  Karlsson</w:t>
      </w:r>
      <w:r w:rsidRPr="00261347">
        <w:rPr>
          <w:vertAlign w:val="superscript"/>
          <w:lang w:val="sv-SE"/>
        </w:rPr>
        <w:t>a</w:t>
      </w:r>
      <w:r w:rsidRPr="00261347">
        <w:rPr>
          <w:lang w:val="sv-SE"/>
        </w:rPr>
        <w:t>, Anna Gårdmark</w:t>
      </w:r>
      <w:r w:rsidRPr="00261347">
        <w:rPr>
          <w:vertAlign w:val="superscript"/>
          <w:lang w:val="sv-SE"/>
        </w:rPr>
        <w:t>c</w:t>
      </w:r>
    </w:p>
    <w:p w14:paraId="00000005" w14:textId="77777777" w:rsidR="00037DE8" w:rsidRPr="00261347" w:rsidRDefault="00037DE8">
      <w:pPr>
        <w:spacing w:line="480" w:lineRule="auto"/>
        <w:jc w:val="both"/>
        <w:rPr>
          <w:lang w:val="sv-SE"/>
        </w:rPr>
      </w:pPr>
    </w:p>
    <w:p w14:paraId="00000006" w14:textId="77777777" w:rsidR="00037DE8" w:rsidRDefault="001B1A85">
      <w:pPr>
        <w:spacing w:line="480" w:lineRule="auto"/>
        <w:jc w:val="both"/>
      </w:pPr>
      <w:r>
        <w:rPr>
          <w:vertAlign w:val="superscript"/>
        </w:rPr>
        <w:t xml:space="preserve">a </w:t>
      </w:r>
      <w:r>
        <w:t>Swedish University of Agricultural Sciences, Department of Aquatic Resources, Institute of Coastal Research, Skolgatan 6, 742 42 Öregrund, Sweden</w:t>
      </w:r>
    </w:p>
    <w:p w14:paraId="00000007" w14:textId="77777777" w:rsidR="00037DE8" w:rsidRDefault="00037DE8">
      <w:pPr>
        <w:spacing w:line="480" w:lineRule="auto"/>
        <w:jc w:val="both"/>
        <w:rPr>
          <w:vertAlign w:val="superscript"/>
        </w:rPr>
      </w:pPr>
    </w:p>
    <w:p w14:paraId="00000008" w14:textId="77777777" w:rsidR="00037DE8" w:rsidRDefault="001B1A85">
      <w:pPr>
        <w:spacing w:line="480" w:lineRule="auto"/>
        <w:jc w:val="both"/>
      </w:pPr>
      <w:r>
        <w:rPr>
          <w:vertAlign w:val="superscript"/>
        </w:rPr>
        <w:t xml:space="preserve">b </w:t>
      </w:r>
      <w:r>
        <w:t>Swedish University of Agricultural Sciences, Department of Aquatic Resources, Institute of Marine Research, Turistgatan 5, 453 30 Lysekil, Sweden</w:t>
      </w:r>
    </w:p>
    <w:p w14:paraId="00000009" w14:textId="77777777" w:rsidR="00037DE8" w:rsidRDefault="00037DE8">
      <w:pPr>
        <w:spacing w:line="480" w:lineRule="auto"/>
        <w:jc w:val="both"/>
        <w:rPr>
          <w:vertAlign w:val="superscript"/>
        </w:rPr>
      </w:pPr>
    </w:p>
    <w:p w14:paraId="0000000A" w14:textId="77777777" w:rsidR="00037DE8" w:rsidRDefault="001B1A85">
      <w:pPr>
        <w:spacing w:line="480" w:lineRule="auto"/>
        <w:jc w:val="both"/>
      </w:pPr>
      <w:r>
        <w:rPr>
          <w:vertAlign w:val="superscript"/>
        </w:rPr>
        <w:t xml:space="preserve">c </w:t>
      </w:r>
      <w:r>
        <w:t>Swedish University of Agricultural Sciences, Department of Aquatic Resources, Skolgatan 6, SE-742 42 Öregrund, Sweden</w:t>
      </w:r>
    </w:p>
    <w:p w14:paraId="0000000B" w14:textId="77777777" w:rsidR="00037DE8" w:rsidRDefault="00037DE8">
      <w:pPr>
        <w:spacing w:line="480" w:lineRule="auto"/>
        <w:jc w:val="both"/>
        <w:rPr>
          <w:vertAlign w:val="superscript"/>
        </w:rPr>
      </w:pPr>
    </w:p>
    <w:p w14:paraId="0000000C" w14:textId="77777777" w:rsidR="00037DE8" w:rsidRDefault="001B1A85">
      <w:pPr>
        <w:spacing w:line="480" w:lineRule="auto"/>
        <w:jc w:val="both"/>
      </w:pPr>
      <w:r>
        <w:rPr>
          <w:vertAlign w:val="superscript"/>
        </w:rPr>
        <w:t>1</w:t>
      </w:r>
      <w:r>
        <w:t xml:space="preserve"> Author to whom correspondence should be addressed. Current address:</w:t>
      </w:r>
    </w:p>
    <w:p w14:paraId="0000000D" w14:textId="77777777" w:rsidR="00037DE8" w:rsidRDefault="001B1A85">
      <w:pPr>
        <w:spacing w:line="480" w:lineRule="auto"/>
        <w:jc w:val="both"/>
      </w:pPr>
      <w:r>
        <w:t>Max Lindmark, Swedish University of Agricultural Sciences, Department of Aquatic Resources, Institute of Marine Research, Turistgatan 5, 453 30 Lysekil, Sweden, Tel.: +46(0)104784137, email: max.lindmark@slu.se</w:t>
      </w:r>
    </w:p>
    <w:p w14:paraId="0000000E" w14:textId="77777777" w:rsidR="00037DE8" w:rsidRDefault="00037DE8">
      <w:pPr>
        <w:spacing w:line="480" w:lineRule="auto"/>
        <w:jc w:val="both"/>
      </w:pPr>
    </w:p>
    <w:p w14:paraId="0000000F" w14:textId="77777777" w:rsidR="00037DE8" w:rsidRDefault="00037DE8">
      <w:pPr>
        <w:spacing w:line="480" w:lineRule="auto"/>
        <w:jc w:val="both"/>
      </w:pPr>
    </w:p>
    <w:p w14:paraId="3EC8BA9C" w14:textId="274F18F5" w:rsidR="004F1777" w:rsidRDefault="001B1A85" w:rsidP="004F1777">
      <w:pPr>
        <w:spacing w:line="480" w:lineRule="auto"/>
        <w:jc w:val="both"/>
        <w:rPr>
          <w:color w:val="333333"/>
          <w:highlight w:val="white"/>
        </w:rPr>
      </w:pPr>
      <w:r>
        <w:rPr>
          <w:b/>
          <w:color w:val="333333"/>
          <w:highlight w:val="white"/>
        </w:rPr>
        <w:t>Keywords</w:t>
      </w:r>
      <w:r>
        <w:rPr>
          <w:color w:val="333333"/>
          <w:highlight w:val="white"/>
        </w:rPr>
        <w:t>: body growth, size-structure, size-spectrum, mortality, climate change</w:t>
      </w:r>
      <w:ins w:id="8" w:author="Anna Gårdmark" w:date="2022-07-15T08:33:00Z">
        <w:r w:rsidR="00EE1C36">
          <w:rPr>
            <w:color w:val="333333"/>
            <w:highlight w:val="white"/>
          </w:rPr>
          <w:t>, global warming, temperature</w:t>
        </w:r>
      </w:ins>
    </w:p>
    <w:p w14:paraId="471E63E2" w14:textId="77777777" w:rsidR="004F1777" w:rsidRDefault="004F1777" w:rsidP="004F1777">
      <w:pPr>
        <w:spacing w:line="480" w:lineRule="auto"/>
        <w:jc w:val="both"/>
        <w:rPr>
          <w:color w:val="333333"/>
          <w:highlight w:val="white"/>
        </w:rPr>
      </w:pPr>
    </w:p>
    <w:p w14:paraId="00000013" w14:textId="6B50CF6B" w:rsidR="00037DE8" w:rsidRDefault="00446CF9" w:rsidP="004F1777">
      <w:pPr>
        <w:spacing w:line="480" w:lineRule="auto"/>
        <w:jc w:val="both"/>
        <w:rPr>
          <w:sz w:val="28"/>
          <w:szCs w:val="28"/>
        </w:rPr>
      </w:pPr>
      <w:customXmlDelRangeStart w:id="9" w:author="Max Lindmark" w:date="2022-04-24T13:03:00Z"/>
      <w:sdt>
        <w:sdtPr>
          <w:tag w:val="goog_rdk_2"/>
          <w:id w:val="1449580287"/>
        </w:sdtPr>
        <w:sdtEndPr/>
        <w:sdtContent>
          <w:customXmlDelRangeEnd w:id="9"/>
          <w:customXmlDelRangeStart w:id="10" w:author="Max Lindmark" w:date="2022-04-24T13:03:00Z"/>
        </w:sdtContent>
      </w:sdt>
      <w:customXmlDelRangeEnd w:id="10"/>
      <w:commentRangeStart w:id="11"/>
      <w:commentRangeStart w:id="12"/>
      <w:r w:rsidR="001B1A85">
        <w:rPr>
          <w:sz w:val="28"/>
          <w:szCs w:val="28"/>
        </w:rPr>
        <w:t>Abstract</w:t>
      </w:r>
      <w:commentRangeEnd w:id="11"/>
      <w:r w:rsidR="00496AC1">
        <w:rPr>
          <w:rStyle w:val="Kommentarsreferens"/>
        </w:rPr>
        <w:commentReference w:id="11"/>
      </w:r>
      <w:commentRangeEnd w:id="12"/>
      <w:r w:rsidR="00A652FA">
        <w:rPr>
          <w:rStyle w:val="Kommentarsreferens"/>
        </w:rPr>
        <w:commentReference w:id="12"/>
      </w:r>
    </w:p>
    <w:p w14:paraId="364FE0C6" w14:textId="78D97E59" w:rsidR="00F0736E" w:rsidRDefault="001B1A85">
      <w:pPr>
        <w:spacing w:line="480" w:lineRule="auto"/>
        <w:jc w:val="both"/>
      </w:pPr>
      <w:r>
        <w:t>Ectotherms are often predicted to “shrink” with global warming</w:t>
      </w:r>
      <w:r w:rsidR="001A7BA5">
        <w:t>, in line with g</w:t>
      </w:r>
      <w:r w:rsidR="007D0556">
        <w:t xml:space="preserve">eneral growth models and the </w:t>
      </w:r>
      <w:r w:rsidR="007D0556" w:rsidRPr="00CA0935">
        <w:t>temperature-size rule (TSR)</w:t>
      </w:r>
      <w:r w:rsidR="001A7BA5">
        <w:t xml:space="preserve">, </w:t>
      </w:r>
      <w:r w:rsidR="00E0130D">
        <w:t>both</w:t>
      </w:r>
      <w:r w:rsidR="00E0130D" w:rsidRPr="00CA0935">
        <w:t xml:space="preserve"> </w:t>
      </w:r>
      <w:r w:rsidR="007D0556">
        <w:t>predict</w:t>
      </w:r>
      <w:r w:rsidR="00E0130D">
        <w:t>ing</w:t>
      </w:r>
      <w:r w:rsidR="007D0556">
        <w:t xml:space="preserve"> smaller adult sizes with warming</w:t>
      </w:r>
      <w:r w:rsidR="001A7BA5">
        <w:t xml:space="preserve">. However, </w:t>
      </w:r>
      <w:r w:rsidR="007D0556">
        <w:t xml:space="preserve">they also </w:t>
      </w:r>
      <w:r w:rsidR="007D0556" w:rsidRPr="00CA0935">
        <w:t>predict faster juvenile growth rates</w:t>
      </w:r>
      <w:r w:rsidR="00172D56">
        <w:t>, leading to larger size-at-age</w:t>
      </w:r>
      <w:r w:rsidR="004156B9">
        <w:t>.</w:t>
      </w:r>
      <w:commentRangeStart w:id="13"/>
      <w:r w:rsidR="004156B9">
        <w:t xml:space="preserve"> </w:t>
      </w:r>
      <w:commentRangeEnd w:id="13"/>
      <w:r w:rsidR="00A67D73">
        <w:rPr>
          <w:rStyle w:val="Kommentarsreferens"/>
        </w:rPr>
        <w:commentReference w:id="13"/>
      </w:r>
      <w:r w:rsidR="004156B9">
        <w:t>Hence, the result of warming on</w:t>
      </w:r>
      <w:ins w:id="14" w:author="Max Lindmark" w:date="2022-04-24T08:17:00Z">
        <w:r w:rsidR="00496AC1">
          <w:t xml:space="preserve"> the</w:t>
        </w:r>
      </w:ins>
      <w:r w:rsidR="004156B9">
        <w:t xml:space="preserve"> </w:t>
      </w:r>
      <w:del w:id="15" w:author="Max Lindmark" w:date="2022-04-24T08:17:00Z">
        <w:r w:rsidR="004156B9" w:rsidDel="00496AC1">
          <w:delText xml:space="preserve">population </w:delText>
        </w:r>
      </w:del>
      <w:r w:rsidR="004156B9">
        <w:t xml:space="preserve">size-structure </w:t>
      </w:r>
      <w:ins w:id="16" w:author="Max Lindmark" w:date="2022-04-24T08:17:00Z">
        <w:r w:rsidR="00496AC1">
          <w:t xml:space="preserve">of </w:t>
        </w:r>
        <w:del w:id="17" w:author="Anna Gårdmark" w:date="2022-07-15T08:33:00Z">
          <w:r w:rsidR="00496AC1" w:rsidDel="00DF6039">
            <w:delText>the</w:delText>
          </w:r>
        </w:del>
      </w:ins>
      <w:ins w:id="18" w:author="Anna Gårdmark" w:date="2022-07-15T08:33:00Z">
        <w:r w:rsidR="00DF6039">
          <w:t>a</w:t>
        </w:r>
      </w:ins>
      <w:ins w:id="19" w:author="Max Lindmark" w:date="2022-04-24T08:17:00Z">
        <w:r w:rsidR="00496AC1">
          <w:t xml:space="preserve"> population </w:t>
        </w:r>
      </w:ins>
      <w:del w:id="20" w:author="Max Lindmark" w:date="2022-04-24T08:17:00Z">
        <w:r w:rsidR="004156B9" w:rsidDel="00496AC1">
          <w:delText xml:space="preserve">also </w:delText>
        </w:r>
      </w:del>
      <w:r w:rsidR="004156B9">
        <w:t xml:space="preserve">depends on </w:t>
      </w:r>
      <w:ins w:id="21" w:author="Max Lindmark" w:date="2022-04-24T08:18:00Z">
        <w:r w:rsidR="00631E0C">
          <w:t xml:space="preserve">the interplay between </w:t>
        </w:r>
      </w:ins>
      <w:ins w:id="22" w:author="Anna Gårdmark" w:date="2022-07-15T08:36:00Z">
        <w:r w:rsidR="00DF6039">
          <w:t xml:space="preserve">how </w:t>
        </w:r>
      </w:ins>
      <w:commentRangeStart w:id="23"/>
      <w:r w:rsidR="004156B9">
        <w:t xml:space="preserve">mortality </w:t>
      </w:r>
      <w:ins w:id="24" w:author="Max Lindmark" w:date="2022-04-24T08:18:00Z">
        <w:r w:rsidR="00631E0C">
          <w:t>rate</w:t>
        </w:r>
      </w:ins>
      <w:ins w:id="25" w:author="Anna Gårdmark" w:date="2022-07-15T08:37:00Z">
        <w:r w:rsidR="00DF6039">
          <w:t>, juvenile</w:t>
        </w:r>
      </w:ins>
      <w:ins w:id="26" w:author="Anna Gårdmark" w:date="2022-07-15T08:40:00Z">
        <w:r w:rsidR="00A67D73">
          <w:t>-</w:t>
        </w:r>
      </w:ins>
      <w:ins w:id="27" w:author="Max Lindmark" w:date="2022-04-24T08:18:00Z">
        <w:r w:rsidR="00631E0C">
          <w:t xml:space="preserve"> </w:t>
        </w:r>
      </w:ins>
      <w:del w:id="28" w:author="Max Lindmark" w:date="2022-04-24T08:18:00Z">
        <w:r w:rsidR="004156B9" w:rsidDel="00631E0C">
          <w:delText xml:space="preserve">rates </w:delText>
        </w:r>
      </w:del>
      <w:r w:rsidR="004156B9">
        <w:t xml:space="preserve">and </w:t>
      </w:r>
      <w:ins w:id="29" w:author="Max Lindmark" w:date="2022-04-24T08:22:00Z">
        <w:del w:id="30" w:author="Anna Gårdmark" w:date="2022-07-15T08:37:00Z">
          <w:r w:rsidR="00631E0C" w:rsidDel="00DF6039">
            <w:delText>to what exten</w:delText>
          </w:r>
        </w:del>
      </w:ins>
      <w:ins w:id="31" w:author="Max Lindmark" w:date="2022-04-24T08:25:00Z">
        <w:del w:id="32" w:author="Anna Gårdmark" w:date="2022-07-15T08:37:00Z">
          <w:r w:rsidR="003F49AD" w:rsidDel="00DF6039">
            <w:delText>t</w:delText>
          </w:r>
        </w:del>
      </w:ins>
      <w:ins w:id="33" w:author="Max Lindmark" w:date="2022-04-24T08:22:00Z">
        <w:del w:id="34" w:author="Anna Gårdmark" w:date="2022-07-15T08:37:00Z">
          <w:r w:rsidR="00631E0C" w:rsidDel="00DF6039">
            <w:delText xml:space="preserve"> </w:delText>
          </w:r>
        </w:del>
      </w:ins>
      <w:del w:id="35" w:author="Max Lindmark" w:date="2022-04-24T08:22:00Z">
        <w:r w:rsidR="0019778E" w:rsidDel="00631E0C">
          <w:delText xml:space="preserve">how much </w:delText>
        </w:r>
      </w:del>
      <w:del w:id="36" w:author="Max Lindmark" w:date="2022-04-24T08:18:00Z">
        <w:r w:rsidR="003E5359" w:rsidDel="00631E0C">
          <w:delText xml:space="preserve">also </w:delText>
        </w:r>
      </w:del>
      <w:r w:rsidR="004156B9">
        <w:t>adult</w:t>
      </w:r>
      <w:r w:rsidR="0019778E">
        <w:t xml:space="preserve"> </w:t>
      </w:r>
      <w:ins w:id="37" w:author="Anna Gårdmark" w:date="2022-07-15T08:37:00Z">
        <w:r w:rsidR="00DF6039">
          <w:t>growth rates are</w:t>
        </w:r>
      </w:ins>
      <w:del w:id="38" w:author="Anna Gårdmark" w:date="2022-07-15T08:37:00Z">
        <w:r w:rsidR="0019778E" w:rsidDel="00DF6039">
          <w:delText xml:space="preserve">size </w:delText>
        </w:r>
      </w:del>
      <w:del w:id="39" w:author="Max Lindmark" w:date="2022-04-24T08:22:00Z">
        <w:r w:rsidR="0019778E" w:rsidDel="00631E0C">
          <w:delText>changes</w:delText>
        </w:r>
      </w:del>
      <w:ins w:id="40" w:author="Max Lindmark" w:date="2022-04-24T08:22:00Z">
        <w:del w:id="41" w:author="Anna Gårdmark" w:date="2022-07-15T08:37:00Z">
          <w:r w:rsidR="00631E0C" w:rsidDel="00DF6039">
            <w:delText>is</w:delText>
          </w:r>
        </w:del>
        <w:r w:rsidR="00631E0C">
          <w:t xml:space="preserve"> affected</w:t>
        </w:r>
      </w:ins>
      <w:commentRangeEnd w:id="23"/>
      <w:r w:rsidR="00DF6039">
        <w:rPr>
          <w:rStyle w:val="Kommentarsreferens"/>
        </w:rPr>
        <w:commentReference w:id="23"/>
      </w:r>
      <w:ins w:id="42" w:author="Max Lindmark" w:date="2022-04-24T08:22:00Z">
        <w:r w:rsidR="00631E0C">
          <w:t xml:space="preserve"> by warming</w:t>
        </w:r>
      </w:ins>
      <w:r>
        <w:t xml:space="preserve">. </w:t>
      </w:r>
      <w:ins w:id="43" w:author="Max Lindmark" w:date="2022-04-24T08:23:00Z">
        <w:r w:rsidR="00631E0C">
          <w:t xml:space="preserve">In this study, </w:t>
        </w:r>
      </w:ins>
      <w:del w:id="44" w:author="Max Lindmark" w:date="2022-04-24T08:23:00Z">
        <w:r w:rsidDel="00631E0C">
          <w:delText xml:space="preserve">We </w:delText>
        </w:r>
      </w:del>
      <w:ins w:id="45" w:author="Max Lindmark" w:date="2022-04-24T08:23:00Z">
        <w:r w:rsidR="00631E0C">
          <w:t xml:space="preserve">we </w:t>
        </w:r>
      </w:ins>
      <w:r>
        <w:t>use</w:t>
      </w:r>
      <w:ins w:id="46" w:author="Max Lindmark" w:date="2022-04-24T08:18:00Z">
        <w:r w:rsidR="00631E0C">
          <w:t xml:space="preserve"> </w:t>
        </w:r>
      </w:ins>
      <w:ins w:id="47" w:author="Max Lindmark" w:date="2022-04-24T08:19:00Z">
        <w:r w:rsidR="00631E0C">
          <w:t>time series</w:t>
        </w:r>
      </w:ins>
      <w:ins w:id="48" w:author="Anna Gårdmark" w:date="2022-07-15T08:38:00Z">
        <w:r w:rsidR="00DF6039">
          <w:t xml:space="preserve"> of biological samples</w:t>
        </w:r>
      </w:ins>
      <w:ins w:id="49" w:author="Max Lindmark" w:date="2022-04-24T08:19:00Z">
        <w:r w:rsidR="00631E0C">
          <w:t xml:space="preserve"> spanning more than two decades from a </w:t>
        </w:r>
      </w:ins>
      <w:ins w:id="50" w:author="Max Lindmark" w:date="2022-04-24T08:18:00Z">
        <w:r w:rsidR="00631E0C">
          <w:t xml:space="preserve">unique </w:t>
        </w:r>
      </w:ins>
      <w:ins w:id="51" w:author="Max Lindmark" w:date="2022-04-24T08:19:00Z">
        <w:del w:id="52" w:author="Anna Gårdmark" w:date="2022-07-15T08:37:00Z">
          <w:r w:rsidR="00631E0C" w:rsidDel="00DF6039">
            <w:delText>lake</w:delText>
          </w:r>
        </w:del>
      </w:ins>
      <w:ins w:id="53" w:author="Anna Gårdmark" w:date="2022-07-15T08:37:00Z">
        <w:r w:rsidR="00DF6039">
          <w:t>enclosed bay</w:t>
        </w:r>
      </w:ins>
      <w:ins w:id="54" w:author="Max Lindmark" w:date="2022-04-24T08:19:00Z">
        <w:r w:rsidR="00631E0C">
          <w:t xml:space="preserve"> </w:t>
        </w:r>
      </w:ins>
      <w:del w:id="55" w:author="Max Lindmark" w:date="2022-04-24T08:18:00Z">
        <w:r w:rsidDel="00631E0C">
          <w:delText>d</w:delText>
        </w:r>
      </w:del>
      <w:del w:id="56" w:author="Max Lindmark" w:date="2022-04-24T08:19:00Z">
        <w:r w:rsidDel="00631E0C">
          <w:delText xml:space="preserve"> data from an artificially </w:delText>
        </w:r>
      </w:del>
      <w:ins w:id="57" w:author="Max Lindmark" w:date="2022-04-24T08:19:00Z">
        <w:del w:id="58" w:author="Anna Gårdmark" w:date="2022-07-15T08:37:00Z">
          <w:r w:rsidR="00631E0C" w:rsidDel="00DF6039">
            <w:delText xml:space="preserve">that </w:delText>
          </w:r>
        </w:del>
      </w:ins>
      <w:r>
        <w:t xml:space="preserve">heated </w:t>
      </w:r>
      <w:ins w:id="59" w:author="Max Lindmark" w:date="2022-04-24T08:20:00Z">
        <w:r w:rsidR="00631E0C">
          <w:t xml:space="preserve">by </w:t>
        </w:r>
      </w:ins>
      <w:ins w:id="60" w:author="Max Lindmark" w:date="2022-04-24T08:21:00Z">
        <w:r w:rsidR="00631E0C">
          <w:t>cooling</w:t>
        </w:r>
      </w:ins>
      <w:ins w:id="61" w:author="Max Lindmark" w:date="2022-04-24T08:20:00Z">
        <w:r w:rsidR="00631E0C">
          <w:t xml:space="preserve"> water from a nearby nuclear power plant to become </w:t>
        </w:r>
      </w:ins>
      <w:del w:id="62" w:author="Max Lindmark" w:date="2022-04-24T08:20:00Z">
        <w:r w:rsidDel="00631E0C">
          <w:delText>(</w:delText>
        </w:r>
      </w:del>
      <w:r>
        <w:t>+8C</w:t>
      </w:r>
      <w:ins w:id="63" w:author="Max Lindmark" w:date="2022-04-24T08:20:00Z">
        <w:r w:rsidR="00631E0C">
          <w:t xml:space="preserve"> warmer than </w:t>
        </w:r>
        <w:del w:id="64" w:author="Anna Gårdmark" w:date="2022-07-15T08:38:00Z">
          <w:r w:rsidR="00631E0C" w:rsidDel="00DF6039">
            <w:delText>the</w:delText>
          </w:r>
        </w:del>
      </w:ins>
      <w:ins w:id="65" w:author="Anna Gårdmark" w:date="2022-07-15T08:38:00Z">
        <w:r w:rsidR="00DF6039">
          <w:t>its</w:t>
        </w:r>
      </w:ins>
      <w:ins w:id="66" w:author="Max Lindmark" w:date="2022-04-24T08:20:00Z">
        <w:r w:rsidR="00631E0C">
          <w:t xml:space="preserve"> reference area.</w:t>
        </w:r>
      </w:ins>
      <w:del w:id="67" w:author="Max Lindmark" w:date="2022-04-24T08:20:00Z">
        <w:r w:rsidDel="00631E0C">
          <w:delText>)</w:delText>
        </w:r>
      </w:del>
      <w:r>
        <w:t xml:space="preserve"> </w:t>
      </w:r>
      <w:del w:id="68" w:author="Max Lindmark" w:date="2022-04-24T08:20:00Z">
        <w:r w:rsidDel="00631E0C">
          <w:delText>bay</w:delText>
        </w:r>
        <w:r w:rsidR="00C40B68" w:rsidDel="00631E0C">
          <w:delText xml:space="preserve"> in comparison with an unheated area,</w:delText>
        </w:r>
        <w:r w:rsidDel="00631E0C">
          <w:delText xml:space="preserve"> to </w:delText>
        </w:r>
      </w:del>
      <w:ins w:id="69" w:author="Max Lindmark" w:date="2022-04-24T08:20:00Z">
        <w:r w:rsidR="00631E0C">
          <w:t xml:space="preserve">We </w:t>
        </w:r>
      </w:ins>
      <w:ins w:id="70" w:author="Max Lindmark" w:date="2022-04-24T08:26:00Z">
        <w:r w:rsidR="003F49AD">
          <w:t>use</w:t>
        </w:r>
      </w:ins>
      <w:ins w:id="71" w:author="Anna Gårdmark" w:date="2022-07-15T08:41:00Z">
        <w:r w:rsidR="00A67D73">
          <w:t>d</w:t>
        </w:r>
      </w:ins>
      <w:ins w:id="72" w:author="Max Lindmark" w:date="2022-04-24T08:26:00Z">
        <w:r w:rsidR="003F49AD">
          <w:t xml:space="preserve"> </w:t>
        </w:r>
      </w:ins>
      <w:del w:id="73" w:author="Max Lindmark" w:date="2022-04-24T08:26:00Z">
        <w:r w:rsidDel="003F49AD">
          <w:delText>analyze how warming has affected body growth</w:delText>
        </w:r>
      </w:del>
      <w:ins w:id="74" w:author="Max Lindmark" w:date="2022-04-24T08:23:00Z">
        <w:r w:rsidR="003F49AD">
          <w:t>growth-increment biochronologies</w:t>
        </w:r>
      </w:ins>
      <w:ins w:id="75" w:author="Max Lindmark" w:date="2022-04-24T08:26:00Z">
        <w:r w:rsidR="003F49AD">
          <w:t xml:space="preserve"> </w:t>
        </w:r>
      </w:ins>
      <w:ins w:id="76" w:author="Max Lindmark" w:date="2022-04-24T08:58:00Z">
        <w:r w:rsidR="0007083A">
          <w:t>(</w:t>
        </w:r>
        <w:r w:rsidR="0007083A">
          <w:rPr>
            <w:color w:val="000000"/>
          </w:rPr>
          <w:t>12658 reconstructed length-at-age estimates</w:t>
        </w:r>
        <w:r w:rsidR="0007083A">
          <w:t xml:space="preserve">) </w:t>
        </w:r>
      </w:ins>
      <w:ins w:id="77" w:author="Max Lindmark" w:date="2022-04-24T08:26:00Z">
        <w:r w:rsidR="003F49AD">
          <w:t>to quantify how</w:t>
        </w:r>
      </w:ins>
      <w:ins w:id="78" w:author="Anna Gårdmark" w:date="2022-07-15T08:42:00Z">
        <w:r w:rsidR="00A67D73">
          <w:t xml:space="preserve"> the &gt;20 years of</w:t>
        </w:r>
      </w:ins>
      <w:ins w:id="79" w:author="Max Lindmark" w:date="2022-04-24T08:26:00Z">
        <w:r w:rsidR="003F49AD">
          <w:t xml:space="preserve"> warming has affected body growth and size-at-age, and catch data to </w:t>
        </w:r>
      </w:ins>
      <w:ins w:id="80" w:author="Max Lindmark" w:date="2022-04-24T08:27:00Z">
        <w:r w:rsidR="003F49AD">
          <w:t>quantify</w:t>
        </w:r>
      </w:ins>
      <w:del w:id="81" w:author="Max Lindmark" w:date="2022-04-24T08:26:00Z">
        <w:r w:rsidDel="003F49AD">
          <w:delText xml:space="preserve">, </w:delText>
        </w:r>
      </w:del>
      <w:ins w:id="82" w:author="Max Lindmark" w:date="2022-04-24T08:26:00Z">
        <w:r w:rsidR="003F49AD">
          <w:t xml:space="preserve"> </w:t>
        </w:r>
      </w:ins>
      <w:r>
        <w:t>mortality rates and population size-structure of Eurasian perch (</w:t>
      </w:r>
      <w:r>
        <w:rPr>
          <w:i/>
        </w:rPr>
        <w:t>Perca fluviatilis</w:t>
      </w:r>
      <w:r>
        <w:t xml:space="preserve">). </w:t>
      </w:r>
      <w:r w:rsidR="00C40B68">
        <w:t xml:space="preserve">In the </w:t>
      </w:r>
      <w:r w:rsidR="00320473">
        <w:t>heated</w:t>
      </w:r>
      <w:r w:rsidR="00320473" w:rsidDel="00320473">
        <w:t xml:space="preserve"> </w:t>
      </w:r>
      <w:del w:id="83" w:author="Max Lindmark" w:date="2022-04-24T08:24:00Z">
        <w:r w:rsidR="00C40B68" w:rsidDel="003F49AD">
          <w:delText>bay</w:delText>
        </w:r>
      </w:del>
      <w:ins w:id="84" w:author="Max Lindmark" w:date="2022-04-24T08:24:00Z">
        <w:del w:id="85" w:author="Anna Gårdmark" w:date="2022-07-15T08:38:00Z">
          <w:r w:rsidR="003F49AD" w:rsidDel="00DF6039">
            <w:delText>lake</w:delText>
          </w:r>
        </w:del>
      </w:ins>
      <w:ins w:id="86" w:author="Anna Gårdmark" w:date="2022-07-15T08:38:00Z">
        <w:r w:rsidR="00DF6039">
          <w:t>area</w:t>
        </w:r>
      </w:ins>
      <w:r w:rsidR="00C40B68">
        <w:t xml:space="preserve">, </w:t>
      </w:r>
      <w:del w:id="87" w:author="Max Lindmark" w:date="2022-04-24T13:10:00Z">
        <w:r w:rsidR="00C40B68" w:rsidDel="00A21EB1">
          <w:delText>b</w:delText>
        </w:r>
        <w:r w:rsidDel="00A21EB1">
          <w:delText xml:space="preserve">ody size was larger for all ages and </w:delText>
        </w:r>
      </w:del>
      <w:r>
        <w:t xml:space="preserve">growth </w:t>
      </w:r>
      <w:ins w:id="88" w:author="Max Lindmark" w:date="2022-04-24T13:10:00Z">
        <w:r w:rsidR="00A21EB1">
          <w:t xml:space="preserve">rates were higher </w:t>
        </w:r>
      </w:ins>
      <w:ins w:id="89" w:author="Max Lindmark" w:date="2022-04-24T13:12:00Z">
        <w:r w:rsidR="00B0679F">
          <w:t xml:space="preserve">for all sizes, </w:t>
        </w:r>
      </w:ins>
      <w:ins w:id="90" w:author="Max Lindmark" w:date="2022-04-24T13:13:00Z">
        <w:r w:rsidR="00B0679F">
          <w:t xml:space="preserve">and hence </w:t>
        </w:r>
      </w:ins>
      <w:ins w:id="91" w:author="Max Lindmark" w:date="2022-04-24T13:12:00Z">
        <w:r w:rsidR="00B0679F">
          <w:t>size</w:t>
        </w:r>
      </w:ins>
      <w:ins w:id="92" w:author="Max Lindmark" w:date="2022-04-24T13:13:00Z">
        <w:r w:rsidR="00B0679F">
          <w:t>-at-age</w:t>
        </w:r>
      </w:ins>
      <w:ins w:id="93" w:author="Max Lindmark" w:date="2022-04-24T13:12:00Z">
        <w:r w:rsidR="00B0679F">
          <w:t xml:space="preserve"> </w:t>
        </w:r>
      </w:ins>
      <w:ins w:id="94" w:author="Max Lindmark" w:date="2022-04-24T13:13:00Z">
        <w:r w:rsidR="00B0679F">
          <w:t xml:space="preserve">was </w:t>
        </w:r>
      </w:ins>
      <w:ins w:id="95" w:author="Max Lindmark" w:date="2022-04-24T13:12:00Z">
        <w:r w:rsidR="00B0679F">
          <w:t>larger for all</w:t>
        </w:r>
      </w:ins>
      <w:ins w:id="96" w:author="Max Lindmark" w:date="2022-04-24T13:13:00Z">
        <w:r w:rsidR="00B0679F">
          <w:t xml:space="preserve"> ages, compared to the </w:t>
        </w:r>
      </w:ins>
      <w:ins w:id="97" w:author="Max Lindmark" w:date="2022-04-24T13:10:00Z">
        <w:r w:rsidR="00A21EB1">
          <w:t>reference area</w:t>
        </w:r>
      </w:ins>
      <w:del w:id="98" w:author="Max Lindmark" w:date="2022-04-24T13:13:00Z">
        <w:r w:rsidDel="00B0679F">
          <w:delText>faster for all sizes</w:delText>
        </w:r>
      </w:del>
      <w:del w:id="99" w:author="Max Lindmark" w:date="2022-04-24T08:28:00Z">
        <w:r w:rsidDel="003F49AD">
          <w:delText xml:space="preserve">, </w:delText>
        </w:r>
        <w:r w:rsidR="00C40B68" w:rsidDel="003F49AD">
          <w:delText>resulting in larger</w:delText>
        </w:r>
        <w:r w:rsidDel="003F49AD">
          <w:delText xml:space="preserve"> size-spectrum </w:delText>
        </w:r>
        <w:r w:rsidR="008B1EB2" w:rsidDel="003F49AD">
          <w:delText xml:space="preserve">exponent </w:delText>
        </w:r>
        <w:r w:rsidDel="003F49AD">
          <w:delText>(</w:delText>
        </w:r>
        <w:r w:rsidR="000E52A3" w:rsidDel="003F49AD">
          <w:delText>greater</w:delText>
        </w:r>
        <w:r w:rsidR="00C40B68" w:rsidDel="003F49AD">
          <w:delText xml:space="preserve"> </w:delText>
        </w:r>
        <w:r w:rsidDel="003F49AD">
          <w:delText>proportion of large fish)</w:delText>
        </w:r>
      </w:del>
      <w:ins w:id="100" w:author="Max Lindmark" w:date="2022-04-24T08:27:00Z">
        <w:r w:rsidR="003F49AD">
          <w:t xml:space="preserve">. </w:t>
        </w:r>
      </w:ins>
      <w:ins w:id="101" w:author="Max Lindmark" w:date="2022-04-24T13:03:00Z">
        <w:r w:rsidR="00DC6804">
          <w:t>However, m</w:t>
        </w:r>
      </w:ins>
      <w:ins w:id="102" w:author="Max Lindmark" w:date="2022-04-24T08:27:00Z">
        <w:r w:rsidR="003F49AD">
          <w:t>ortality rates were also higher</w:t>
        </w:r>
        <w:del w:id="103" w:author="Anna Gårdmark" w:date="2022-07-15T08:39:00Z">
          <w:r w:rsidR="003F49AD" w:rsidDel="00DF6039">
            <w:delText xml:space="preserve"> in the warm area</w:delText>
          </w:r>
        </w:del>
        <w:r w:rsidR="003F49AD">
          <w:t xml:space="preserve">, </w:t>
        </w:r>
      </w:ins>
      <w:ins w:id="104" w:author="Max Lindmark" w:date="2022-04-24T13:03:00Z">
        <w:r w:rsidR="00DC6804">
          <w:t xml:space="preserve">such that the </w:t>
        </w:r>
      </w:ins>
      <w:ins w:id="105" w:author="Max Lindmark" w:date="2022-04-24T13:04:00Z">
        <w:r w:rsidR="00DC6804">
          <w:t>difference in the size-spectrum exponent (describing the proportion of fish by size)</w:t>
        </w:r>
        <w:r w:rsidR="006E70BA">
          <w:t xml:space="preserve"> was relatively minor and </w:t>
        </w:r>
      </w:ins>
      <w:ins w:id="106" w:author="Max Lindmark" w:date="2022-04-24T13:05:00Z">
        <w:r w:rsidR="006E70BA">
          <w:t xml:space="preserve">statistically </w:t>
        </w:r>
      </w:ins>
      <w:ins w:id="107" w:author="Max Lindmark" w:date="2022-04-24T13:04:00Z">
        <w:r w:rsidR="006E70BA">
          <w:t>uncertain</w:t>
        </w:r>
      </w:ins>
      <w:del w:id="108" w:author="Max Lindmark" w:date="2022-04-24T13:04:00Z">
        <w:r w:rsidR="00C40B68" w:rsidDel="00DC6804">
          <w:delText xml:space="preserve"> </w:delText>
        </w:r>
      </w:del>
      <w:del w:id="109" w:author="Max Lindmark" w:date="2022-04-24T08:28:00Z">
        <w:r w:rsidDel="003F49AD">
          <w:delText>– despite higher mortalit</w:delText>
        </w:r>
      </w:del>
      <w:del w:id="110" w:author="Max Lindmark" w:date="2022-04-24T08:25:00Z">
        <w:r w:rsidDel="003F49AD">
          <w:delText>y</w:delText>
        </w:r>
      </w:del>
      <w:r>
        <w:t>.</w:t>
      </w:r>
      <w:ins w:id="111" w:author="Max Lindmark" w:date="2022-04-24T13:05:00Z">
        <w:r w:rsidR="001E13AB">
          <w:t xml:space="preserve"> </w:t>
        </w:r>
      </w:ins>
      <w:ins w:id="112" w:author="Max Lindmark" w:date="2022-04-24T13:13:00Z">
        <w:r w:rsidR="0091028C">
          <w:t>As such, o</w:t>
        </w:r>
      </w:ins>
      <w:ins w:id="113" w:author="Max Lindmark" w:date="2022-04-24T13:05:00Z">
        <w:r w:rsidR="001E13AB">
          <w:t>ur analysis reveal</w:t>
        </w:r>
      </w:ins>
      <w:ins w:id="114" w:author="Anna Gårdmark" w:date="2022-07-15T08:39:00Z">
        <w:r w:rsidR="00DF6039">
          <w:t>s</w:t>
        </w:r>
      </w:ins>
      <w:ins w:id="115" w:author="Max Lindmark" w:date="2022-04-24T13:05:00Z">
        <w:r w:rsidR="001E13AB">
          <w:t xml:space="preserve"> that </w:t>
        </w:r>
        <w:r w:rsidR="00F52DFC">
          <w:t>mortality</w:t>
        </w:r>
      </w:ins>
      <w:ins w:id="116" w:author="Max Lindmark" w:date="2022-04-24T13:06:00Z">
        <w:r w:rsidR="00F52DFC">
          <w:t xml:space="preserve">, in addition to </w:t>
        </w:r>
      </w:ins>
      <w:ins w:id="117" w:author="Max Lindmark" w:date="2022-04-24T13:13:00Z">
        <w:r w:rsidR="00E9350D">
          <w:t xml:space="preserve">plastic </w:t>
        </w:r>
      </w:ins>
      <w:del w:id="118" w:author="Max Lindmark" w:date="2022-04-24T13:06:00Z">
        <w:r w:rsidDel="00F52DFC">
          <w:delText xml:space="preserve"> </w:delText>
        </w:r>
        <w:r w:rsidR="001A7BA5" w:rsidDel="00F52DFC">
          <w:delText>Hence,</w:delText>
        </w:r>
      </w:del>
      <w:del w:id="119" w:author="Max Lindmark" w:date="2022-04-24T08:36:00Z">
        <w:r w:rsidR="001A7BA5" w:rsidDel="00A37118">
          <w:delText xml:space="preserve"> </w:delText>
        </w:r>
      </w:del>
      <w:del w:id="120" w:author="Max Lindmark" w:date="2022-04-24T08:35:00Z">
        <w:r w:rsidR="001A7BA5" w:rsidDel="00ED3CEC">
          <w:delText>to understand</w:delText>
        </w:r>
        <w:r w:rsidR="003E5359" w:rsidDel="00ED3CEC">
          <w:delText xml:space="preserve"> how</w:delText>
        </w:r>
        <w:r w:rsidR="001A7BA5" w:rsidDel="00ED3CEC">
          <w:delText xml:space="preserve"> warming </w:delText>
        </w:r>
        <w:r w:rsidR="003E5359" w:rsidDel="00ED3CEC">
          <w:delText>alters</w:delText>
        </w:r>
        <w:r w:rsidR="001A7BA5" w:rsidDel="00ED3CEC">
          <w:delText xml:space="preserve"> </w:delText>
        </w:r>
        <w:r w:rsidR="003E5359" w:rsidDel="00ED3CEC">
          <w:delText>species</w:delText>
        </w:r>
        <w:r w:rsidR="001A7BA5" w:rsidDel="00ED3CEC">
          <w:delText xml:space="preserve"> size-structure, </w:delText>
        </w:r>
        <w:r w:rsidR="003E5359" w:rsidDel="00ED3CEC">
          <w:delText>and thus</w:delText>
        </w:r>
        <w:r w:rsidR="001A7BA5" w:rsidDel="00ED3CEC">
          <w:delText xml:space="preserve"> ecological interactions</w:delText>
        </w:r>
      </w:del>
      <w:del w:id="121" w:author="Max Lindmark" w:date="2022-04-24T08:30:00Z">
        <w:r w:rsidR="001A7BA5" w:rsidDel="00A43C29">
          <w:delText xml:space="preserve"> </w:delText>
        </w:r>
      </w:del>
      <w:del w:id="122" w:author="Max Lindmark" w:date="2022-04-24T08:35:00Z">
        <w:r w:rsidR="001A7BA5" w:rsidDel="00ED3CEC">
          <w:delText>and dynamics</w:delText>
        </w:r>
      </w:del>
      <w:del w:id="123" w:author="Max Lindmark" w:date="2022-04-24T08:36:00Z">
        <w:r w:rsidR="001A7BA5" w:rsidDel="00A37118">
          <w:delText>,</w:delText>
        </w:r>
      </w:del>
      <w:del w:id="124" w:author="Max Lindmark" w:date="2022-04-24T13:06:00Z">
        <w:r w:rsidR="001A7BA5" w:rsidDel="00F52DFC">
          <w:delText xml:space="preserve"> it is critical to </w:delText>
        </w:r>
      </w:del>
      <w:del w:id="125" w:author="Max Lindmark" w:date="2022-04-24T08:29:00Z">
        <w:r w:rsidR="001A7BA5" w:rsidDel="00B05B07">
          <w:delText xml:space="preserve">account </w:delText>
        </w:r>
      </w:del>
      <w:ins w:id="126" w:author="Max Lindmark" w:date="2022-04-24T13:06:00Z">
        <w:r w:rsidR="00F52DFC">
          <w:t xml:space="preserve">growth and size-responses, is a key factor determining the size structure of populations exposed to warming. </w:t>
        </w:r>
      </w:ins>
      <w:del w:id="127" w:author="Max Lindmark" w:date="2022-04-24T08:31:00Z">
        <w:r w:rsidR="001A7BA5" w:rsidDel="00A43C29">
          <w:delText xml:space="preserve">for </w:delText>
        </w:r>
        <w:r w:rsidR="003E5359" w:rsidDel="00A43C29">
          <w:delText xml:space="preserve">warming-induced </w:delText>
        </w:r>
        <w:r w:rsidR="001A7BA5" w:rsidDel="00A43C29">
          <w:delText xml:space="preserve">changes </w:delText>
        </w:r>
        <w:r w:rsidR="003E5359" w:rsidDel="00A43C29">
          <w:delText xml:space="preserve">in </w:delText>
        </w:r>
        <w:r w:rsidR="001A7BA5" w:rsidDel="00A43C29">
          <w:delText xml:space="preserve">both </w:delText>
        </w:r>
      </w:del>
      <w:del w:id="128" w:author="Max Lindmark" w:date="2022-04-24T13:07:00Z">
        <w:r w:rsidR="001A7BA5" w:rsidDel="00F52DFC">
          <w:delText>mortality and growth rate</w:delText>
        </w:r>
        <w:r w:rsidR="00CA2A92" w:rsidDel="00F52DFC">
          <w:delText xml:space="preserve">. </w:delText>
        </w:r>
      </w:del>
      <w:ins w:id="129" w:author="Max Lindmark" w:date="2022-04-24T13:13:00Z">
        <w:r w:rsidR="00E9350D">
          <w:t>Understanding</w:t>
        </w:r>
      </w:ins>
      <w:ins w:id="130" w:author="Max Lindmark" w:date="2022-04-24T08:35:00Z">
        <w:r w:rsidR="00ED3CEC">
          <w:t xml:space="preserve"> </w:t>
        </w:r>
      </w:ins>
      <w:ins w:id="131" w:author="Max Lindmark" w:date="2022-04-24T13:08:00Z">
        <w:r w:rsidR="00F52DFC">
          <w:t xml:space="preserve">the mechanisms </w:t>
        </w:r>
      </w:ins>
      <w:ins w:id="132" w:author="Max Lindmark" w:date="2022-04-24T13:09:00Z">
        <w:r w:rsidR="000B1A04">
          <w:t xml:space="preserve">by which warming affects the </w:t>
        </w:r>
        <w:r w:rsidR="00A1569C">
          <w:t xml:space="preserve">size-structure </w:t>
        </w:r>
        <w:r w:rsidR="000B1A04">
          <w:t xml:space="preserve">of </w:t>
        </w:r>
        <w:r w:rsidR="000B1A04">
          <w:lastRenderedPageBreak/>
          <w:t xml:space="preserve">populations </w:t>
        </w:r>
      </w:ins>
      <w:ins w:id="133" w:author="Max Lindmark" w:date="2022-04-24T08:35:00Z">
        <w:r w:rsidR="00ED3CEC">
          <w:t>is critical for prediction the impacts of climate change on ecological functions, interactions, and dynamics.</w:t>
        </w:r>
      </w:ins>
    </w:p>
    <w:p w14:paraId="06A825C9" w14:textId="77777777" w:rsidR="00F0736E" w:rsidRDefault="00F0736E">
      <w:pPr>
        <w:spacing w:line="480" w:lineRule="auto"/>
        <w:jc w:val="both"/>
      </w:pPr>
    </w:p>
    <w:p w14:paraId="4CE2944D" w14:textId="77777777" w:rsidR="00F0736E" w:rsidRDefault="00F0736E">
      <w:pPr>
        <w:spacing w:line="480" w:lineRule="auto"/>
        <w:jc w:val="both"/>
      </w:pPr>
    </w:p>
    <w:p w14:paraId="00000015" w14:textId="77777777" w:rsidR="00037DE8" w:rsidRDefault="00037DE8">
      <w:pPr>
        <w:spacing w:line="480" w:lineRule="auto"/>
        <w:jc w:val="both"/>
      </w:pPr>
    </w:p>
    <w:p w14:paraId="00000017" w14:textId="2F1B11F9" w:rsidR="00037DE8" w:rsidRDefault="00037DE8">
      <w:pPr>
        <w:spacing w:line="480" w:lineRule="auto"/>
        <w:jc w:val="both"/>
      </w:pPr>
    </w:p>
    <w:p w14:paraId="3C8D36D1" w14:textId="2601E2F9" w:rsidR="00C9375F" w:rsidRDefault="00C9375F">
      <w:pPr>
        <w:spacing w:line="480" w:lineRule="auto"/>
        <w:jc w:val="both"/>
      </w:pPr>
    </w:p>
    <w:p w14:paraId="316D2D72" w14:textId="77777777" w:rsidR="00C9375F" w:rsidRDefault="00C9375F">
      <w:pPr>
        <w:spacing w:line="480" w:lineRule="auto"/>
        <w:jc w:val="both"/>
      </w:pPr>
    </w:p>
    <w:p w14:paraId="5CBBD7BB" w14:textId="3EEE4314" w:rsidR="00783DCD" w:rsidRDefault="00BE13AF" w:rsidP="00783DCD">
      <w:pPr>
        <w:spacing w:line="480" w:lineRule="auto"/>
        <w:jc w:val="both"/>
        <w:rPr>
          <w:ins w:id="134" w:author="Max Lindmark" w:date="2022-04-23T15:02:00Z"/>
          <w:sz w:val="28"/>
          <w:szCs w:val="28"/>
        </w:rPr>
      </w:pPr>
      <w:commentRangeStart w:id="135"/>
      <w:ins w:id="136" w:author="Max Lindmark" w:date="2022-04-23T15:02:00Z">
        <w:r>
          <w:rPr>
            <w:sz w:val="28"/>
            <w:szCs w:val="28"/>
          </w:rPr>
          <w:t>Significance</w:t>
        </w:r>
      </w:ins>
      <w:commentRangeEnd w:id="135"/>
      <w:ins w:id="137" w:author="Max Lindmark" w:date="2022-04-24T08:09:00Z">
        <w:r w:rsidR="00E64D70">
          <w:rPr>
            <w:rStyle w:val="Kommentarsreferens"/>
          </w:rPr>
          <w:commentReference w:id="135"/>
        </w:r>
      </w:ins>
      <w:ins w:id="138" w:author="Max Lindmark" w:date="2022-04-24T08:37:00Z">
        <w:r w:rsidR="00C9375F">
          <w:rPr>
            <w:sz w:val="28"/>
            <w:szCs w:val="28"/>
          </w:rPr>
          <w:t xml:space="preserve"> statement</w:t>
        </w:r>
      </w:ins>
    </w:p>
    <w:p w14:paraId="00000018" w14:textId="2E7517DC" w:rsidR="00037DE8" w:rsidRDefault="00E64D70" w:rsidP="00496AC1">
      <w:pPr>
        <w:spacing w:line="480" w:lineRule="auto"/>
        <w:jc w:val="both"/>
      </w:pPr>
      <w:ins w:id="139" w:author="Max Lindmark" w:date="2022-04-24T08:09:00Z">
        <w:r>
          <w:t>Ecosystem-scale warming experiments</w:t>
        </w:r>
      </w:ins>
      <w:ins w:id="140" w:author="Max Lindmark" w:date="2022-04-24T08:10:00Z">
        <w:r>
          <w:t xml:space="preserve"> provide unique insight into potential impacts of climate </w:t>
        </w:r>
        <w:r w:rsidR="00A16EE6">
          <w:t>change</w:t>
        </w:r>
      </w:ins>
      <w:ins w:id="141" w:author="Anna Gårdmark" w:date="2022-07-15T08:42:00Z">
        <w:r w:rsidR="00A67D73">
          <w:t>,</w:t>
        </w:r>
      </w:ins>
      <w:ins w:id="142" w:author="Max Lindmark" w:date="2022-04-24T08:10:00Z">
        <w:r w:rsidR="00A16EE6">
          <w:t xml:space="preserve"> but</w:t>
        </w:r>
        <w:r>
          <w:t xml:space="preserve"> are very rare.</w:t>
        </w:r>
      </w:ins>
      <w:ins w:id="143" w:author="Max Lindmark" w:date="2022-04-24T08:11:00Z">
        <w:r w:rsidR="00A16EE6">
          <w:t xml:space="preserve"> Our work utilizes </w:t>
        </w:r>
        <w:del w:id="144" w:author="Anna Gårdmark" w:date="2022-07-15T08:44:00Z">
          <w:r w:rsidR="00A16EE6" w:rsidDel="00A67D73">
            <w:delText xml:space="preserve">a </w:delText>
          </w:r>
        </w:del>
        <w:del w:id="145" w:author="Anna Gårdmark" w:date="2022-07-15T08:43:00Z">
          <w:r w:rsidR="00A16EE6" w:rsidDel="00A67D73">
            <w:delText>natural</w:delText>
          </w:r>
        </w:del>
      </w:ins>
      <w:ins w:id="146" w:author="Anna Gårdmark" w:date="2022-07-15T08:44:00Z">
        <w:r w:rsidR="00A67D73">
          <w:t>an</w:t>
        </w:r>
      </w:ins>
      <w:ins w:id="147" w:author="Max Lindmark" w:date="2022-04-24T08:11:00Z">
        <w:r w:rsidR="00A16EE6">
          <w:t xml:space="preserve"> experiment</w:t>
        </w:r>
      </w:ins>
      <w:ins w:id="148" w:author="Anna Gårdmark" w:date="2022-07-15T08:44:00Z">
        <w:r w:rsidR="00A67D73">
          <w:t>al set-up</w:t>
        </w:r>
      </w:ins>
      <w:ins w:id="149" w:author="Max Lindmark" w:date="2022-04-24T08:11:00Z">
        <w:r w:rsidR="00A16EE6">
          <w:t xml:space="preserve"> consisting of a</w:t>
        </w:r>
      </w:ins>
      <w:ins w:id="150" w:author="Anna Gårdmark" w:date="2022-07-15T08:44:00Z">
        <w:r w:rsidR="00A67D73">
          <w:t xml:space="preserve">n enclosed </w:t>
        </w:r>
        <w:commentRangeStart w:id="151"/>
        <w:r w:rsidR="00A67D73">
          <w:t>bay</w:t>
        </w:r>
      </w:ins>
      <w:ins w:id="152" w:author="Max Lindmark" w:date="2022-04-24T08:11:00Z">
        <w:del w:id="153" w:author="Anna Gårdmark" w:date="2022-07-15T08:44:00Z">
          <w:r w:rsidR="00A16EE6" w:rsidDel="00A67D73">
            <w:delText xml:space="preserve"> lake</w:delText>
          </w:r>
        </w:del>
        <w:r w:rsidR="00A16EE6">
          <w:t xml:space="preserve"> </w:t>
        </w:r>
      </w:ins>
      <w:commentRangeEnd w:id="151"/>
      <w:r w:rsidR="00463833">
        <w:rPr>
          <w:rStyle w:val="Kommentarsreferens"/>
        </w:rPr>
        <w:commentReference w:id="151"/>
      </w:r>
      <w:ins w:id="154" w:author="Max Lindmark" w:date="2022-04-24T08:11:00Z">
        <w:r w:rsidR="00A16EE6">
          <w:t>heated by cooling water from a nuclear power plant for more than two decade</w:t>
        </w:r>
      </w:ins>
      <w:ins w:id="155" w:author="Max Lindmark" w:date="2022-04-24T08:12:00Z">
        <w:r w:rsidR="00A16EE6">
          <w:t>s</w:t>
        </w:r>
      </w:ins>
      <w:ins w:id="156" w:author="Anna Gårdmark" w:date="2022-07-15T08:45:00Z">
        <w:r w:rsidR="00A67D73">
          <w:t>,</w:t>
        </w:r>
      </w:ins>
      <w:ins w:id="157" w:author="Max Lindmark" w:date="2022-04-24T08:54:00Z">
        <w:r w:rsidR="009577DF">
          <w:t xml:space="preserve"> and a reference area</w:t>
        </w:r>
      </w:ins>
      <w:ins w:id="158" w:author="Max Lindmark" w:date="2022-04-24T08:11:00Z">
        <w:r w:rsidR="00A16EE6">
          <w:t>.</w:t>
        </w:r>
      </w:ins>
      <w:ins w:id="159" w:author="Max Lindmark" w:date="2022-04-24T13:17:00Z">
        <w:r w:rsidR="004227BA">
          <w:t xml:space="preserve"> We analyze how changes in growth and mortality ha</w:t>
        </w:r>
      </w:ins>
      <w:ins w:id="160" w:author="Anna Gårdmark" w:date="2022-07-15T08:45:00Z">
        <w:r w:rsidR="00A67D73">
          <w:t>ve</w:t>
        </w:r>
      </w:ins>
      <w:ins w:id="161" w:author="Max Lindmark" w:date="2022-04-24T13:17:00Z">
        <w:del w:id="162" w:author="Anna Gårdmark" w:date="2022-07-15T08:45:00Z">
          <w:r w:rsidR="004227BA" w:rsidDel="00A67D73">
            <w:delText>s</w:delText>
          </w:r>
        </w:del>
        <w:r w:rsidR="004227BA">
          <w:t xml:space="preserve"> affect</w:t>
        </w:r>
      </w:ins>
      <w:ins w:id="163" w:author="Anna Gårdmark" w:date="2022-07-15T08:45:00Z">
        <w:r w:rsidR="00A67D73">
          <w:t>ed</w:t>
        </w:r>
      </w:ins>
      <w:ins w:id="164" w:author="Max Lindmark" w:date="2022-04-24T13:17:00Z">
        <w:r w:rsidR="004227BA">
          <w:t xml:space="preserve"> the size</w:t>
        </w:r>
      </w:ins>
      <w:ins w:id="165" w:author="Anna Gårdmark" w:date="2022-07-15T08:48:00Z">
        <w:r w:rsidR="00A67D73">
          <w:t>-</w:t>
        </w:r>
      </w:ins>
      <w:ins w:id="166" w:author="Max Lindmark" w:date="2022-04-24T13:17:00Z">
        <w:r w:rsidR="004227BA">
          <w:t xml:space="preserve"> and age distribution in a common freshwater fish u</w:t>
        </w:r>
      </w:ins>
      <w:ins w:id="167" w:author="Max Lindmark" w:date="2022-04-24T08:54:00Z">
        <w:r w:rsidR="009577DF">
          <w:t xml:space="preserve">sing </w:t>
        </w:r>
      </w:ins>
      <w:ins w:id="168" w:author="Max Lindmark" w:date="2022-04-24T08:13:00Z">
        <w:r w:rsidR="00496AC1">
          <w:t>time series of</w:t>
        </w:r>
      </w:ins>
      <w:ins w:id="169" w:author="Max Lindmark" w:date="2022-04-24T13:14:00Z">
        <w:r w:rsidR="00A652FA">
          <w:t xml:space="preserve"> catch data and </w:t>
        </w:r>
      </w:ins>
      <w:ins w:id="170" w:author="Max Lindmark" w:date="2022-04-24T08:13:00Z">
        <w:r w:rsidR="00496AC1">
          <w:t xml:space="preserve">growth-increment biochronologies derived from </w:t>
        </w:r>
      </w:ins>
      <w:ins w:id="171" w:author="Anna Gårdmark" w:date="2022-07-15T08:46:00Z">
        <w:r w:rsidR="00A67D73">
          <w:t xml:space="preserve">their </w:t>
        </w:r>
      </w:ins>
      <w:commentRangeStart w:id="172"/>
      <w:ins w:id="173" w:author="Max Lindmark" w:date="2022-04-24T08:13:00Z">
        <w:del w:id="174" w:author="Anna Gårdmark" w:date="2022-07-15T08:46:00Z">
          <w:r w:rsidR="00496AC1" w:rsidDel="00A67D73">
            <w:delText>earbones</w:delText>
          </w:r>
        </w:del>
      </w:ins>
      <w:ins w:id="175" w:author="Anna Gårdmark" w:date="2022-07-15T08:46:00Z">
        <w:r w:rsidR="00A67D73">
          <w:t>gill lids</w:t>
        </w:r>
        <w:commentRangeEnd w:id="172"/>
        <w:r w:rsidR="00A67D73">
          <w:rPr>
            <w:rStyle w:val="Kommentarsreferens"/>
          </w:rPr>
          <w:commentReference w:id="172"/>
        </w:r>
      </w:ins>
      <w:ins w:id="176" w:author="Max Lindmark" w:date="2022-04-24T08:16:00Z">
        <w:r w:rsidR="00496AC1">
          <w:t xml:space="preserve">. </w:t>
        </w:r>
      </w:ins>
      <w:ins w:id="177" w:author="Max Lindmark" w:date="2022-04-24T13:17:00Z">
        <w:r w:rsidR="00E34F71">
          <w:t xml:space="preserve">Despite </w:t>
        </w:r>
      </w:ins>
      <w:ins w:id="178" w:author="Max Lindmark" w:date="2022-04-24T13:18:00Z">
        <w:r w:rsidR="00E34F71">
          <w:t xml:space="preserve">fish in the heated area being 10% larger </w:t>
        </w:r>
        <w:r w:rsidR="00DA2D77">
          <w:t xml:space="preserve">at a given age, </w:t>
        </w:r>
      </w:ins>
      <w:ins w:id="179" w:author="Max Lindmark" w:date="2022-04-24T13:15:00Z">
        <w:r w:rsidR="006F30C8">
          <w:t xml:space="preserve">elevated mortality rates </w:t>
        </w:r>
      </w:ins>
      <w:ins w:id="180" w:author="Max Lindmark" w:date="2022-04-24T13:19:00Z">
        <w:r w:rsidR="00DE4BC3">
          <w:t>have</w:t>
        </w:r>
      </w:ins>
      <w:ins w:id="181" w:author="Max Lindmark" w:date="2022-04-24T13:15:00Z">
        <w:r w:rsidR="006F30C8">
          <w:t xml:space="preserve"> </w:t>
        </w:r>
      </w:ins>
      <w:ins w:id="182" w:author="Max Lindmark" w:date="2022-04-24T13:16:00Z">
        <w:del w:id="183" w:author="Anna Gårdmark" w:date="2022-07-15T08:46:00Z">
          <w:r w:rsidR="006B5E1C" w:rsidDel="00A67D73">
            <w:delText>led</w:delText>
          </w:r>
          <w:r w:rsidR="006F30C8" w:rsidDel="00A67D73">
            <w:delText xml:space="preserve"> to</w:delText>
          </w:r>
        </w:del>
      </w:ins>
      <w:ins w:id="184" w:author="Anna Gårdmark" w:date="2022-07-15T08:46:00Z">
        <w:r w:rsidR="00A67D73">
          <w:t>caused</w:t>
        </w:r>
      </w:ins>
      <w:ins w:id="185" w:author="Max Lindmark" w:date="2022-04-24T13:16:00Z">
        <w:r w:rsidR="006F30C8">
          <w:t xml:space="preserve"> similar </w:t>
        </w:r>
      </w:ins>
      <w:ins w:id="186" w:author="Max Lindmark" w:date="2022-04-24T13:19:00Z">
        <w:r w:rsidR="00DE4BC3">
          <w:t>size structures</w:t>
        </w:r>
      </w:ins>
      <w:ins w:id="187" w:author="Max Lindmark" w:date="2022-04-24T08:52:00Z">
        <w:r w:rsidR="009577DF">
          <w:t xml:space="preserve">. </w:t>
        </w:r>
      </w:ins>
      <w:ins w:id="188" w:author="Max Lindmark" w:date="2022-04-24T08:55:00Z">
        <w:r w:rsidR="009577DF">
          <w:t>A</w:t>
        </w:r>
      </w:ins>
      <w:ins w:id="189" w:author="Max Lindmark" w:date="2022-04-24T08:52:00Z">
        <w:r w:rsidR="009577DF">
          <w:t xml:space="preserve">ccounting for the interplay between mortality and growth is </w:t>
        </w:r>
      </w:ins>
      <w:ins w:id="190" w:author="Max Lindmark" w:date="2022-04-24T08:56:00Z">
        <w:r w:rsidR="009577DF">
          <w:t xml:space="preserve">key </w:t>
        </w:r>
      </w:ins>
      <w:ins w:id="191" w:author="Max Lindmark" w:date="2022-04-24T08:53:00Z">
        <w:r w:rsidR="009577DF">
          <w:t xml:space="preserve">for </w:t>
        </w:r>
        <w:del w:id="192" w:author="Anna Gårdmark" w:date="2022-07-15T08:47:00Z">
          <w:r w:rsidR="009577DF" w:rsidDel="00A67D73">
            <w:delText xml:space="preserve">making </w:delText>
          </w:r>
        </w:del>
        <w:r w:rsidR="009577DF">
          <w:t xml:space="preserve">predictions </w:t>
        </w:r>
      </w:ins>
      <w:ins w:id="193" w:author="Anna Gårdmark" w:date="2022-07-15T08:47:00Z">
        <w:r w:rsidR="00A67D73">
          <w:t>of</w:t>
        </w:r>
      </w:ins>
      <w:ins w:id="194" w:author="Max Lindmark" w:date="2022-04-24T08:53:00Z">
        <w:del w:id="195" w:author="Anna Gårdmark" w:date="2022-07-15T08:47:00Z">
          <w:r w:rsidR="009577DF" w:rsidDel="00A67D73">
            <w:delText>about</w:delText>
          </w:r>
        </w:del>
        <w:r w:rsidR="009577DF">
          <w:t xml:space="preserve"> climate </w:t>
        </w:r>
      </w:ins>
      <w:ins w:id="196" w:author="Max Lindmark" w:date="2022-04-24T08:59:00Z">
        <w:r w:rsidR="0007083A">
          <w:t xml:space="preserve">impacts on </w:t>
        </w:r>
      </w:ins>
      <w:ins w:id="197" w:author="Max Lindmark" w:date="2022-04-24T08:56:00Z">
        <w:r w:rsidR="009577DF">
          <w:t>the size-structure of populations</w:t>
        </w:r>
      </w:ins>
      <w:ins w:id="198" w:author="Max Lindmark" w:date="2022-04-24T08:53:00Z">
        <w:r w:rsidR="009577DF">
          <w:t>.</w:t>
        </w:r>
      </w:ins>
    </w:p>
    <w:p w14:paraId="00000019" w14:textId="77777777" w:rsidR="00037DE8" w:rsidRDefault="00037DE8">
      <w:pPr>
        <w:spacing w:line="480" w:lineRule="auto"/>
        <w:jc w:val="both"/>
      </w:pPr>
    </w:p>
    <w:p w14:paraId="0000001A" w14:textId="77777777" w:rsidR="00037DE8" w:rsidRDefault="00037DE8">
      <w:pPr>
        <w:spacing w:line="480" w:lineRule="auto"/>
        <w:jc w:val="both"/>
      </w:pPr>
    </w:p>
    <w:p w14:paraId="0000001B" w14:textId="77777777" w:rsidR="00037DE8" w:rsidRDefault="00037DE8">
      <w:pPr>
        <w:spacing w:line="480" w:lineRule="auto"/>
        <w:jc w:val="both"/>
      </w:pPr>
    </w:p>
    <w:p w14:paraId="0000001C" w14:textId="77777777" w:rsidR="00037DE8" w:rsidRDefault="00037DE8">
      <w:pPr>
        <w:spacing w:line="480" w:lineRule="auto"/>
        <w:jc w:val="both"/>
      </w:pPr>
    </w:p>
    <w:p w14:paraId="0000001D" w14:textId="77777777" w:rsidR="00037DE8" w:rsidRDefault="00037DE8">
      <w:pPr>
        <w:spacing w:line="480" w:lineRule="auto"/>
        <w:jc w:val="both"/>
      </w:pPr>
    </w:p>
    <w:p w14:paraId="0000001E" w14:textId="7B97F48B" w:rsidR="00037DE8" w:rsidRDefault="00037DE8">
      <w:pPr>
        <w:spacing w:line="480" w:lineRule="auto"/>
        <w:jc w:val="both"/>
        <w:rPr>
          <w:ins w:id="199" w:author="Max Lindmark" w:date="2022-04-24T13:19:00Z"/>
        </w:rPr>
      </w:pPr>
    </w:p>
    <w:p w14:paraId="0F8D82BE" w14:textId="15732421" w:rsidR="001E4E63" w:rsidRDefault="001E4E63">
      <w:pPr>
        <w:spacing w:line="480" w:lineRule="auto"/>
        <w:jc w:val="both"/>
        <w:rPr>
          <w:ins w:id="200" w:author="Max Lindmark" w:date="2022-04-24T13:19:00Z"/>
        </w:rPr>
      </w:pPr>
    </w:p>
    <w:p w14:paraId="7D3DCF91" w14:textId="022C0597" w:rsidR="001E4E63" w:rsidRDefault="001E4E63">
      <w:pPr>
        <w:spacing w:line="480" w:lineRule="auto"/>
        <w:jc w:val="both"/>
        <w:rPr>
          <w:ins w:id="201" w:author="Max Lindmark" w:date="2022-04-24T13:19:00Z"/>
        </w:rPr>
      </w:pPr>
    </w:p>
    <w:p w14:paraId="6DDF2388" w14:textId="367A9DA7" w:rsidR="001E4E63" w:rsidRDefault="001E4E63">
      <w:pPr>
        <w:spacing w:line="480" w:lineRule="auto"/>
        <w:jc w:val="both"/>
        <w:rPr>
          <w:ins w:id="202" w:author="Max Lindmark" w:date="2022-04-24T13:19:00Z"/>
        </w:rPr>
      </w:pPr>
    </w:p>
    <w:p w14:paraId="18FED56E" w14:textId="12E223E0" w:rsidR="001E4E63" w:rsidRDefault="001E4E63">
      <w:pPr>
        <w:spacing w:line="480" w:lineRule="auto"/>
        <w:jc w:val="both"/>
        <w:rPr>
          <w:ins w:id="203" w:author="Max Lindmark" w:date="2022-04-24T13:19:00Z"/>
        </w:rPr>
      </w:pPr>
    </w:p>
    <w:p w14:paraId="0886F6D6" w14:textId="0CAE39F3" w:rsidR="001E4E63" w:rsidRDefault="001E4E63">
      <w:pPr>
        <w:spacing w:line="480" w:lineRule="auto"/>
        <w:jc w:val="both"/>
        <w:rPr>
          <w:ins w:id="204" w:author="Max Lindmark" w:date="2022-04-24T13:19:00Z"/>
        </w:rPr>
      </w:pPr>
    </w:p>
    <w:p w14:paraId="12F1D082" w14:textId="6853B3A1" w:rsidR="001E4E63" w:rsidRDefault="001E4E63">
      <w:pPr>
        <w:spacing w:line="480" w:lineRule="auto"/>
        <w:jc w:val="both"/>
        <w:rPr>
          <w:ins w:id="205" w:author="Max Lindmark" w:date="2022-04-24T13:19:00Z"/>
        </w:rPr>
      </w:pPr>
    </w:p>
    <w:p w14:paraId="6E1F1136" w14:textId="51BEACBB" w:rsidR="001E4E63" w:rsidRDefault="001E4E63">
      <w:pPr>
        <w:spacing w:line="480" w:lineRule="auto"/>
        <w:jc w:val="both"/>
        <w:rPr>
          <w:ins w:id="206" w:author="Max Lindmark" w:date="2022-04-24T13:19:00Z"/>
        </w:rPr>
      </w:pPr>
    </w:p>
    <w:p w14:paraId="1AF558A1" w14:textId="675C07E7" w:rsidR="001E4E63" w:rsidRDefault="001E4E63">
      <w:pPr>
        <w:spacing w:line="480" w:lineRule="auto"/>
        <w:jc w:val="both"/>
        <w:rPr>
          <w:ins w:id="207" w:author="Max Lindmark" w:date="2022-04-24T13:19:00Z"/>
        </w:rPr>
      </w:pPr>
    </w:p>
    <w:p w14:paraId="50A82719" w14:textId="77777777" w:rsidR="001E4E63" w:rsidRDefault="001E4E63">
      <w:pPr>
        <w:spacing w:line="480" w:lineRule="auto"/>
        <w:jc w:val="both"/>
      </w:pPr>
    </w:p>
    <w:p w14:paraId="00000022" w14:textId="24807B6A" w:rsidR="00037DE8" w:rsidRDefault="001B1A85">
      <w:pPr>
        <w:spacing w:line="480" w:lineRule="auto"/>
        <w:jc w:val="both"/>
        <w:rPr>
          <w:sz w:val="28"/>
          <w:szCs w:val="28"/>
        </w:rPr>
      </w:pPr>
      <w:r>
        <w:rPr>
          <w:sz w:val="28"/>
          <w:szCs w:val="28"/>
        </w:rPr>
        <w:t>Introduction</w:t>
      </w:r>
    </w:p>
    <w:p w14:paraId="00000023" w14:textId="38DD138D" w:rsidR="00037DE8" w:rsidRDefault="00172D56">
      <w:pPr>
        <w:spacing w:line="480" w:lineRule="auto"/>
        <w:jc w:val="both"/>
      </w:pPr>
      <w:r>
        <w:t>E</w:t>
      </w:r>
      <w:r w:rsidR="001B1A85">
        <w:t>ctotherm species</w:t>
      </w:r>
      <w:r w:rsidR="008F4827">
        <w:t xml:space="preserve">, </w:t>
      </w:r>
      <w:r w:rsidR="001B1A85">
        <w:t>constitut</w:t>
      </w:r>
      <w:r w:rsidR="008F4827">
        <w:t>ing</w:t>
      </w:r>
      <w:r w:rsidR="001B1A85">
        <w:t xml:space="preserve"> 99% of species globally</w:t>
      </w:r>
      <w:r w:rsidR="00060BD1">
        <w:fldChar w:fldCharType="begin"/>
      </w:r>
      <w:r w:rsidR="008427B6">
        <w:instrText xml:space="preserve"> ADDIN ZOTERO_ITEM CSL_CITATION {"citationID":"TRlzIiwU","properties":{"formattedCitation":"(1, 2)","plainCitation":"(1, 2)","noteIndex":0},"citationItems":[{"id":2926,"uris":["http://zotero.org/users/6116610/items/GSU5M8I2"],"itemData":{"id":2926,"type":"book","event-place":"Cambridge","publisher":"Harvard University Press","publisher-place":"Cambridge","title":"The Diversity of Life","author":[{"family":"Wilson","given":"E.O"}],"issued":{"date-parts":[["1992"]]},"citation-key":"wilsonDiversityLife1992"}},{"id":149,"uris":["http://zotero.org/users/6116610/items/PX3X45VX"],"itemData":{"id":149,"type":"article-journal","container-title":"Trends in Ecology &amp; Evolution","issue":"6","page":"235–239","title":"Why are organisms usually bigger in colder environments? Making sense of a life history puzzle","volume":"12","author":[{"family":"Atkinson","given":"D"},{"family":"Sibly","given":"R M"}],"issued":{"date-parts":[["1997"]]},"citation-key":"atkinsonWhyAreOrganisms1997"}}],"schema":"https://github.com/citation-style-language/schema/raw/master/csl-citation.json"} </w:instrText>
      </w:r>
      <w:r w:rsidR="00060BD1">
        <w:fldChar w:fldCharType="separate"/>
      </w:r>
      <w:r w:rsidR="008427B6">
        <w:rPr>
          <w:lang w:val="en-GB"/>
        </w:rPr>
        <w:t>(1, 2)</w:t>
      </w:r>
      <w:r w:rsidR="00060BD1">
        <w:fldChar w:fldCharType="end"/>
      </w:r>
      <w:r w:rsidR="008F4827">
        <w:t>,</w:t>
      </w:r>
      <w:r w:rsidR="001B1A85">
        <w:t xml:space="preserve"> </w:t>
      </w:r>
      <w:r>
        <w:t xml:space="preserve">are commonly predicted </w:t>
      </w:r>
      <w:r w:rsidR="001B1A85">
        <w:t xml:space="preserve">to shrink </w:t>
      </w:r>
      <w:r>
        <w:t>in a warming world</w:t>
      </w:r>
      <w:r w:rsidR="0078385D">
        <w:fldChar w:fldCharType="begin"/>
      </w:r>
      <w:r w:rsidR="008427B6">
        <w:instrText xml:space="preserve"> ADDIN ZOTERO_ITEM CSL_CITATION {"citationID":"c6hgMS8M","properties":{"formattedCitation":"(3\\uc0\\u8211{}5)","plainCitation":"(3–5)","noteIndex":0},"citationItems":[{"id":274,"uris":["http://zotero.org/users/6116610/items/KEH233X3"],"itemData":{"id":274,"type":"article-journal","abstract":"A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citation-key":"gardnerDecliningBodySize2011"}},{"id":466,"uris":["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A"},{"family":"Bickford","given":"David"}],"issued":{"date-parts":[["2011"]]},"citation-key":"sheridanShrinkingBodySize2011"}},{"id":648,"uris":["http://zotero.org/users/6116610/items/U7HGQGSE"],"itemData":{"id":648,"type":"article-journal","container-title":"Nature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L"},{"family":"Watson","given":"Reg"},{"family":"Pauly","given":"Daniel"}],"issued":{"date-parts":[["2013"]]},"citation-key":"cheungShrinkingFishesExacerbates2013"}}],"schema":"https://github.com/citation-style-language/schema/raw/master/csl-citation.json"} </w:instrText>
      </w:r>
      <w:r w:rsidR="0078385D">
        <w:fldChar w:fldCharType="separate"/>
      </w:r>
      <w:r w:rsidR="008427B6" w:rsidRPr="008427B6">
        <w:rPr>
          <w:lang w:val="en-GB"/>
        </w:rPr>
        <w:t>(3–5)</w:t>
      </w:r>
      <w:r w:rsidR="0078385D">
        <w:fldChar w:fldCharType="end"/>
      </w:r>
      <w:r w:rsidR="001B1A85">
        <w:t xml:space="preserve">. </w:t>
      </w:r>
      <w:r w:rsidR="00162BD5">
        <w:t>M</w:t>
      </w:r>
      <w:r w:rsidR="00300E1C">
        <w:t xml:space="preserve">ean body size </w:t>
      </w:r>
      <w:r w:rsidR="00162BD5">
        <w:t xml:space="preserve">responses to temperature </w:t>
      </w:r>
      <w:r w:rsidR="00300E1C">
        <w:t>may however be uninformative</w:t>
      </w:r>
      <w:r w:rsidR="001B1A85">
        <w:t>,</w:t>
      </w:r>
      <w:r w:rsidR="00300E1C">
        <w:t xml:space="preserve"> as</w:t>
      </w:r>
      <w:r w:rsidR="001B1A85">
        <w:t xml:space="preserve"> the size-distribution of many species spans several orders of magnitude</w:t>
      </w:r>
      <w:commentRangeStart w:id="208"/>
      <w:r w:rsidR="001B1A85">
        <w:t>.</w:t>
      </w:r>
      <w:commentRangeEnd w:id="208"/>
      <w:r w:rsidR="00563DC0">
        <w:rPr>
          <w:rStyle w:val="Kommentarsreferens"/>
        </w:rPr>
        <w:commentReference w:id="208"/>
      </w:r>
      <w:r w:rsidR="001B1A85">
        <w:t xml:space="preserve"> </w:t>
      </w:r>
      <w:ins w:id="209" w:author="Max Lindmark" w:date="2022-04-22T10:39:00Z">
        <w:r w:rsidR="005259BA">
          <w:t>For instance</w:t>
        </w:r>
        <w:del w:id="210" w:author="Anna Gårdmark" w:date="2022-07-15T08:48:00Z">
          <w:r w:rsidR="005259BA" w:rsidDel="00A67D73">
            <w:delText>.</w:delText>
          </w:r>
        </w:del>
      </w:ins>
      <w:ins w:id="211" w:author="Anna Gårdmark" w:date="2022-07-15T08:48:00Z">
        <w:r w:rsidR="00A67D73">
          <w:t>,</w:t>
        </w:r>
      </w:ins>
      <w:ins w:id="212" w:author="Max Lindmark" w:date="2022-04-22T10:39:00Z">
        <w:r w:rsidR="005259BA">
          <w:t xml:space="preserve"> </w:t>
        </w:r>
      </w:ins>
      <w:del w:id="213" w:author="Max Lindmark" w:date="2022-04-22T10:39:00Z">
        <w:r w:rsidR="00300E1C" w:rsidDel="005259BA">
          <w:delText>W</w:delText>
        </w:r>
        <w:r w:rsidR="001B1A85" w:rsidDel="005259BA">
          <w:delText>arming</w:delText>
        </w:r>
        <w:r w:rsidR="00300E1C" w:rsidDel="005259BA">
          <w:delText xml:space="preserve"> </w:delText>
        </w:r>
      </w:del>
      <w:ins w:id="214" w:author="Max Lindmark" w:date="2022-04-22T10:39:00Z">
        <w:r w:rsidR="005259BA">
          <w:t xml:space="preserve">warming </w:t>
        </w:r>
      </w:ins>
      <w:r w:rsidR="00300E1C">
        <w:t xml:space="preserve">can </w:t>
      </w:r>
      <w:del w:id="215" w:author="Max Lindmark" w:date="2022-04-22T10:39:00Z">
        <w:r w:rsidR="00F87FEE" w:rsidDel="005259BA">
          <w:delText xml:space="preserve">even </w:delText>
        </w:r>
      </w:del>
      <w:r w:rsidR="00300E1C">
        <w:t>shift size-distributions without altering</w:t>
      </w:r>
      <w:r w:rsidR="001B1A85">
        <w:t xml:space="preserve"> mean size</w:t>
      </w:r>
      <w:ins w:id="216" w:author="Max Lindmark" w:date="2022-04-22T10:39:00Z">
        <w:r w:rsidR="005259BA">
          <w:t xml:space="preserve"> </w:t>
        </w:r>
      </w:ins>
      <w:del w:id="217" w:author="Max Lindmark" w:date="2022-04-22T10:39:00Z">
        <w:r w:rsidR="00C40B68" w:rsidDel="005259BA">
          <w:delText>; for example,</w:delText>
        </w:r>
        <w:r w:rsidR="001B1A85" w:rsidDel="005259BA">
          <w:delText xml:space="preserve"> </w:delText>
        </w:r>
      </w:del>
      <w:r w:rsidR="001B1A85">
        <w:t xml:space="preserve">if increases in juvenile </w:t>
      </w:r>
      <w:r w:rsidR="00E24FF9">
        <w:t xml:space="preserve">size-at-age </w:t>
      </w:r>
      <w:r w:rsidR="001B1A85">
        <w:t xml:space="preserve">outweigh the decline in </w:t>
      </w:r>
      <w:r w:rsidR="00E24FF9">
        <w:t>size-at-age</w:t>
      </w:r>
      <w:r w:rsidR="00E24FF9" w:rsidDel="00E24FF9">
        <w:t xml:space="preserve"> </w:t>
      </w:r>
      <w:r w:rsidR="00E24FF9">
        <w:t>in</w:t>
      </w:r>
      <w:r w:rsidR="001B1A85">
        <w:t xml:space="preserve"> adults, </w:t>
      </w:r>
      <w:r w:rsidR="005F1BD5">
        <w:t xml:space="preserve">which is </w:t>
      </w:r>
      <w:r w:rsidR="001B1A85">
        <w:t>consistent with the temperature size-rule, TSR</w:t>
      </w:r>
      <w:r w:rsidR="0089070D">
        <w:fldChar w:fldCharType="begin"/>
      </w:r>
      <w:r w:rsidR="008427B6">
        <w:instrText xml:space="preserve"> ADDIN ZOTERO_ITEM CSL_CITATION {"citationID":"oDB0KE98","properties":{"formattedCitation":"(6)","plainCitation":"(6)","noteIndex":0},"citationItems":[{"id":860,"uris":["http://zotero.org/users/6116610/items/RAL83LAC"],"itemData":{"id":860,"type":"chapter","container-title":"Advances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chema":"https://github.com/citation-style-language/schema/raw/master/csl-citation.json"} </w:instrText>
      </w:r>
      <w:r w:rsidR="0089070D">
        <w:fldChar w:fldCharType="separate"/>
      </w:r>
      <w:r w:rsidR="008427B6">
        <w:rPr>
          <w:lang w:val="en-GB"/>
        </w:rPr>
        <w:t>(6)</w:t>
      </w:r>
      <w:r w:rsidR="0089070D">
        <w:fldChar w:fldCharType="end"/>
      </w:r>
      <w:r w:rsidR="001B1A85">
        <w:t xml:space="preserve">. </w:t>
      </w:r>
      <w:r w:rsidR="00162BD5">
        <w:t>Resolving how warming induces</w:t>
      </w:r>
      <w:r w:rsidR="001B1A85">
        <w:t xml:space="preserve"> change</w:t>
      </w:r>
      <w:r w:rsidR="00162BD5">
        <w:t>s</w:t>
      </w:r>
      <w:r w:rsidR="001B1A85">
        <w:t xml:space="preserve"> in </w:t>
      </w:r>
      <w:r w:rsidR="00832A7F">
        <w:t xml:space="preserve">population </w:t>
      </w:r>
      <w:r w:rsidR="001B1A85">
        <w:t>size-distribution</w:t>
      </w:r>
      <w:r w:rsidR="00832A7F">
        <w:t>s</w:t>
      </w:r>
      <w:r w:rsidR="001B1A85">
        <w:t xml:space="preserve"> </w:t>
      </w:r>
      <w:r w:rsidR="00A26E79">
        <w:t>may thus be more in</w:t>
      </w:r>
      <w:r w:rsidR="00300E1C">
        <w:t>struc</w:t>
      </w:r>
      <w:r w:rsidR="00A26E79">
        <w:t>tive</w:t>
      </w:r>
      <w:r w:rsidR="00D558BD">
        <w:fldChar w:fldCharType="begin"/>
      </w:r>
      <w:r w:rsidR="008427B6">
        <w:instrText xml:space="preserve"> ADDIN ZOTERO_ITEM CSL_CITATION {"citationID":"XGcRb9Kc","properties":{"formattedCitation":"(7)","plainCitation":"(7)","noteIndex":0},"citationItems":[{"id":2917,"uris":["http://zotero.org/users/6116610/items/XKNDR323"],"itemData":{"id":2917,"type":"article-journal","abstract":"Body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D."}],"issued":{"date-parts":[["2016"]]},"citation-key":"fritschieDisentanglingInfluencesMean2016"}}],"schema":"https://github.com/citation-style-language/schema/raw/master/csl-citation.json"} </w:instrText>
      </w:r>
      <w:r w:rsidR="00D558BD">
        <w:fldChar w:fldCharType="separate"/>
      </w:r>
      <w:r w:rsidR="008427B6">
        <w:rPr>
          <w:lang w:val="en-GB"/>
        </w:rPr>
        <w:t>(7)</w:t>
      </w:r>
      <w:r w:rsidR="00D558BD">
        <w:fldChar w:fldCharType="end"/>
      </w:r>
      <w:r w:rsidR="001B1A85">
        <w:t xml:space="preserve">, </w:t>
      </w:r>
      <w:r w:rsidR="00A26E79">
        <w:t xml:space="preserve">especially </w:t>
      </w:r>
      <w:r w:rsidR="00162BD5">
        <w:t>for</w:t>
      </w:r>
      <w:r w:rsidR="001B1A85">
        <w:t xml:space="preserve"> infer</w:t>
      </w:r>
      <w:r w:rsidR="00162BD5">
        <w:t>ring</w:t>
      </w:r>
      <w:r w:rsidR="001B1A85">
        <w:t xml:space="preserve"> warming</w:t>
      </w:r>
      <w:r w:rsidR="00162BD5">
        <w:t xml:space="preserve"> effects</w:t>
      </w:r>
      <w:r w:rsidR="001B1A85">
        <w:t xml:space="preserve"> on </w:t>
      </w:r>
      <w:r w:rsidR="00A26E79">
        <w:t xml:space="preserve">species’ </w:t>
      </w:r>
      <w:r w:rsidR="001B1A85">
        <w:t>ecological role, biomass production,</w:t>
      </w:r>
      <w:r w:rsidR="00A26E79">
        <w:t xml:space="preserve"> or</w:t>
      </w:r>
      <w:r w:rsidR="001B1A85">
        <w:t xml:space="preserve"> energy fluxes</w:t>
      </w:r>
      <w:r w:rsidR="00380024">
        <w:fldChar w:fldCharType="begin"/>
      </w:r>
      <w:r w:rsidR="008427B6">
        <w:instrText xml:space="preserve"> ADDIN ZOTERO_ITEM CSL_CITATION {"citationID":"kr2xsOVz","properties":{"formattedCitation":"(8)","plainCitation":"(8)","noteIndex":0},"citationItems":[{"id":948,"uris":["http://zotero.org/users/6116610/items/XJQXAPJQ"],"itemData":{"id":948,"type":"article-journal","abstract":"Organism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8427B6">
        <w:rPr>
          <w:rFonts w:ascii="Cambria Math" w:hAnsi="Cambria Math" w:cs="Cambria Math"/>
        </w:rPr>
        <w:instrText>∼</w:instrText>
      </w:r>
      <w:r w:rsidR="008427B6">
        <w:instrText xml:space="preserve">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ecosystems","volume":"17","author":[{"family":"Yvon‐Durocher","given":"Gabriel"},{"family":"Montoya","given":"José M."},{"family":"Trimmer","given":"Mark"},{"family":"Woodward","given":"Guy"}],"issued":{"date-parts":[["2011"]]},"citation-key":"yvon-durocherWarmingAltersSize2011"}}],"schema":"https://github.com/citation-style-language/schema/raw/master/csl-citation.json"} </w:instrText>
      </w:r>
      <w:r w:rsidR="00380024">
        <w:fldChar w:fldCharType="separate"/>
      </w:r>
      <w:r w:rsidR="008427B6">
        <w:rPr>
          <w:lang w:val="en-GB"/>
        </w:rPr>
        <w:t>(8)</w:t>
      </w:r>
      <w:r w:rsidR="00380024">
        <w:fldChar w:fldCharType="end"/>
      </w:r>
      <w:r w:rsidR="001B1A85">
        <w:t xml:space="preserve">. This is because key </w:t>
      </w:r>
      <w:commentRangeStart w:id="218"/>
      <w:r w:rsidR="001B1A85">
        <w:t xml:space="preserve">traits </w:t>
      </w:r>
      <w:commentRangeEnd w:id="218"/>
      <w:r w:rsidR="00563DC0">
        <w:rPr>
          <w:rStyle w:val="Kommentarsreferens"/>
        </w:rPr>
        <w:commentReference w:id="218"/>
      </w:r>
      <w:r w:rsidR="001B1A85">
        <w:t xml:space="preserve">such as metabolism, feeding, growth, mortality </w:t>
      </w:r>
      <w:r w:rsidR="00162BD5">
        <w:t>scale with body size</w:t>
      </w:r>
      <w:r w:rsidR="00470025">
        <w:fldChar w:fldCharType="begin"/>
      </w:r>
      <w:r w:rsidR="008427B6">
        <w:instrText xml:space="preserve"> ADDIN ZOTERO_ITEM CSL_CITATION {"citationID":"mjPLPvBu","properties":{"formattedCitation":"(9\\uc0\\u8211{}14)","plainCitation":"(9–14)","noteIndex":0},"citationItems":[{"id":2405,"uris":["http://zotero.org/users/6116610/items/2Y7YWXQJ"],"itemData":{"id":2405,"type":"article-journal","abstract":"Abstract.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H."}],"issued":{"date-parts":[["2020"]]},"citation-key":"andersenSizebasedTheoryFisheries2020"}},{"id":977,"uris":["http://zotero.org/users/6116610/items/QYPPUEVK"],"itemData":{"id":977,"type":"article-journal","container-title":"Trends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Mortality","volume":"24","author":[{"family":"Ursin","given":"Erik"}],"issued":{"date-parts":[["1967",11]]},"citation-key":"ursinMathematicalModelAspects1967"}}],"schema":"https://github.com/citation-style-language/schema/raw/master/csl-citation.json"} </w:instrText>
      </w:r>
      <w:r w:rsidR="00470025">
        <w:fldChar w:fldCharType="separate"/>
      </w:r>
      <w:r w:rsidR="008427B6" w:rsidRPr="008427B6">
        <w:rPr>
          <w:lang w:val="en-GB"/>
        </w:rPr>
        <w:t>(9–14)</w:t>
      </w:r>
      <w:r w:rsidR="00470025">
        <w:fldChar w:fldCharType="end"/>
      </w:r>
      <w:r w:rsidR="00A26E79">
        <w:t xml:space="preserve">. </w:t>
      </w:r>
      <w:r w:rsidR="00EA34FE">
        <w:t>Hence, as the value of these traits at mean body size is not the same as the mean population trait value</w:t>
      </w:r>
      <w:r w:rsidR="005F5032">
        <w:fldChar w:fldCharType="begin"/>
      </w:r>
      <w:r w:rsidR="008427B6">
        <w:instrText xml:space="preserve"> ADDIN ZOTERO_ITEM CSL_CITATION {"citationID":"fOTM8XRm","properties":{"formattedCitation":"(15)","plainCitation":"(15)","noteIndex":0},"citationItems":[{"id":717,"uris":["http://zotero.org/users/6116610/items/QY2JIHP7"],"itemData":{"id":717,"type":"article-journal","abstract":"As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I."}],"issued":{"date-parts":[["2018",9,12]]},"citation-key":"bernhardtNonlinearAveragingThermal2018"}}],"schema":"https://github.com/citation-style-language/schema/raw/master/csl-citation.json"} </w:instrText>
      </w:r>
      <w:r w:rsidR="005F5032">
        <w:fldChar w:fldCharType="separate"/>
      </w:r>
      <w:r w:rsidR="008427B6">
        <w:rPr>
          <w:lang w:val="en-GB"/>
        </w:rPr>
        <w:t>(15)</w:t>
      </w:r>
      <w:r w:rsidR="005F5032">
        <w:fldChar w:fldCharType="end"/>
      </w:r>
      <w:r w:rsidR="00EA34FE">
        <w:t>, t</w:t>
      </w:r>
      <w:r w:rsidR="00A26E79">
        <w:t xml:space="preserve">he </w:t>
      </w:r>
      <w:r w:rsidR="00EB2923">
        <w:t xml:space="preserve">size-distribution </w:t>
      </w:r>
      <w:r w:rsidR="00A26E79">
        <w:t xml:space="preserve">within a population </w:t>
      </w:r>
      <w:del w:id="219" w:author="Anna Gårdmark" w:date="2022-07-15T08:53:00Z">
        <w:r w:rsidR="00A26E79" w:rsidDel="00563DC0">
          <w:delText xml:space="preserve">thus </w:delText>
        </w:r>
      </w:del>
      <w:r w:rsidR="00A26E79">
        <w:t xml:space="preserve">matters for its dynamics </w:t>
      </w:r>
      <w:commentRangeStart w:id="220"/>
      <w:ins w:id="221" w:author="Anna Gårdmark" w:date="2022-07-15T08:54:00Z">
        <w:r w:rsidR="00563DC0">
          <w:t xml:space="preserve">and for how it changes </w:t>
        </w:r>
        <w:commentRangeEnd w:id="220"/>
        <w:r w:rsidR="00563DC0">
          <w:rPr>
            <w:rStyle w:val="Kommentarsreferens"/>
          </w:rPr>
          <w:commentReference w:id="220"/>
        </w:r>
      </w:ins>
      <w:r w:rsidR="00A26E79">
        <w:t>under warming</w:t>
      </w:r>
      <w:ins w:id="222" w:author="Anna Gårdmark" w:date="2022-07-15T08:53:00Z">
        <w:r w:rsidR="00563DC0">
          <w:t>.</w:t>
        </w:r>
      </w:ins>
      <w:del w:id="223" w:author="Anna Gårdmark" w:date="2022-07-15T08:53:00Z">
        <w:r w:rsidR="001B1A85" w:rsidDel="00563DC0">
          <w:delText>,</w:delText>
        </w:r>
      </w:del>
      <w:r w:rsidR="001B1A85">
        <w:t xml:space="preserve"> </w:t>
      </w:r>
    </w:p>
    <w:p w14:paraId="5E2D09B9" w14:textId="38FD1DF4" w:rsidR="005259BA" w:rsidRDefault="001B1A85" w:rsidP="00532868">
      <w:pPr>
        <w:spacing w:line="480" w:lineRule="auto"/>
        <w:ind w:firstLine="284"/>
        <w:jc w:val="both"/>
        <w:rPr>
          <w:ins w:id="224" w:author="Max Lindmark" w:date="2022-04-22T10:37:00Z"/>
        </w:rPr>
      </w:pPr>
      <w:r>
        <w:t>The</w:t>
      </w:r>
      <w:r w:rsidR="0008422D">
        <w:t xml:space="preserve"> population size distribution</w:t>
      </w:r>
      <w:r>
        <w:t xml:space="preserve"> </w:t>
      </w:r>
      <w:r w:rsidR="0008422D">
        <w:t xml:space="preserve">can be represented as a </w:t>
      </w:r>
      <w:r>
        <w:t>size-spectrum</w:t>
      </w:r>
      <w:r w:rsidR="0008422D">
        <w:t>, which</w:t>
      </w:r>
      <w:r>
        <w:t xml:space="preserve"> </w:t>
      </w:r>
      <w:r w:rsidR="00CE5D77">
        <w:t>generally is the frequency distribution of individual body sizes</w:t>
      </w:r>
      <w:r w:rsidR="000939B7">
        <w:fldChar w:fldCharType="begin"/>
      </w:r>
      <w:r w:rsidR="008427B6">
        <w:instrText xml:space="preserve"> ADDIN ZOTERO_ITEM CSL_CITATION {"citationID":"RBnFM4H5","properties":{"formattedCitation":"(16)","plainCitation":"(16)","noteIndex":0},"citationItems":[{"id":2155,"uris":["http://zotero.org/users/6116610/items/AND3T26Y"],"itemData":{"id":2155,"type":"article-journal","abstract":"The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0939B7">
        <w:fldChar w:fldCharType="separate"/>
      </w:r>
      <w:r w:rsidR="008427B6">
        <w:rPr>
          <w:lang w:val="en-GB"/>
        </w:rPr>
        <w:t>(16)</w:t>
      </w:r>
      <w:r w:rsidR="000939B7">
        <w:fldChar w:fldCharType="end"/>
      </w:r>
      <w:r w:rsidR="00CE5D77">
        <w:t>.</w:t>
      </w:r>
      <w:r w:rsidR="00162BD5">
        <w:t xml:space="preserve"> </w:t>
      </w:r>
      <w:r w:rsidR="002E2325">
        <w:t xml:space="preserve">It is often described in terms of the </w:t>
      </w:r>
      <w:ins w:id="225" w:author="Anna Gårdmark" w:date="2022-07-15T09:01:00Z">
        <w:r w:rsidR="00D26E8D">
          <w:t>size-</w:t>
        </w:r>
      </w:ins>
      <w:r>
        <w:t>spectrum slope</w:t>
      </w:r>
      <w:r w:rsidR="00C4753B">
        <w:t xml:space="preserve"> (slope of </w:t>
      </w:r>
      <w:r w:rsidR="002E2325">
        <w:t xml:space="preserve">individuals </w:t>
      </w:r>
      <w:r w:rsidR="00C4753B">
        <w:t xml:space="preserve">or biomass </w:t>
      </w:r>
      <w:r w:rsidR="002E2325">
        <w:t xml:space="preserve">of a size class </w:t>
      </w:r>
      <w:r w:rsidR="00C4753B">
        <w:t xml:space="preserve">over </w:t>
      </w:r>
      <w:r w:rsidR="002E2325">
        <w:t xml:space="preserve">the mean size of that class on </w:t>
      </w:r>
      <w:r>
        <w:t>log-log scale</w:t>
      </w:r>
      <w:r w:rsidR="00C6123E">
        <w:fldChar w:fldCharType="begin"/>
      </w:r>
      <w:r w:rsidR="008427B6">
        <w:instrText xml:space="preserve"> ADDIN ZOTERO_ITEM CSL_CITATION {"citationID":"KYlritFq","properties":{"formattedCitation":"(16\\uc0\\u8211{}18)","plainCitation":"(16–18)","noteIndex":0},"citationItems":[{"id":928,"uris":["http://zotero.org/users/6116610/items/65S6DA6Z"],"itemData":{"id":928,"type":"article-journal","abstract":"In the surface waters of the ocean particle production and consumption are in balance. The structure of the pelagic food chain and the morphological limitations dictated by the environment are such that, in general, large particles have to consume smaller ones. If the large particles are removed the small particles cannot be consumed and their production rate can be measured. A state of exponential growth seems to be normal. The rate of production, as revealed by small particle growth following predation release, is much greater than the apparent rate of primary production indicated by radiocarbon uptake.","container-title":"Limnology and Oceanography","DOI":"10.4319/lo.1973.18.5.0719","ISSN":"1939-5590","issue":"5","language":"en","page":"719-733","source":"Wiley Online Library","title":"The Production of Particles in the Surface Waters of the Ocean with Particular Reference to the Sargasso Sea1","volume":"18","author":[{"family":"Sheldon","given":"R. W."},{"family":"Sutcliffe","given":"W. H."},{"family":"Prakash","given":"A."}],"issued":{"date-parts":[["1973"]]},"citation-key":"sheldonProductionParticlesSurface1973"}},{"id":306,"uris":["http://zotero.org/users/6116610/items/8J3FH2YV"],"itemData":{"id":306,"type":"article-journal","container-title":"Trends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J"}],"issued":{"date-parts":[["2007"]]},"citation-key":"whiteRelationshipsBodySize2007"}},{"id":2155,"uris":["http://zotero.org/users/6116610/items/AND3T26Y"],"itemData":{"id":2155,"type":"article-journal","abstract":"The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C6123E">
        <w:fldChar w:fldCharType="separate"/>
      </w:r>
      <w:r w:rsidR="008427B6" w:rsidRPr="008427B6">
        <w:rPr>
          <w:lang w:val="en-GB"/>
        </w:rPr>
        <w:t>(16–18)</w:t>
      </w:r>
      <w:r w:rsidR="00C6123E">
        <w:fldChar w:fldCharType="end"/>
      </w:r>
      <w:r w:rsidR="000432AC">
        <w:t>)</w:t>
      </w:r>
      <w:r w:rsidR="007B7930">
        <w:t xml:space="preserve"> or simply the exponent of the </w:t>
      </w:r>
      <w:r w:rsidR="00425177">
        <w:t>power law individual size-</w:t>
      </w:r>
      <w:r w:rsidR="00425177">
        <w:lastRenderedPageBreak/>
        <w:t>distribution</w:t>
      </w:r>
      <w:r w:rsidR="00532868">
        <w:fldChar w:fldCharType="begin"/>
      </w:r>
      <w:r w:rsidR="008427B6">
        <w:instrText xml:space="preserve"> ADDIN ZOTERO_ITEM CSL_CITATION {"citationID":"DnVZ3BfM","properties":{"formattedCitation":"(16)","plainCitation":"(16)","noteIndex":0},"citationItems":[{"id":2155,"uris":["http://zotero.org/users/6116610/items/AND3T26Y"],"itemData":{"id":2155,"type":"article-journal","abstract":"The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L."}],"issued":{"date-parts":[["2017"]]},"citation-key":"edwardsTestingRecommendingMethods2017"}}],"schema":"https://github.com/citation-style-language/schema/raw/master/csl-citation.json"} </w:instrText>
      </w:r>
      <w:r w:rsidR="00532868">
        <w:fldChar w:fldCharType="separate"/>
      </w:r>
      <w:r w:rsidR="008427B6">
        <w:rPr>
          <w:lang w:val="en-GB"/>
        </w:rPr>
        <w:t>(16)</w:t>
      </w:r>
      <w:r w:rsidR="00532868">
        <w:fldChar w:fldCharType="end"/>
      </w:r>
      <w:r>
        <w:t xml:space="preserve">. </w:t>
      </w:r>
      <w:r w:rsidR="00532868">
        <w:t>T</w:t>
      </w:r>
      <w:r w:rsidR="00832A7F">
        <w:t xml:space="preserve">he size-spectrum </w:t>
      </w:r>
      <w:r w:rsidR="003E5359">
        <w:t>thus results from</w:t>
      </w:r>
      <w:r>
        <w:t xml:space="preserve"> temperature-dependent ecological processes such as body growth, mortality and recruitment</w:t>
      </w:r>
      <w:r w:rsidR="00C81606">
        <w:fldChar w:fldCharType="begin"/>
      </w:r>
      <w:r w:rsidR="008427B6">
        <w:instrText xml:space="preserve"> ADDIN ZOTERO_ITEM CSL_CITATION {"citationID":"kRxFvhaf","properties":{"formattedCitation":"(10, 19)","plainCitation":"(10, 19)","noteIndex":0},"citationItems":[{"id":977,"uris":["http://zotero.org/users/6116610/items/QYPPUEVK"],"itemData":{"id":977,"type":"article-journal","container-title":"Trends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J."}],"issued":{"date-parts":[["2017",3]]},"citation-key":"blanchardBacteriaWhalesUsing2017"}},{"id":2863,"uris":["http://zotero.org/users/6116610/items/UFEI5VMV"],"itemData":{"id":2863,"type":"article-journal","abstract":"Climate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C81606">
        <w:fldChar w:fldCharType="separate"/>
      </w:r>
      <w:r w:rsidR="008427B6">
        <w:rPr>
          <w:lang w:val="en-GB"/>
        </w:rPr>
        <w:t>(10, 19)</w:t>
      </w:r>
      <w:r w:rsidR="00C81606">
        <w:fldChar w:fldCharType="end"/>
      </w:r>
      <w:r w:rsidRPr="00F064B1">
        <w:t xml:space="preserve">. </w:t>
      </w:r>
      <w:r>
        <w:t>Despite its rich theoretical foundation</w:t>
      </w:r>
      <w:r w:rsidR="004C1890">
        <w:fldChar w:fldCharType="begin"/>
      </w:r>
      <w:r w:rsidR="008427B6">
        <w:instrText xml:space="preserve"> ADDIN ZOTERO_ITEM CSL_CITATION {"citationID":"C6w1OF7P","properties":{"formattedCitation":"(20)","plainCitation":"(20)","noteIndex":0},"citationItems":[{"id":911,"uris":["http://zotero.org/users/6116610/items/ATL294ZJ"],"itemData":{"id":911,"type":"book","abstract":"Fish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H."}],"issued":{"date-parts":[["2019",7,16]]},"citation-key":"andersenFishEcologyEvolution2019"}}],"schema":"https://github.com/citation-style-language/schema/raw/master/csl-citation.json"} </w:instrText>
      </w:r>
      <w:r w:rsidR="004C1890">
        <w:fldChar w:fldCharType="separate"/>
      </w:r>
      <w:r w:rsidR="008427B6">
        <w:rPr>
          <w:lang w:val="en-GB"/>
        </w:rPr>
        <w:t>(20)</w:t>
      </w:r>
      <w:r w:rsidR="004C1890">
        <w:fldChar w:fldCharType="end"/>
      </w:r>
      <w:r>
        <w:t xml:space="preserve"> and usefulness as an ecological indicator</w:t>
      </w:r>
      <w:r w:rsidR="00CE5D77">
        <w:fldChar w:fldCharType="begin"/>
      </w:r>
      <w:r w:rsidR="008427B6">
        <w:instrText xml:space="preserve"> ADDIN ZOTERO_ITEM CSL_CITATION {"citationID":"1SD1E9GB","properties":{"formattedCitation":"(21)","plainCitation":"(21)","noteIndex":0},"citationItems":[{"id":243,"uris":["http://zotero.org/users/6116610/items/QRJIQ2G9"],"itemData":{"id":243,"type":"article-journal","container-title":"ICES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chema":"https://github.com/citation-style-language/schema/raw/master/csl-citation.json"} </w:instrText>
      </w:r>
      <w:r w:rsidR="00CE5D77">
        <w:fldChar w:fldCharType="separate"/>
      </w:r>
      <w:r w:rsidR="008427B6">
        <w:rPr>
          <w:lang w:val="en-GB"/>
        </w:rPr>
        <w:t>(21)</w:t>
      </w:r>
      <w:r w:rsidR="00CE5D77">
        <w:fldChar w:fldCharType="end"/>
      </w:r>
      <w:r>
        <w:t xml:space="preserve">, few studies have evaluated warming-effects on the species size-spectrum in larger bodied species </w:t>
      </w:r>
      <w:sdt>
        <w:sdtPr>
          <w:tag w:val="goog_rdk_8"/>
          <w:id w:val="1086888571"/>
        </w:sdtPr>
        <w:sdtEndPr/>
        <w:sdtContent/>
      </w:sdt>
      <w:r>
        <w:t>(but see</w:t>
      </w:r>
      <w:r w:rsidR="00EE37B2">
        <w:t xml:space="preserve"> </w:t>
      </w:r>
      <w:r w:rsidR="00342B54" w:rsidRPr="00CE5D77">
        <w:rPr>
          <w:lang w:val="en-GB"/>
        </w:rPr>
        <w:t xml:space="preserve">Blanchard </w:t>
      </w:r>
      <w:r w:rsidR="00342B54" w:rsidRPr="00CE5D77">
        <w:rPr>
          <w:i/>
          <w:iCs/>
          <w:lang w:val="en-GB"/>
        </w:rPr>
        <w:t>et al.</w:t>
      </w:r>
      <w:r w:rsidR="00342B54">
        <w:fldChar w:fldCharType="begin"/>
      </w:r>
      <w:r w:rsidR="008427B6">
        <w:instrText xml:space="preserve"> ADDIN ZOTERO_ITEM CSL_CITATION {"citationID":"isTnpUqW","properties":{"formattedCitation":"(21)","plainCitation":"(21)","noteIndex":0},"citationItems":[{"id":243,"uris":["http://zotero.org/users/6116610/items/QRJIQ2G9"],"itemData":{"id":243,"type":"article-journal","container-title":"ICES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citation-key":"blanchardClimateFishingInfluence2005"},"suppress-author":true}],"schema":"https://github.com/citation-style-language/schema/raw/master/csl-citation.json"} </w:instrText>
      </w:r>
      <w:r w:rsidR="00342B54">
        <w:fldChar w:fldCharType="separate"/>
      </w:r>
      <w:r w:rsidR="008427B6">
        <w:rPr>
          <w:lang w:val="en-GB"/>
        </w:rPr>
        <w:t>(21)</w:t>
      </w:r>
      <w:r w:rsidR="00342B54">
        <w:fldChar w:fldCharType="end"/>
      </w:r>
      <w:commentRangeStart w:id="226"/>
      <w:r>
        <w:t>)</w:t>
      </w:r>
      <w:ins w:id="227" w:author="Anna Gårdmark" w:date="2022-07-15T08:55:00Z">
        <w:r w:rsidR="00563DC0">
          <w:t>, and none in an experimental set-up</w:t>
        </w:r>
      </w:ins>
      <w:commentRangeEnd w:id="226"/>
      <w:ins w:id="228" w:author="Anna Gårdmark" w:date="2022-07-15T08:56:00Z">
        <w:r w:rsidR="00563DC0">
          <w:rPr>
            <w:rStyle w:val="Kommentarsreferens"/>
          </w:rPr>
          <w:commentReference w:id="226"/>
        </w:r>
      </w:ins>
      <w:r>
        <w:t xml:space="preserve">. </w:t>
      </w:r>
      <w:r w:rsidR="008F4827">
        <w:t>T</w:t>
      </w:r>
      <w:r>
        <w:t>he</w:t>
      </w:r>
      <w:r w:rsidR="008F4827">
        <w:t>re are</w:t>
      </w:r>
      <w:r>
        <w:t xml:space="preserve"> numerous </w:t>
      </w:r>
      <w:r w:rsidR="0080056B">
        <w:t xml:space="preserve">paths </w:t>
      </w:r>
      <w:r>
        <w:t>by which the species size-spectrum could change with warming</w:t>
      </w:r>
      <w:r w:rsidR="007C4BF0">
        <w:fldChar w:fldCharType="begin"/>
      </w:r>
      <w:r w:rsidR="008427B6">
        <w:instrText xml:space="preserve"> ADDIN ZOTERO_ITEM CSL_CITATION {"citationID":"BfPU0IQ4","properties":{"formattedCitation":"(19)","plainCitation":"(19)","noteIndex":0},"citationItems":[{"id":2863,"uris":["http://zotero.org/users/6116610/items/UFEI5VMV"],"itemData":{"id":2863,"type":"article-journal","abstract":"Climate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D."}],"issued":{"date-parts":[["2019",5,3]]},"citation-key":"heneghanClimateChangeImpacts2019"}}],"schema":"https://github.com/citation-style-language/schema/raw/master/csl-citation.json"} </w:instrText>
      </w:r>
      <w:r w:rsidR="007C4BF0">
        <w:fldChar w:fldCharType="separate"/>
      </w:r>
      <w:r w:rsidR="008427B6">
        <w:rPr>
          <w:lang w:val="en-GB"/>
        </w:rPr>
        <w:t>(19)</w:t>
      </w:r>
      <w:r w:rsidR="007C4BF0">
        <w:fldChar w:fldCharType="end"/>
      </w:r>
      <w:r>
        <w:t xml:space="preserve">. For instance, the clearest </w:t>
      </w:r>
      <w:r w:rsidR="00927478">
        <w:t xml:space="preserve">consequence </w:t>
      </w:r>
      <w:r>
        <w:t xml:space="preserve">of TSR </w:t>
      </w:r>
      <w:r w:rsidR="00927478">
        <w:t xml:space="preserve">for </w:t>
      </w:r>
      <w:r>
        <w:t xml:space="preserve">the size-spectrum is a decline in maximum size. However, </w:t>
      </w:r>
      <w:r w:rsidR="008F4827">
        <w:t xml:space="preserve">unless </w:t>
      </w:r>
      <w:r w:rsidR="00927478">
        <w:t xml:space="preserve">warming </w:t>
      </w:r>
      <w:r w:rsidR="008F4827">
        <w:t xml:space="preserve">also alters </w:t>
      </w:r>
      <w:r>
        <w:t>the relative abundance</w:t>
      </w:r>
      <w:r w:rsidR="00927478">
        <w:t>s</w:t>
      </w:r>
      <w:r>
        <w:t xml:space="preserve"> of juveniles and adults, the same number of adults </w:t>
      </w:r>
      <w:r w:rsidR="008F4827">
        <w:t>will</w:t>
      </w:r>
      <w:r w:rsidR="00927478">
        <w:t xml:space="preserve"> </w:t>
      </w:r>
      <w:r>
        <w:t xml:space="preserve">accumulate in a smaller size-range, </w:t>
      </w:r>
      <w:r w:rsidR="00927478">
        <w:t>resulting in a less steep</w:t>
      </w:r>
      <w:r>
        <w:t xml:space="preserve"> </w:t>
      </w:r>
      <w:r w:rsidR="003833A5">
        <w:t xml:space="preserve">slope </w:t>
      </w:r>
      <w:r w:rsidR="00927478">
        <w:t xml:space="preserve">of the </w:t>
      </w:r>
      <w:r>
        <w:t xml:space="preserve">size-spectrum. </w:t>
      </w:r>
      <w:r w:rsidR="00A21F67">
        <w:t xml:space="preserve">Warming can </w:t>
      </w:r>
      <w:r w:rsidR="008F4827">
        <w:t xml:space="preserve">also </w:t>
      </w:r>
      <w:r w:rsidR="00A21F67">
        <w:t>lead to e</w:t>
      </w:r>
      <w:r>
        <w:t>levated mortality</w:t>
      </w:r>
      <w:r w:rsidR="00A21F67">
        <w:t>, which</w:t>
      </w:r>
      <w:r w:rsidR="00927478">
        <w:t xml:space="preserve"> </w:t>
      </w:r>
      <w:r>
        <w:t>truncates the age-distribution towards younger individuals</w:t>
      </w:r>
      <w:r w:rsidR="00202178">
        <w:fldChar w:fldCharType="begin"/>
      </w:r>
      <w:r w:rsidR="008427B6">
        <w:instrText xml:space="preserve"> ADDIN ZOTERO_ITEM CSL_CITATION {"citationID":"zoD3z8zo","properties":{"formattedCitation":"(22)","plainCitation":"(22)","noteIndex":0},"citationItems":[{"id":25,"uris":["http://zotero.org/users/6116610/items/94H6EDNW"],"itemData":{"id":25,"type":"article-journal","abstract":"Researchers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E."}],"issued":{"date-parts":[["2017",9]]},"citation-key":"barnettOldGrowthFishesBecome2017"}}],"schema":"https://github.com/citation-style-language/schema/raw/master/csl-citation.json"} </w:instrText>
      </w:r>
      <w:r w:rsidR="00202178">
        <w:fldChar w:fldCharType="separate"/>
      </w:r>
      <w:r w:rsidR="008427B6">
        <w:rPr>
          <w:lang w:val="en-GB"/>
        </w:rPr>
        <w:t>(22)</w:t>
      </w:r>
      <w:r w:rsidR="00202178">
        <w:fldChar w:fldCharType="end"/>
      </w:r>
      <w:commentRangeStart w:id="229"/>
      <w:r w:rsidR="00A21F67">
        <w:t>.</w:t>
      </w:r>
      <w:commentRangeEnd w:id="229"/>
      <w:r w:rsidR="00563DC0">
        <w:rPr>
          <w:rStyle w:val="Kommentarsreferens"/>
        </w:rPr>
        <w:commentReference w:id="229"/>
      </w:r>
      <w:r w:rsidR="00A21F67">
        <w:t xml:space="preserve"> I</w:t>
      </w:r>
      <w:r>
        <w:t>ncreased growth rates can</w:t>
      </w:r>
      <w:ins w:id="230" w:author="Anna Gårdmark" w:date="2022-07-15T09:01:00Z">
        <w:r w:rsidR="00D26E8D">
          <w:t>,</w:t>
        </w:r>
      </w:ins>
      <w:r w:rsidR="00A21F67">
        <w:t xml:space="preserve"> however</w:t>
      </w:r>
      <w:ins w:id="231" w:author="Anna Gårdmark" w:date="2022-07-15T09:01:00Z">
        <w:r w:rsidR="00D26E8D">
          <w:t>,</w:t>
        </w:r>
      </w:ins>
      <w:r>
        <w:t xml:space="preserve"> counter the effects of mortality on abundance-at-size</w:t>
      </w:r>
      <w:r w:rsidR="008F4827">
        <w:t>,</w:t>
      </w:r>
      <w:r>
        <w:t xml:space="preserve"> unless only small individuals benefit from warming</w:t>
      </w:r>
      <w:r w:rsidR="00755F9D">
        <w:fldChar w:fldCharType="begin"/>
      </w:r>
      <w:r w:rsidR="008427B6">
        <w:instrText xml:space="preserve"> ADDIN ZOTERO_ITEM CSL_CITATION {"citationID":"d0ikfDnv","properties":{"formattedCitation":"(23, 24)","plainCitation":"(23, 24)","noteIndex":0},"citationItems":[{"id":535,"uris":["http://zotero.org/users/6116610/items/BYIQJ2UA"],"itemData":{"id":535,"type":"article-journal","abstract":"Understanding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citation-key":"daufresneGlobalWarmingBenefits2009"}},{"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755F9D">
        <w:fldChar w:fldCharType="separate"/>
      </w:r>
      <w:r w:rsidR="008427B6">
        <w:rPr>
          <w:lang w:val="en-GB"/>
        </w:rPr>
        <w:t>(23, 24)</w:t>
      </w:r>
      <w:r w:rsidR="00755F9D">
        <w:fldChar w:fldCharType="end"/>
      </w:r>
      <w:r>
        <w:t xml:space="preserve">. </w:t>
      </w:r>
      <w:r w:rsidR="008F4827">
        <w:t xml:space="preserve">Growth rates can increase due to physiological responses to higher temperatures, or reduced density-dependence following warming-induced mortality, or both. </w:t>
      </w:r>
      <w:r>
        <w:t>Hence, the effect of warming on the size-spectrum depends on several interlinked processes affecting abundance-at-size and size-at-age.</w:t>
      </w:r>
    </w:p>
    <w:p w14:paraId="00000024" w14:textId="4EF5131E" w:rsidR="00037DE8" w:rsidRDefault="005259BA" w:rsidP="00532868">
      <w:pPr>
        <w:spacing w:line="480" w:lineRule="auto"/>
        <w:ind w:firstLine="284"/>
        <w:jc w:val="both"/>
      </w:pPr>
      <w:ins w:id="232" w:author="Max Lindmark" w:date="2022-04-22T10:40:00Z">
        <w:r>
          <w:t>Size-at-age is</w:t>
        </w:r>
        <w:del w:id="233" w:author="Anna Gårdmark" w:date="2022-07-15T09:02:00Z">
          <w:r w:rsidDel="00D26E8D">
            <w:delText>, as mentioned,</w:delText>
          </w:r>
        </w:del>
        <w:r>
          <w:t xml:space="preserve"> generally predicted to increase</w:t>
        </w:r>
      </w:ins>
      <w:ins w:id="234" w:author="Anna Gårdmark" w:date="2022-07-15T09:04:00Z">
        <w:r w:rsidR="00D26E8D">
          <w:t xml:space="preserve"> with warming</w:t>
        </w:r>
      </w:ins>
      <w:ins w:id="235" w:author="Max Lindmark" w:date="2022-04-22T10:40:00Z">
        <w:r>
          <w:t xml:space="preserve"> for small individuals, but decrease for large individuals</w:t>
        </w:r>
      </w:ins>
      <w:ins w:id="236" w:author="Anna Gårdmark" w:date="2022-07-15T09:03:00Z">
        <w:r w:rsidR="00D26E8D">
          <w:t xml:space="preserve"> (</w:t>
        </w:r>
      </w:ins>
      <w:ins w:id="237" w:author="Max Lindmark" w:date="2022-04-22T10:40:00Z">
        <w:del w:id="238" w:author="Anna Gårdmark" w:date="2022-07-15T09:03:00Z">
          <w:r w:rsidDel="00D26E8D">
            <w:delText xml:space="preserve">, </w:delText>
          </w:r>
        </w:del>
        <w:r>
          <w:t xml:space="preserve">according to the </w:t>
        </w:r>
      </w:ins>
      <w:ins w:id="239" w:author="Anna Gårdmark" w:date="2022-07-15T09:03:00Z">
        <w:r w:rsidR="00D26E8D">
          <w:t xml:space="preserve">mentioned </w:t>
        </w:r>
      </w:ins>
      <w:ins w:id="240" w:author="Max Lindmark" w:date="2022-04-22T10:40:00Z">
        <w:r>
          <w:t>TSR</w:t>
        </w:r>
      </w:ins>
      <w:del w:id="241" w:author="Max Lindmark" w:date="2022-04-22T10:37:00Z">
        <w:r w:rsidR="00A21F67" w:rsidDel="005259BA">
          <w:delText xml:space="preserve"> Yet, while w</w:delText>
        </w:r>
      </w:del>
      <w:del w:id="242" w:author="Max Lindmark" w:date="2022-04-22T10:40:00Z">
        <w:r w:rsidR="00A21F67" w:rsidDel="005259BA">
          <w:delText>arming effects on ectotherm body growth ha</w:delText>
        </w:r>
        <w:r w:rsidR="003E5359" w:rsidDel="005259BA">
          <w:delText>ve</w:delText>
        </w:r>
        <w:r w:rsidR="00A21F67" w:rsidDel="005259BA">
          <w:delText xml:space="preserve"> been thoroughly studied</w:delText>
        </w:r>
      </w:del>
      <w:r w:rsidR="00F064B1">
        <w:fldChar w:fldCharType="begin"/>
      </w:r>
      <w:r w:rsidR="008427B6">
        <w:instrText xml:space="preserve"> ADDIN ZOTERO_ITEM CSL_CITATION {"citationID":"X5IVUcDO","properties":{"formattedCitation":"(6, 25)","plainCitation":"(6, 25)","noteIndex":0},"citationItems":[{"id":860,"uris":["http://zotero.org/users/6116610/items/RAL83LAC"],"itemData":{"id":860,"type":"chapter","container-title":"Advances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ecology","volume":"27","author":[{"family":"Ohlberger","given":"Jan"}],"issued":{"date-parts":[["2013"]]},"citation-key":"ohlbergerClimateWarmingEctotherm2013"}}],"schema":"https://github.com/citation-style-language/schema/raw/master/csl-citation.json"} </w:instrText>
      </w:r>
      <w:r w:rsidR="00F064B1">
        <w:fldChar w:fldCharType="separate"/>
      </w:r>
      <w:r w:rsidR="008427B6">
        <w:rPr>
          <w:lang w:val="en-GB"/>
        </w:rPr>
        <w:t>(6, 25)</w:t>
      </w:r>
      <w:r w:rsidR="00F064B1">
        <w:fldChar w:fldCharType="end"/>
      </w:r>
      <w:ins w:id="243" w:author="Anna Gårdmark" w:date="2022-07-15T09:03:00Z">
        <w:r w:rsidR="00D26E8D">
          <w:t>)</w:t>
        </w:r>
      </w:ins>
      <w:ins w:id="244" w:author="Max Lindmark" w:date="2022-04-22T10:41:00Z">
        <w:r w:rsidR="00181DB5">
          <w:t xml:space="preserve">. </w:t>
        </w:r>
      </w:ins>
      <w:ins w:id="245" w:author="Max Lindmark" w:date="2022-04-22T10:42:00Z">
        <w:r w:rsidR="00181DB5">
          <w:t xml:space="preserve">Several factors likely contribute to this pattern, such as increased allocation to </w:t>
        </w:r>
      </w:ins>
      <w:ins w:id="246" w:author="Max Lindmark" w:date="2022-04-22T10:43:00Z">
        <w:r w:rsidR="00181DB5">
          <w:t>reproduction</w:t>
        </w:r>
      </w:ins>
      <w:ins w:id="247" w:author="Max Lindmark" w:date="2022-04-22T10:42:00Z">
        <w:r w:rsidR="00181DB5">
          <w:t xml:space="preserve"> </w:t>
        </w:r>
      </w:ins>
      <w:r w:rsidR="00181DB5">
        <w:fldChar w:fldCharType="begin"/>
      </w:r>
      <w:r w:rsidR="008427B6">
        <w:instrText xml:space="preserve"> ADDIN ZOTERO_ITEM CSL_CITATION {"citationID":"M52Eih8c","properties":{"formattedCitation":"(26)","plainCitation":"(26)","noteIndex":0},"citationItems":[{"id":3220,"uris":["http://zotero.org/users/6116610/items/9ZNNCAHA"],"itemData":{"id":3220,"type":"article-journal","abstract":"Fish and other ectotherms living in warmer waters often grow faster as juveniles, mature earlier, but become smaller adults. Known as the temperature-size rule (TSR), this pattern is commonly attributed to higher metabolism in warmer waters, leaving fewer resources for growth. An alternative explanation focuses on growth and reproduction trade-offs across temperatures. We tested these hypotheses by measuring growth, maturation, metabolism and reproductive allocation from zebrafish populations kept at 26 and 30°C across six generations. Zebrafish growth and maturation followed TSR expectations but were not explained by baseline metabolic rate, which converged between temperature treatments after a few generations. Rather, we found that females at 30°C allocated more to reproduction, especially when maturing at the smallest sizes. We show that elevated temperatures do not necessarily increase baseline metabolism if sufficient acclimation is allowed and call for an urgent revision of modelling assumptions used to predict population and ecosystem responses to warming.","container-title":"Ecology Letters","DOI":"10.1111/ele.13989","ISSN":"1461-0248","issue":"n/a","language":"en","note":"_eprint: https://onlinelibrary.wiley.com/doi/pdf/10.1111/ele.13989","source":"Wiley Online Library","title":"Smaller adult fish size in warmer water is not explained by elevated metabolism","URL":"https://onlinelibrary.wiley.com/doi/abs/10.1111/ele.13989","volume":"n/a","author":[{"family":"Wootton","given":"Henry F."},{"family":"Morrongiello","given":"John R."},{"family":"Schmitt","given":"Thomas"},{"family":"Audzijonyte","given":"Asta"}],"accessed":{"date-parts":[["2022",3,13]]},"citation-key":"woottonSmallerAdultFish"}}],"schema":"https://github.com/citation-style-language/schema/raw/master/csl-citation.json"} </w:instrText>
      </w:r>
      <w:r w:rsidR="00181DB5">
        <w:fldChar w:fldCharType="separate"/>
      </w:r>
      <w:r w:rsidR="008427B6">
        <w:rPr>
          <w:lang w:val="en-GB"/>
        </w:rPr>
        <w:t>(26)</w:t>
      </w:r>
      <w:r w:rsidR="00181DB5">
        <w:fldChar w:fldCharType="end"/>
      </w:r>
      <w:ins w:id="248" w:author="Max Lindmark" w:date="2022-04-22T10:43:00Z">
        <w:r w:rsidR="00181DB5">
          <w:t xml:space="preserve"> and larger individuals in fish populations reaching optimum growth rates at lower temperatures</w:t>
        </w:r>
      </w:ins>
      <w:r w:rsidR="00F717AF">
        <w:fldChar w:fldCharType="begin"/>
      </w:r>
      <w:r w:rsidR="008427B6">
        <w:instrText xml:space="preserve"> ADDIN ZOTERO_ITEM CSL_CITATION {"citationID":"UekeCFkx","properties":{"formattedCitation":"(24)","plainCitation":"(24)","noteIndex":0},"citationItems":[{"id":3306,"uris":["http://zotero.org/users/6116610/items/BPUQHW32"],"itemData":{"id":3306,"type":"article-journal","abstract":"According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F717AF">
        <w:fldChar w:fldCharType="separate"/>
      </w:r>
      <w:r w:rsidR="008427B6">
        <w:rPr>
          <w:lang w:val="en-GB"/>
        </w:rPr>
        <w:t>(24)</w:t>
      </w:r>
      <w:r w:rsidR="00F717AF">
        <w:fldChar w:fldCharType="end"/>
      </w:r>
      <w:ins w:id="249" w:author="Max Lindmark" w:date="2022-04-22T10:43:00Z">
        <w:r w:rsidR="00181DB5">
          <w:t>.</w:t>
        </w:r>
      </w:ins>
      <w:ins w:id="250" w:author="Max Lindmark" w:date="2022-04-22T10:44:00Z">
        <w:r w:rsidR="00F717AF">
          <w:t xml:space="preserve"> </w:t>
        </w:r>
        <w:r w:rsidR="00EE72DC">
          <w:t xml:space="preserve">Empirical support in fishes for this pattern </w:t>
        </w:r>
      </w:ins>
      <w:ins w:id="251" w:author="Max Lindmark" w:date="2022-04-22T10:46:00Z">
        <w:r w:rsidR="009210E5">
          <w:t>seem to be</w:t>
        </w:r>
      </w:ins>
      <w:ins w:id="252" w:author="Max Lindmark" w:date="2022-04-22T10:44:00Z">
        <w:r w:rsidR="00EE72DC">
          <w:t xml:space="preserve"> </w:t>
        </w:r>
      </w:ins>
      <w:ins w:id="253" w:author="Max Lindmark" w:date="2022-04-22T10:46:00Z">
        <w:r w:rsidR="009210E5">
          <w:t xml:space="preserve">more consistent </w:t>
        </w:r>
      </w:ins>
      <w:ins w:id="254" w:author="Max Lindmark" w:date="2022-04-22T10:44:00Z">
        <w:r w:rsidR="00EE72DC">
          <w:t>for increases in size-at-age of juveniles</w:t>
        </w:r>
      </w:ins>
      <w:r w:rsidR="002C10C0">
        <w:fldChar w:fldCharType="begin"/>
      </w:r>
      <w:r w:rsidR="008427B6">
        <w:instrText xml:space="preserve"> ADDIN ZOTERO_ITEM CSL_CITATION {"citationID":"mO4JzTMv","properties":{"formattedCitation":"(27\\uc0\\u8211{}29)","plainCitation":"(27–29)","noteIndex":0},"citationItems":[{"id":136,"uris":["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C"}],"issued":{"date-parts":[["2007"]]},"citation-key":"thresherDepthmediatedReversalEffects2007"}},{"id":578,"uris":["http://zotero.org/users/6116610/items/B8RNSUP3"],"itemData":{"id":578,"type":"article-journal","container-title":"Canadian Journal of Fisheries and Aquatic Sciences","DOI":"10.1139/f07-150","issue":"3","page":"456–470","title":"Growth, temperature, and density relationships of North Sea cod (Gadus morhua)","volume":"65","author":[{"family":"Rindorf","given":"Anna"},{"family":"Jensen","given":"Henrik"},{"family":"Schrum","given":"Corinna"}],"issued":{"date-parts":[["2008"]]},"citation-key":"rindorfGrowthTemperatureDensity2008"}},{"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2C10C0">
        <w:fldChar w:fldCharType="separate"/>
      </w:r>
      <w:r w:rsidR="008427B6" w:rsidRPr="008427B6">
        <w:rPr>
          <w:lang w:val="en-GB"/>
        </w:rPr>
        <w:t>(27–29)</w:t>
      </w:r>
      <w:r w:rsidR="002C10C0">
        <w:fldChar w:fldCharType="end"/>
      </w:r>
      <w:ins w:id="255" w:author="Max Lindmark" w:date="2022-04-22T10:43:00Z">
        <w:r w:rsidR="00181DB5">
          <w:t xml:space="preserve"> </w:t>
        </w:r>
      </w:ins>
      <w:ins w:id="256" w:author="Max Lindmark" w:date="2022-04-22T10:47:00Z">
        <w:r w:rsidR="00217017">
          <w:t>than declines in adult size</w:t>
        </w:r>
        <w:del w:id="257" w:author="Anna Gårdmark" w:date="2022-07-15T09:04:00Z">
          <w:r w:rsidR="00217017" w:rsidDel="00D26E8D">
            <w:delText xml:space="preserve"> </w:delText>
          </w:r>
        </w:del>
      </w:ins>
      <w:ins w:id="258" w:author="Anna Gårdmark" w:date="2022-07-15T09:04:00Z">
        <w:r w:rsidR="00D26E8D">
          <w:t>-</w:t>
        </w:r>
      </w:ins>
      <w:ins w:id="259" w:author="Max Lindmark" w:date="2022-04-22T10:47:00Z">
        <w:r w:rsidR="00217017">
          <w:t>at</w:t>
        </w:r>
        <w:del w:id="260" w:author="Anna Gårdmark" w:date="2022-07-15T09:04:00Z">
          <w:r w:rsidR="00217017" w:rsidDel="00D26E8D">
            <w:delText xml:space="preserve"> </w:delText>
          </w:r>
        </w:del>
      </w:ins>
      <w:ins w:id="261" w:author="Anna Gårdmark" w:date="2022-07-15T09:04:00Z">
        <w:r w:rsidR="00D26E8D">
          <w:t>-</w:t>
        </w:r>
      </w:ins>
      <w:ins w:id="262" w:author="Max Lindmark" w:date="2022-04-22T10:47:00Z">
        <w:r w:rsidR="00217017">
          <w:t>age</w:t>
        </w:r>
        <w:del w:id="263" w:author="Anna Gårdmark" w:date="2022-07-15T09:04:00Z">
          <w:r w:rsidR="00217017" w:rsidDel="00D26E8D">
            <w:delText xml:space="preserve"> in adults</w:delText>
          </w:r>
        </w:del>
      </w:ins>
      <w:ins w:id="264" w:author="Max Lindmark" w:date="2022-04-22T10:48:00Z">
        <w:r w:rsidR="00217017">
          <w:t xml:space="preserve">, </w:t>
        </w:r>
        <w:del w:id="265" w:author="Anna Gårdmark" w:date="2022-07-15T09:05:00Z">
          <w:r w:rsidR="00217017" w:rsidDel="00D26E8D">
            <w:delText>where</w:delText>
          </w:r>
        </w:del>
      </w:ins>
      <w:ins w:id="266" w:author="Anna Gårdmark" w:date="2022-07-15T09:05:00Z">
        <w:r w:rsidR="00D26E8D">
          <w:t>for which</w:t>
        </w:r>
      </w:ins>
      <w:ins w:id="267" w:author="Max Lindmark" w:date="2022-04-22T10:48:00Z">
        <w:r w:rsidR="00217017">
          <w:t xml:space="preserve"> a larger </w:t>
        </w:r>
      </w:ins>
      <w:ins w:id="268" w:author="Max Lindmark" w:date="2022-04-22T10:49:00Z">
        <w:r w:rsidR="00217017">
          <w:t xml:space="preserve">diversity in responses </w:t>
        </w:r>
      </w:ins>
      <w:ins w:id="269" w:author="Max Lindmark" w:date="2022-04-22T10:48:00Z">
        <w:r w:rsidR="00217017">
          <w:t xml:space="preserve"> is observed</w:t>
        </w:r>
      </w:ins>
      <w:ins w:id="270" w:author="Max Lindmark" w:date="2022-04-22T10:47:00Z">
        <w:r w:rsidR="00217017">
          <w:t xml:space="preserve"> </w:t>
        </w:r>
      </w:ins>
      <w:ins w:id="271" w:author="Max Lindmark" w:date="2022-04-22T10:49:00Z">
        <w:r w:rsidR="00217017">
          <w:t>among species</w:t>
        </w:r>
      </w:ins>
      <w:r w:rsidR="00217017">
        <w:fldChar w:fldCharType="begin"/>
      </w:r>
      <w:r w:rsidR="008427B6">
        <w:instrText xml:space="preserve"> ADDIN ZOTERO_ITEM CSL_CITATION {"citationID":"l1zLloaR","properties":{"formattedCitation":"(29\\uc0\\u8211{}31)","plainCitation":"(29–31)","noteIndex":0},"citationItems":[{"id":301,"uris":["http://zotero.org/users/6116610/items/576ZCBBY"],"itemData":{"id":301,"type":"article-journal","abstract":"Decreasing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T"}],"issued":{"date-parts":[["2014"]]},"citation-key":"baudronWarmingTemperaturesSmaller2014"}},{"id":819,"uris":["http://zotero.org/users/6116610/items/Y392ZER2"],"itemData":{"id":819,"type":"article-journal","container-title":"Functional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citation-key":"barnecheWarmingIncreasesCost2019"}},{"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217017">
        <w:fldChar w:fldCharType="separate"/>
      </w:r>
      <w:r w:rsidR="008427B6" w:rsidRPr="008427B6">
        <w:rPr>
          <w:lang w:val="en-GB"/>
        </w:rPr>
        <w:t>(29–31)</w:t>
      </w:r>
      <w:r w:rsidR="00217017">
        <w:fldChar w:fldCharType="end"/>
      </w:r>
      <w:ins w:id="272" w:author="Max Lindmark" w:date="2022-04-22T10:47:00Z">
        <w:r w:rsidR="00217017">
          <w:t xml:space="preserve">. </w:t>
        </w:r>
      </w:ins>
      <w:ins w:id="273" w:author="Max Lindmark" w:date="2022-04-22T10:50:00Z">
        <w:r w:rsidR="00CF7678">
          <w:t xml:space="preserve">Potentially this is due to most studies being done on commercially exploited species </w:t>
        </w:r>
      </w:ins>
      <w:ins w:id="274" w:author="Max Lindmark" w:date="2022-04-22T10:51:00Z">
        <w:r w:rsidR="00CF7678">
          <w:t>(</w:t>
        </w:r>
      </w:ins>
      <w:ins w:id="275" w:author="Max Lindmark" w:date="2022-04-22T10:50:00Z">
        <w:del w:id="276" w:author="Anna Gårdmark" w:date="2022-07-15T09:06:00Z">
          <w:r w:rsidR="00CF7678" w:rsidDel="00D26E8D">
            <w:delText xml:space="preserve">which </w:delText>
          </w:r>
        </w:del>
        <w:r w:rsidR="00CF7678">
          <w:t xml:space="preserve">generally </w:t>
        </w:r>
      </w:ins>
      <w:ins w:id="277" w:author="Max Lindmark" w:date="2022-04-22T10:51:00Z">
        <w:del w:id="278" w:author="Anna Gårdmark" w:date="2022-07-15T09:06:00Z">
          <w:r w:rsidR="00CF7678" w:rsidDel="00D26E8D">
            <w:delText>have</w:delText>
          </w:r>
        </w:del>
      </w:ins>
      <w:ins w:id="279" w:author="Anna Gårdmark" w:date="2022-07-15T09:06:00Z">
        <w:r w:rsidR="00D26E8D">
          <w:t>monitored in</w:t>
        </w:r>
      </w:ins>
      <w:ins w:id="280" w:author="Max Lindmark" w:date="2022-04-22T10:51:00Z">
        <w:r w:rsidR="00CF7678">
          <w:t xml:space="preserve"> long time series)</w:t>
        </w:r>
        <w:r w:rsidR="0073196B">
          <w:t xml:space="preserve">, </w:t>
        </w:r>
      </w:ins>
      <w:ins w:id="281" w:author="Anna Gårdmark" w:date="2022-07-15T09:05:00Z">
        <w:r w:rsidR="00D26E8D">
          <w:t xml:space="preserve">for </w:t>
        </w:r>
      </w:ins>
      <w:ins w:id="282" w:author="Max Lindmark" w:date="2022-04-22T10:51:00Z">
        <w:r w:rsidR="0073196B">
          <w:t xml:space="preserve">which </w:t>
        </w:r>
      </w:ins>
      <w:ins w:id="283" w:author="Anna Gårdmark" w:date="2022-07-15T09:06:00Z">
        <w:r w:rsidR="00D26E8D">
          <w:t>any</w:t>
        </w:r>
      </w:ins>
      <w:ins w:id="284" w:author="Max Lindmark" w:date="2022-04-22T10:51:00Z">
        <w:del w:id="285" w:author="Anna Gårdmark" w:date="2022-07-15T09:06:00Z">
          <w:r w:rsidR="0073196B" w:rsidDel="00D26E8D">
            <w:delText>means</w:delText>
          </w:r>
        </w:del>
        <w:r w:rsidR="0073196B">
          <w:t xml:space="preserve"> size</w:t>
        </w:r>
      </w:ins>
      <w:ins w:id="286" w:author="Anna Gårdmark" w:date="2022-07-15T09:06:00Z">
        <w:r w:rsidR="00D26E8D">
          <w:t>-</w:t>
        </w:r>
      </w:ins>
      <w:ins w:id="287" w:author="Max Lindmark" w:date="2022-04-22T10:51:00Z">
        <w:r w:rsidR="0073196B">
          <w:t xml:space="preserve"> and growth relationships with </w:t>
        </w:r>
        <w:r w:rsidR="0073196B">
          <w:lastRenderedPageBreak/>
          <w:t xml:space="preserve">temperature may be confounded with </w:t>
        </w:r>
        <w:r w:rsidR="000B20DE">
          <w:t>plastic and</w:t>
        </w:r>
      </w:ins>
      <w:ins w:id="288" w:author="Anna Gårdmark" w:date="2022-07-15T09:07:00Z">
        <w:r w:rsidR="00D26E8D">
          <w:t>/or</w:t>
        </w:r>
      </w:ins>
      <w:ins w:id="289" w:author="Max Lindmark" w:date="2022-04-22T10:51:00Z">
        <w:r w:rsidR="000B20DE">
          <w:t xml:space="preserve"> genetic responses to size</w:t>
        </w:r>
      </w:ins>
      <w:ins w:id="290" w:author="Max Lindmark" w:date="2022-04-22T10:52:00Z">
        <w:r w:rsidR="000B20DE">
          <w:t>-selective mortality</w:t>
        </w:r>
      </w:ins>
      <w:commentRangeStart w:id="291"/>
      <w:r w:rsidR="00197BD5">
        <w:fldChar w:fldCharType="begin"/>
      </w:r>
      <w:r w:rsidR="008427B6">
        <w:instrText xml:space="preserve"> ADDIN ZOTERO_ITEM CSL_CITATION {"citationID":"50pgpCvd","properties":{"formattedCitation":"(32)","plainCitation":"(32)","noteIndex":0},"citationItems":[{"id":3163,"uris":["http://zotero.org/users/6116610/items/RTLQZ24M"],"itemData":{"id":3163,"type":"article-journal","abstract":"Evidence is accumulating that many marine ectotherms are undergoing rapid changes in their life-history characteristics. These changes have been variously attributed to fisheries-induced evolution, inhibited adult growth rate due to oxygen limitation at higher temperatures, and plastic responses to density dependence or changes in ocean productivity. Here, we review the diverse underlying mechanisms by which plastic and evolutionary responses to climate change and fisheries are likely to produce similar life-history trends in harvested marine ectotherms, leading to faster life-histories with earlier maturation and smaller adult size-at-age. While mechanistically understanding these growth and maturation changes may be difficult, it is becoming clear that changing life-histories will lead to modified population dynamics, productivity and natural mortality of the affected species. We discuss how the observed and expected life-history changes could affect the assumptions and uncertainty within single and multispecies models currently used in marine ecosystem management, highlighting that models which allow for dynamic life-history traits often report significantly different estimates of stock biomass. Given that both climate- and harvest-induced life-history changes are likely to intensify and possibly amplify each other, there is an urgent need to adequately assess the implications of faster life-histories for marine ecosystem management. This is especially true for data-poor stocks, where growth and maturation are not regularly assessed. Targeted monitoring can be used to inform responsive management, but for improved sustainability outcomes, a precautionary approach to management that is robust to life-history trends is advised.","container-title":"Fish and Fisheries","DOI":"10.1111/faf.12156","ISSN":"1467-2979","issue":"4","language":"en","note":"_eprint: https://onlinelibrary.wiley.com/doi/pdf/10.1111/faf.12156","page":"1005-1028","source":"Wiley Online Library","title":"Trends and management implications of human-influenced life-history changes in marine ectotherms","volume":"17","author":[{"family":"Audzijonyte","given":"Asta"},{"family":"Fulton","given":"Elizabeth"},{"family":"Haddon","given":"Malcolm"},{"family":"Helidoniotis","given":"Fay"},{"family":"Hobday","given":"Alistair J"},{"family":"Kuparinen","given":"Anna"},{"family":"Morrongiello","given":"John"},{"family":"Smith","given":"Anthony DM"},{"family":"Upston","given":"Judy"},{"family":"Waples","given":"Robin S"}],"issued":{"date-parts":[["2016"]]},"citation-key":"audzijonyteTrendsManagementImplications2016"}}],"schema":"https://github.com/citation-style-language/schema/raw/master/csl-citation.json"} </w:instrText>
      </w:r>
      <w:r w:rsidR="00197BD5">
        <w:fldChar w:fldCharType="separate"/>
      </w:r>
      <w:r w:rsidR="008427B6">
        <w:rPr>
          <w:lang w:val="en-GB"/>
        </w:rPr>
        <w:t>(32)</w:t>
      </w:r>
      <w:r w:rsidR="00197BD5">
        <w:fldChar w:fldCharType="end"/>
      </w:r>
      <w:ins w:id="292" w:author="Max Lindmark" w:date="2022-04-22T10:52:00Z">
        <w:r w:rsidR="000B20DE">
          <w:t>.</w:t>
        </w:r>
      </w:ins>
      <w:ins w:id="293" w:author="Max Lindmark" w:date="2022-04-22T10:51:00Z">
        <w:r w:rsidR="00CF7678">
          <w:t xml:space="preserve"> </w:t>
        </w:r>
      </w:ins>
      <w:commentRangeEnd w:id="291"/>
      <w:ins w:id="294" w:author="Max Lindmark" w:date="2022-04-22T10:52:00Z">
        <w:r w:rsidR="00197BD5">
          <w:rPr>
            <w:rStyle w:val="Kommentarsreferens"/>
          </w:rPr>
          <w:commentReference w:id="291"/>
        </w:r>
      </w:ins>
      <w:ins w:id="295" w:author="Max Lindmark" w:date="2022-04-22T10:55:00Z">
        <w:r w:rsidR="0049324C">
          <w:t>Moreover, the effect</w:t>
        </w:r>
      </w:ins>
      <w:ins w:id="296" w:author="Max Lindmark" w:date="2022-04-22T10:57:00Z">
        <w:r w:rsidR="001E17EC">
          <w:t xml:space="preserve"> of temperature on</w:t>
        </w:r>
      </w:ins>
      <w:ins w:id="297" w:author="Max Lindmark" w:date="2022-04-22T10:56:00Z">
        <w:r w:rsidR="0049324C">
          <w:t xml:space="preserve"> mortality </w:t>
        </w:r>
      </w:ins>
      <w:ins w:id="298" w:author="Max Lindmark" w:date="2022-04-22T10:57:00Z">
        <w:r w:rsidR="001E17EC">
          <w:t>rates of</w:t>
        </w:r>
      </w:ins>
      <w:ins w:id="299" w:author="Max Lindmark" w:date="2022-04-22T10:56:00Z">
        <w:r w:rsidR="0049324C">
          <w:t xml:space="preserve"> </w:t>
        </w:r>
      </w:ins>
      <w:del w:id="300" w:author="Max Lindmark" w:date="2022-04-22T10:41:00Z">
        <w:r w:rsidR="00A21F67" w:rsidDel="00181DB5">
          <w:delText>,</w:delText>
        </w:r>
      </w:del>
      <w:del w:id="301" w:author="Max Lindmark" w:date="2022-04-22T10:42:00Z">
        <w:r w:rsidR="00A21F67" w:rsidDel="00181DB5">
          <w:delText xml:space="preserve"> </w:delText>
        </w:r>
      </w:del>
      <w:del w:id="302" w:author="Max Lindmark" w:date="2022-04-22T10:56:00Z">
        <w:r w:rsidR="00A21F67" w:rsidDel="0049324C">
          <w:delText xml:space="preserve">those on mortality in </w:delText>
        </w:r>
      </w:del>
      <w:r w:rsidR="00A21F67">
        <w:t xml:space="preserve">wild populations </w:t>
      </w:r>
      <w:ins w:id="303" w:author="Max Lindmark" w:date="2022-04-22T10:56:00Z">
        <w:r w:rsidR="0049324C">
          <w:t>are more studied using among-species analyses</w:t>
        </w:r>
      </w:ins>
      <w:ins w:id="304" w:author="Max Lindmark" w:date="2022-04-22T10:57:00Z">
        <w:r w:rsidR="001E17EC">
          <w:t xml:space="preserve">. These relationships based on thermal </w:t>
        </w:r>
      </w:ins>
      <w:ins w:id="305" w:author="Max Lindmark" w:date="2022-04-22T10:58:00Z">
        <w:r w:rsidR="001E17EC">
          <w:t xml:space="preserve">gradients in space </w:t>
        </w:r>
      </w:ins>
      <w:ins w:id="306" w:author="Max Lindmark" w:date="2022-04-22T10:57:00Z">
        <w:r w:rsidR="001E17EC">
          <w:t xml:space="preserve">may not necessarily </w:t>
        </w:r>
      </w:ins>
      <w:ins w:id="307" w:author="Max Lindmark" w:date="2022-04-22T10:58:00Z">
        <w:r w:rsidR="001E17EC">
          <w:t xml:space="preserve">be the same as the </w:t>
        </w:r>
      </w:ins>
      <w:ins w:id="308" w:author="Max Lindmark" w:date="2022-04-22T10:59:00Z">
        <w:r w:rsidR="001E17EC">
          <w:t xml:space="preserve">effects of </w:t>
        </w:r>
        <w:r w:rsidR="001E17EC" w:rsidRPr="001E17EC">
          <w:rPr>
            <w:i/>
            <w:iCs/>
            <w:rPrChange w:id="309" w:author="Max Lindmark" w:date="2022-04-22T10:59:00Z">
              <w:rPr/>
            </w:rPrChange>
          </w:rPr>
          <w:t>warming</w:t>
        </w:r>
      </w:ins>
      <w:ins w:id="310" w:author="Max Lindmark" w:date="2022-04-22T10:58:00Z">
        <w:r w:rsidR="001E17EC">
          <w:t xml:space="preserve"> </w:t>
        </w:r>
      </w:ins>
      <w:ins w:id="311" w:author="Max Lindmark" w:date="2022-04-22T10:59:00Z">
        <w:r w:rsidR="001E17EC">
          <w:t>on</w:t>
        </w:r>
      </w:ins>
      <w:ins w:id="312" w:author="Max Lindmark" w:date="2022-04-22T10:58:00Z">
        <w:r w:rsidR="001E17EC">
          <w:t xml:space="preserve"> </w:t>
        </w:r>
      </w:ins>
      <w:ins w:id="313" w:author="Max Lindmark" w:date="2022-04-22T10:59:00Z">
        <w:r w:rsidR="001E17EC">
          <w:t>mortality on s</w:t>
        </w:r>
      </w:ins>
      <w:ins w:id="314" w:author="Max Lindmark" w:date="2022-04-22T10:58:00Z">
        <w:r w:rsidR="001E17EC">
          <w:t>ingle populations</w:t>
        </w:r>
      </w:ins>
      <w:ins w:id="315" w:author="Max Lindmark" w:date="2022-04-22T10:59:00Z">
        <w:r w:rsidR="001E17EC">
          <w:t xml:space="preserve">. Hence, </w:t>
        </w:r>
      </w:ins>
      <w:ins w:id="316" w:author="Max Lindmark" w:date="2022-04-22T11:01:00Z">
        <w:r w:rsidR="001E17EC">
          <w:t>the effects of warming</w:t>
        </w:r>
      </w:ins>
      <w:ins w:id="317" w:author="Max Lindmark" w:date="2022-04-22T11:00:00Z">
        <w:r w:rsidR="001E17EC">
          <w:t xml:space="preserve"> </w:t>
        </w:r>
      </w:ins>
      <w:ins w:id="318" w:author="Max Lindmark" w:date="2022-04-22T11:01:00Z">
        <w:r w:rsidR="001E17EC">
          <w:t xml:space="preserve">on </w:t>
        </w:r>
      </w:ins>
      <w:ins w:id="319" w:author="Max Lindmark" w:date="2022-04-22T11:00:00Z">
        <w:r w:rsidR="001E17EC">
          <w:t>growth and size</w:t>
        </w:r>
      </w:ins>
      <w:ins w:id="320" w:author="Max Lindmark" w:date="2022-04-22T11:01:00Z">
        <w:r w:rsidR="001E17EC">
          <w:t>-</w:t>
        </w:r>
      </w:ins>
      <w:ins w:id="321" w:author="Max Lindmark" w:date="2022-04-22T11:00:00Z">
        <w:r w:rsidR="001E17EC">
          <w:t>at</w:t>
        </w:r>
      </w:ins>
      <w:ins w:id="322" w:author="Max Lindmark" w:date="2022-04-22T11:01:00Z">
        <w:r w:rsidR="001E17EC">
          <w:t>-</w:t>
        </w:r>
      </w:ins>
      <w:ins w:id="323" w:author="Max Lindmark" w:date="2022-04-22T11:00:00Z">
        <w:r w:rsidR="001E17EC">
          <w:t xml:space="preserve">age and mortality </w:t>
        </w:r>
      </w:ins>
      <w:ins w:id="324" w:author="Max Lindmark" w:date="2022-04-22T11:01:00Z">
        <w:r w:rsidR="001F4124">
          <w:t>within natural populations constitute</w:t>
        </w:r>
        <w:del w:id="325" w:author="Anna Gårdmark" w:date="2022-07-15T09:08:00Z">
          <w:r w:rsidR="001F4124" w:rsidDel="00D26E8D">
            <w:delText>s</w:delText>
          </w:r>
        </w:del>
        <w:r w:rsidR="001F4124">
          <w:t xml:space="preserve"> a</w:t>
        </w:r>
      </w:ins>
      <w:ins w:id="326" w:author="Max Lindmark" w:date="2022-04-22T11:00:00Z">
        <w:r w:rsidR="001E17EC">
          <w:t xml:space="preserve"> key knowledge gap</w:t>
        </w:r>
      </w:ins>
      <w:ins w:id="327" w:author="Max Lindmark" w:date="2022-04-22T11:01:00Z">
        <w:r w:rsidR="001F4124">
          <w:t xml:space="preserve"> for predicting</w:t>
        </w:r>
      </w:ins>
      <w:del w:id="328" w:author="Max Lindmark" w:date="2022-04-22T11:01:00Z">
        <w:r w:rsidR="00A21F67" w:rsidDel="001F4124">
          <w:delText>have not</w:delText>
        </w:r>
        <w:r w:rsidR="00E81E29" w:rsidDel="001F4124">
          <w:delText xml:space="preserve"> to the same extent</w:delText>
        </w:r>
        <w:r w:rsidR="00A21F67" w:rsidDel="001F4124">
          <w:delText>, nor</w:delText>
        </w:r>
      </w:del>
      <w:r w:rsidR="00A21F67">
        <w:t xml:space="preserve"> the</w:t>
      </w:r>
      <w:del w:id="329" w:author="Max Lindmark" w:date="2022-04-22T11:01:00Z">
        <w:r w:rsidR="00A21F67" w:rsidDel="001F4124">
          <w:delText>ir</w:delText>
        </w:r>
      </w:del>
      <w:r w:rsidR="00A21F67">
        <w:t xml:space="preserve"> </w:t>
      </w:r>
      <w:del w:id="330" w:author="Max Lindmark" w:date="2022-04-22T11:01:00Z">
        <w:r w:rsidR="00A21F67" w:rsidDel="001F4124">
          <w:delText xml:space="preserve">joint </w:delText>
        </w:r>
      </w:del>
      <w:r w:rsidR="00A21F67">
        <w:t xml:space="preserve">consequences </w:t>
      </w:r>
      <w:ins w:id="331" w:author="Max Lindmark" w:date="2022-04-22T11:02:00Z">
        <w:r w:rsidR="00CF16E4">
          <w:t xml:space="preserve">of climate change on </w:t>
        </w:r>
      </w:ins>
      <w:del w:id="332" w:author="Max Lindmark" w:date="2022-04-22T11:02:00Z">
        <w:r w:rsidR="00A21F67" w:rsidDel="00CF16E4">
          <w:delText xml:space="preserve">for </w:delText>
        </w:r>
      </w:del>
      <w:r w:rsidR="00A21F67">
        <w:t>population size-spectra</w:t>
      </w:r>
      <w:ins w:id="333" w:author="Max Lindmark" w:date="2022-04-22T11:02:00Z">
        <w:r w:rsidR="00CF16E4">
          <w:t>.</w:t>
        </w:r>
      </w:ins>
      <w:del w:id="334" w:author="Max Lindmark" w:date="2022-04-22T11:02:00Z">
        <w:r w:rsidR="00A21F67" w:rsidDel="00CF16E4">
          <w:delText xml:space="preserve"> in warming environments.</w:delText>
        </w:r>
      </w:del>
    </w:p>
    <w:p w14:paraId="00000025" w14:textId="3C511860" w:rsidR="00037DE8" w:rsidRDefault="00181DB5">
      <w:pPr>
        <w:spacing w:line="480" w:lineRule="auto"/>
        <w:ind w:firstLine="284"/>
        <w:jc w:val="both"/>
      </w:pPr>
      <w:ins w:id="335" w:author="Max Lindmark" w:date="2022-04-22T10:43:00Z">
        <w:r>
          <w:t xml:space="preserve">Here </w:t>
        </w:r>
      </w:ins>
      <w:del w:id="336" w:author="Max Lindmark" w:date="2022-04-22T10:43:00Z">
        <w:r w:rsidR="008F4827" w:rsidDel="00181DB5">
          <w:delText>W</w:delText>
        </w:r>
        <w:r w:rsidR="001B1A85" w:rsidDel="00181DB5">
          <w:delText xml:space="preserve">e </w:delText>
        </w:r>
      </w:del>
      <w:ins w:id="337" w:author="Max Lindmark" w:date="2022-04-22T10:43:00Z">
        <w:r>
          <w:t xml:space="preserve">we </w:t>
        </w:r>
      </w:ins>
      <w:r w:rsidR="001B1A85">
        <w:t>use</w:t>
      </w:r>
      <w:r w:rsidR="008F4827">
        <w:t>d</w:t>
      </w:r>
      <w:r w:rsidR="001B1A85">
        <w:t xml:space="preserve"> data from </w:t>
      </w:r>
      <w:r w:rsidR="00A21F67">
        <w:t xml:space="preserve">a </w:t>
      </w:r>
      <w:r w:rsidR="001B1A85">
        <w:t>unique</w:t>
      </w:r>
      <w:r w:rsidR="007E4429">
        <w:t xml:space="preserve">, </w:t>
      </w:r>
      <w:r w:rsidR="001B1A85">
        <w:t>large-scale</w:t>
      </w:r>
      <w:r w:rsidR="008F4827">
        <w:t xml:space="preserve"> 23-year-long</w:t>
      </w:r>
      <w:r w:rsidR="001B1A85">
        <w:t xml:space="preserve"> </w:t>
      </w:r>
      <w:r w:rsidR="00A21F67">
        <w:t>heating</w:t>
      </w:r>
      <w:r w:rsidR="007E4429">
        <w:t>-experiment</w:t>
      </w:r>
      <w:r w:rsidR="00A21F67">
        <w:t xml:space="preserve"> </w:t>
      </w:r>
      <w:r w:rsidR="007E4429">
        <w:t xml:space="preserve">of </w:t>
      </w:r>
      <w:r w:rsidR="00A21F67">
        <w:t>a coastal ecosystem</w:t>
      </w:r>
      <w:r w:rsidR="00100F78">
        <w:t xml:space="preserve"> </w:t>
      </w:r>
      <w:r w:rsidR="001B1A85">
        <w:t xml:space="preserve">to quantify </w:t>
      </w:r>
      <w:r w:rsidR="00100F78">
        <w:t xml:space="preserve">how warming </w:t>
      </w:r>
      <w:r w:rsidR="001B1A85">
        <w:t>change</w:t>
      </w:r>
      <w:r w:rsidR="00100F78">
        <w:t>d</w:t>
      </w:r>
      <w:r w:rsidR="001B1A85">
        <w:t xml:space="preserve"> </w:t>
      </w:r>
      <w:r w:rsidR="00100F78">
        <w:t xml:space="preserve">fish </w:t>
      </w:r>
      <w:r w:rsidR="001B1A85">
        <w:t>body growth, mortality, and the size structure in a</w:t>
      </w:r>
      <w:r w:rsidR="00320473">
        <w:t>n</w:t>
      </w:r>
      <w:r w:rsidR="001B1A85">
        <w:t xml:space="preserve"> </w:t>
      </w:r>
      <w:r w:rsidR="00100F78">
        <w:t>un</w:t>
      </w:r>
      <w:r w:rsidR="001B1A85">
        <w:t>exploited population of Eurasian perch (</w:t>
      </w:r>
      <w:r w:rsidR="001B1A85">
        <w:rPr>
          <w:i/>
        </w:rPr>
        <w:t>Perca fluviatilis</w:t>
      </w:r>
      <w:r w:rsidR="001B1A85">
        <w:t xml:space="preserve">, </w:t>
      </w:r>
      <w:r w:rsidR="00300E1C">
        <w:t>‘</w:t>
      </w:r>
      <w:r w:rsidR="001B1A85">
        <w:t>perch</w:t>
      </w:r>
      <w:r w:rsidR="00300E1C">
        <w:t>’</w:t>
      </w:r>
      <w:r w:rsidR="001B1A85">
        <w:t>)</w:t>
      </w:r>
      <w:r w:rsidR="00100F78">
        <w:t xml:space="preserve">. We compare fish from this enclosed bay </w:t>
      </w:r>
      <w:r w:rsidR="001B1A85">
        <w:t xml:space="preserve">exposed to temperatures </w:t>
      </w:r>
      <w:ins w:id="338" w:author="Max Lindmark" w:date="2022-04-24T13:20:00Z">
        <w:r w:rsidR="00DE1872">
          <w:t xml:space="preserve">approximately </w:t>
        </w:r>
      </w:ins>
      <w:del w:id="339" w:author="Max Lindmark" w:date="2022-04-24T13:20:00Z">
        <w:r w:rsidR="001B1A85" w:rsidDel="00DE1872">
          <w:delText>5-10</w:delText>
        </w:r>
      </w:del>
      <w:ins w:id="340" w:author="Max Lindmark" w:date="2022-04-24T13:20:00Z">
        <w:r w:rsidR="00DE1872">
          <w:t>8</w:t>
        </w:r>
      </w:ins>
      <w:del w:id="341" w:author="Max Lindmark" w:date="2022-04-24T13:20:00Z">
        <w:r w:rsidR="001B1A85" w:rsidDel="00DE1872">
          <w:delText xml:space="preserve"> </w:delText>
        </w:r>
      </w:del>
      <m:oMath>
        <m:r>
          <w:rPr>
            <w:rFonts w:ascii="Cambria Math" w:eastAsia="Cambria Math" w:hAnsi="Cambria Math" w:cs="Cambria Math"/>
          </w:rPr>
          <m:t>℃</m:t>
        </m:r>
      </m:oMath>
      <w:r w:rsidR="001B1A85">
        <w:t xml:space="preserve"> above normal </w:t>
      </w:r>
      <w:r w:rsidR="00100F78">
        <w:t>(‘</w:t>
      </w:r>
      <w:r w:rsidR="00320473">
        <w:t xml:space="preserve">heated </w:t>
      </w:r>
      <w:r w:rsidR="00100F78">
        <w:t xml:space="preserve">area’) with fish from a </w:t>
      </w:r>
      <w:r w:rsidR="001B1A85">
        <w:t xml:space="preserve">reference </w:t>
      </w:r>
      <w:r w:rsidR="00100F78">
        <w:t>area in the adjacent</w:t>
      </w:r>
      <w:r w:rsidR="001B1A85">
        <w:t xml:space="preserve"> </w:t>
      </w:r>
      <w:r w:rsidR="001B1A85">
        <w:rPr>
          <w:color w:val="000000"/>
        </w:rPr>
        <w:t>archipelago (Fig. 1)</w:t>
      </w:r>
      <w:r w:rsidR="00100F78">
        <w:rPr>
          <w:color w:val="000000"/>
        </w:rPr>
        <w:t>.</w:t>
      </w:r>
      <w:r w:rsidR="001B1A85">
        <w:t xml:space="preserve"> Using hierarchical Bayesian models, we quantify </w:t>
      </w:r>
      <w:r w:rsidR="00300E1C">
        <w:t xml:space="preserve">differences in </w:t>
      </w:r>
      <w:r w:rsidR="001B1A85">
        <w:t>key individual-</w:t>
      </w:r>
      <w:r w:rsidR="00300E1C">
        <w:t xml:space="preserve"> </w:t>
      </w:r>
      <w:r w:rsidR="001B1A85">
        <w:t>and population level parameters, such as body growth, asymptotic size, mortality rates, and size-spectra</w:t>
      </w:r>
      <w:r w:rsidR="00CD50EA">
        <w:t>,</w:t>
      </w:r>
      <w:r w:rsidR="001B1A85">
        <w:t xml:space="preserve"> between the </w:t>
      </w:r>
      <w:r w:rsidR="00320473">
        <w:t>heated</w:t>
      </w:r>
      <w:r w:rsidR="00320473" w:rsidDel="00320473">
        <w:t xml:space="preserve"> </w:t>
      </w:r>
      <w:r w:rsidR="00300E1C">
        <w:t xml:space="preserve">and </w:t>
      </w:r>
      <w:r w:rsidR="00721680">
        <w:t xml:space="preserve">reference </w:t>
      </w:r>
      <w:r w:rsidR="00300E1C">
        <w:t xml:space="preserve">coastal </w:t>
      </w:r>
      <w:r w:rsidR="001B1A85">
        <w:t xml:space="preserve">area. </w:t>
      </w:r>
    </w:p>
    <w:p w14:paraId="00000026" w14:textId="77777777" w:rsidR="00037DE8" w:rsidRDefault="00037DE8">
      <w:pPr>
        <w:spacing w:line="480" w:lineRule="auto"/>
        <w:jc w:val="both"/>
        <w:rPr>
          <w:sz w:val="28"/>
          <w:szCs w:val="28"/>
        </w:rPr>
      </w:pPr>
    </w:p>
    <w:p w14:paraId="00000027" w14:textId="77777777" w:rsidR="00037DE8" w:rsidRDefault="00446CF9">
      <w:pPr>
        <w:spacing w:line="480" w:lineRule="auto"/>
        <w:jc w:val="both"/>
        <w:rPr>
          <w:sz w:val="28"/>
          <w:szCs w:val="28"/>
        </w:rPr>
      </w:pPr>
      <w:sdt>
        <w:sdtPr>
          <w:tag w:val="goog_rdk_13"/>
          <w:id w:val="247478690"/>
        </w:sdtPr>
        <w:sdtEndPr/>
        <w:sdtContent/>
      </w:sdt>
      <w:sdt>
        <w:sdtPr>
          <w:tag w:val="goog_rdk_14"/>
          <w:id w:val="1100213546"/>
        </w:sdtPr>
        <w:sdtEndPr/>
        <w:sdtContent/>
      </w:sdt>
      <w:r w:rsidR="001B1A85">
        <w:rPr>
          <w:sz w:val="28"/>
          <w:szCs w:val="28"/>
        </w:rPr>
        <w:t>Results</w:t>
      </w:r>
    </w:p>
    <w:p w14:paraId="00000028" w14:textId="11E6E7FE" w:rsidR="00037DE8" w:rsidRDefault="001B1A85">
      <w:pPr>
        <w:spacing w:line="480" w:lineRule="auto"/>
        <w:jc w:val="both"/>
      </w:pPr>
      <w:r>
        <w:t xml:space="preserve">Analysis of </w:t>
      </w:r>
      <w:r w:rsidR="003A3F81">
        <w:t>fish (</w:t>
      </w:r>
      <w:r w:rsidR="00C00598">
        <w:t>perch</w:t>
      </w:r>
      <w:r w:rsidR="003A3F81">
        <w:t>)</w:t>
      </w:r>
      <w:r w:rsidR="00C00598">
        <w:t xml:space="preserve"> </w:t>
      </w:r>
      <w:r>
        <w:t xml:space="preserve">size-at-age using the von Bertalanffy growth equation (VBGE) revealed that </w:t>
      </w:r>
      <w:r w:rsidR="003A3F81">
        <w:t xml:space="preserve">fish </w:t>
      </w:r>
      <w:r>
        <w:t>cohorts</w:t>
      </w:r>
      <w:r w:rsidR="00356D83">
        <w:t xml:space="preserve"> (</w:t>
      </w:r>
      <w:r w:rsidR="00565A8A">
        <w:t>year classes</w:t>
      </w:r>
      <w:r w:rsidR="00356D83">
        <w:t>)</w:t>
      </w:r>
      <w:r>
        <w:t xml:space="preserve"> in the </w:t>
      </w:r>
      <w:r w:rsidR="00320473">
        <w:t>heated</w:t>
      </w:r>
      <w:r w:rsidR="00320473" w:rsidDel="00320473">
        <w:t xml:space="preserve"> </w:t>
      </w:r>
      <w:r>
        <w:t xml:space="preserve">area </w:t>
      </w:r>
      <w:r w:rsidR="00C00598">
        <w:t>both</w:t>
      </w:r>
      <w:r>
        <w:t xml:space="preserve"> grew faster initially (larger size-at-age </w:t>
      </w:r>
      <w:r w:rsidR="00C00598">
        <w:t>and</w:t>
      </w:r>
      <w:r>
        <w:t xml:space="preserve"> VBGE </w:t>
      </w:r>
      <m:oMath>
        <m:r>
          <w:rPr>
            <w:rFonts w:ascii="Cambria Math" w:eastAsia="Cambria Math" w:hAnsi="Cambria Math" w:cs="Cambria Math"/>
          </w:rPr>
          <m:t>K</m:t>
        </m:r>
      </m:oMath>
      <w:r>
        <w:t xml:space="preserve"> parameter) </w:t>
      </w:r>
      <w:r w:rsidR="00C00598">
        <w:t xml:space="preserve">and </w:t>
      </w:r>
      <w:r>
        <w:t>reached larger predicted asymptotic sizes</w:t>
      </w:r>
      <w:r w:rsidR="00C00598">
        <w:t xml:space="preserve"> than those in the </w:t>
      </w:r>
      <w:ins w:id="342" w:author="Anna Gårdmark" w:date="2022-07-15T09:08:00Z">
        <w:r w:rsidR="00D26E8D">
          <w:t xml:space="preserve">unheated </w:t>
        </w:r>
      </w:ins>
      <w:r w:rsidR="00721680">
        <w:t>reference</w:t>
      </w:r>
      <w:r w:rsidR="00721680" w:rsidDel="00721680">
        <w:t xml:space="preserve"> </w:t>
      </w:r>
      <w:r w:rsidR="00C00598">
        <w:t>area</w:t>
      </w:r>
      <w:r>
        <w:t xml:space="preserve"> (Fig. 2). The model with </w:t>
      </w:r>
      <w:r w:rsidR="00C00598">
        <w:t>area-</w:t>
      </w:r>
      <w:r>
        <w:t>specific VBGE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w:t>
      </w:r>
      <m:oMath>
        <m:r>
          <w:rPr>
            <w:rFonts w:ascii="Cambria Math" w:eastAsia="Cambria Math" w:hAnsi="Cambria Math" w:cs="Cambria Math"/>
          </w:rPr>
          <m:t>K</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t>) had</w:t>
      </w:r>
      <w:r w:rsidR="00CD50EA">
        <w:t xml:space="preserve"> best </w:t>
      </w:r>
      <w:r w:rsidR="005B5D9A">
        <w:t xml:space="preserve">out of sample </w:t>
      </w:r>
      <w:r w:rsidR="00CD50EA">
        <w:t xml:space="preserve">predictive </w:t>
      </w:r>
      <w:r w:rsidR="005B5D9A">
        <w:t>accuracy</w:t>
      </w:r>
      <w:r w:rsidR="00CD50EA">
        <w:t xml:space="preserve"> (</w:t>
      </w:r>
      <w:r>
        <w:t xml:space="preserve">the largest expected log pointwise predictive density </w:t>
      </w:r>
      <w:r w:rsidR="0097774D">
        <w:t>for a new observation</w:t>
      </w:r>
      <w:r w:rsidR="00CD50EA">
        <w:t>;</w:t>
      </w:r>
      <w:r w:rsidR="0097774D">
        <w:t xml:space="preserve"> </w:t>
      </w:r>
      <w:r>
        <w:t xml:space="preserve">Table S1), and there is a clear difference </w:t>
      </w:r>
      <w:r w:rsidR="00C00598">
        <w:t xml:space="preserve">in both </w:t>
      </w:r>
      <w:r>
        <w:t>the estimated values for</w:t>
      </w:r>
      <w:r w:rsidR="008164C6">
        <w:t xml:space="preserve"> fish </w:t>
      </w:r>
      <w:r w:rsidR="00B70C58">
        <w:t xml:space="preserve">asymptotic </w:t>
      </w:r>
      <w:r w:rsidR="008164C6">
        <w:t>length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rsidR="008164C6">
        <w:t>)</w:t>
      </w:r>
      <w:r>
        <w:t xml:space="preserve"> </w:t>
      </w:r>
      <w:r w:rsidR="008164C6">
        <w:t>and growth rate (</w:t>
      </w:r>
      <m:oMath>
        <m:r>
          <w:rPr>
            <w:rFonts w:ascii="Cambria Math" w:eastAsia="Cambria Math" w:hAnsi="Cambria Math" w:cs="Cambria Math"/>
          </w:rPr>
          <m:t>K</m:t>
        </m:r>
      </m:oMath>
      <w:r w:rsidR="008164C6">
        <w:t>)</w:t>
      </w:r>
      <w:r>
        <w:t xml:space="preserve"> </w:t>
      </w:r>
      <w:r w:rsidR="00C00598">
        <w:t xml:space="preserve">between the </w:t>
      </w:r>
      <w:r w:rsidR="00320473">
        <w:t>heated</w:t>
      </w:r>
      <w:r w:rsidR="00320473" w:rsidDel="00320473">
        <w:t xml:space="preserve"> </w:t>
      </w:r>
      <w:r w:rsidR="00C00598">
        <w:t xml:space="preserve">and </w:t>
      </w:r>
      <w:r w:rsidR="00721680">
        <w:t>reference</w:t>
      </w:r>
      <w:r w:rsidR="00721680" w:rsidDel="00721680">
        <w:t xml:space="preserve"> </w:t>
      </w:r>
      <w:r w:rsidR="00C00598">
        <w:lastRenderedPageBreak/>
        <w:t xml:space="preserve">area </w:t>
      </w:r>
      <w:r>
        <w:t xml:space="preserve">(Fig. </w:t>
      </w:r>
      <w:r w:rsidR="00C00598">
        <w:t>2</w:t>
      </w:r>
      <w:r w:rsidR="00DF1DD3">
        <w:t>B-E</w:t>
      </w:r>
      <w:r>
        <w:t xml:space="preserve">). For instance, the distribution of differences </w:t>
      </w:r>
      <w:r w:rsidR="00DF1DD3">
        <w:t xml:space="preserve">between the </w:t>
      </w:r>
      <w:r w:rsidR="00320473">
        <w:t>heated</w:t>
      </w:r>
      <w:r w:rsidR="00320473" w:rsidDel="00320473">
        <w:t xml:space="preserve"> </w:t>
      </w:r>
      <w:r w:rsidR="00DF1DD3">
        <w:t xml:space="preserve">and </w:t>
      </w:r>
      <w:r w:rsidR="00721680">
        <w:t>reference</w:t>
      </w:r>
      <w:r w:rsidR="00721680" w:rsidDel="00721680">
        <w:t xml:space="preserve"> </w:t>
      </w:r>
      <w:r w:rsidR="00DF1DD3">
        <w:t xml:space="preserve">area </w:t>
      </w:r>
      <w:r>
        <w:t xml:space="preserve">of the posterior samples for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and </w:t>
      </w:r>
      <m:oMath>
        <m:r>
          <w:rPr>
            <w:rFonts w:ascii="Cambria Math" w:eastAsia="Cambria Math" w:hAnsi="Cambria Math" w:cs="Cambria Math"/>
          </w:rPr>
          <m:t>K</m:t>
        </m:r>
      </m:oMath>
      <w:r>
        <w:t xml:space="preserve"> only had 11% and 2%</w:t>
      </w:r>
      <w:r w:rsidR="00DF1DD3">
        <w:t>,</w:t>
      </w:r>
      <w:r>
        <w:t xml:space="preserve"> respectively</w:t>
      </w:r>
      <w:r w:rsidR="00DF1DD3">
        <w:t>,</w:t>
      </w:r>
      <w:r>
        <w:t xml:space="preserve"> of the density below 0, illustrat</w:t>
      </w:r>
      <w:r w:rsidR="0032100D">
        <w:t>ing</w:t>
      </w:r>
      <w:r>
        <w:t xml:space="preserve"> that it is unlikely that the parameters are larger in the </w:t>
      </w:r>
      <w:r w:rsidR="00721680">
        <w:t>reference</w:t>
      </w:r>
      <w:r w:rsidR="00721680" w:rsidDel="00721680">
        <w:t xml:space="preserve"> </w:t>
      </w:r>
      <w:r>
        <w:t xml:space="preserve">area </w:t>
      </w:r>
      <w:r w:rsidR="00DF1DD3">
        <w:t xml:space="preserve">or similar in the two areas </w:t>
      </w:r>
      <w:r>
        <w:t>(Fig. 2</w:t>
      </w:r>
      <w:r w:rsidR="00DF1DD3">
        <w:t>C, E</w:t>
      </w:r>
      <w:r>
        <w:t>).</w:t>
      </w:r>
      <w:r w:rsidR="003A3F81">
        <w:t xml:space="preserve"> </w:t>
      </w:r>
      <w:r w:rsidR="00C126A5">
        <w:t>W</w:t>
      </w:r>
      <w:r>
        <w:t xml:space="preserve">e estimated </w:t>
      </w:r>
      <w:r w:rsidR="00C126A5">
        <w:t>that</w:t>
      </w:r>
      <w:r w:rsidR="00EA0730">
        <w:t xml:space="preserve"> fish in</w:t>
      </w:r>
      <w:r w:rsidR="00C126A5">
        <w:t xml:space="preserve"> the </w:t>
      </w:r>
      <w:r w:rsidR="00320473">
        <w:t>heated</w:t>
      </w:r>
      <w:r w:rsidR="00320473" w:rsidDel="00320473">
        <w:t xml:space="preserve"> </w:t>
      </w:r>
      <w:r w:rsidR="00C126A5">
        <w:t xml:space="preserve">area had </w:t>
      </w:r>
      <w:r w:rsidR="00EA0730">
        <w:t xml:space="preserve">a 16% larger </w:t>
      </w:r>
      <w:r w:rsidR="00B70C58">
        <w:t>asymptotic</w:t>
      </w:r>
      <w:r w:rsidR="00C126A5">
        <w:t xml:space="preserve"> length than </w:t>
      </w:r>
      <w:r w:rsidR="00EA0730">
        <w:t xml:space="preserve">in the </w:t>
      </w:r>
      <w:r w:rsidR="00721680">
        <w:t>reference</w:t>
      </w:r>
      <w:r w:rsidR="00721680" w:rsidDel="00721680">
        <w:t xml:space="preserve"> </w:t>
      </w:r>
      <w:r w:rsidR="00C126A5">
        <w:t>area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r>
          <w:rPr>
            <w:rFonts w:ascii="Cambria Math" w:eastAsia="Cambria Math" w:hAnsi="Cambria Math" w:cs="Cambria Math"/>
          </w:rPr>
          <m:t>=45.7[36.8, 56.3]</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r>
          <w:rPr>
            <w:rFonts w:ascii="Cambria Math" w:eastAsia="Cambria Math" w:hAnsi="Cambria Math" w:cs="Cambria Math"/>
          </w:rPr>
          <m:t>=39.4</m:t>
        </m:r>
        <m:d>
          <m:dPr>
            <m:begChr m:val="["/>
            <m:endChr m:val="]"/>
            <m:ctrlPr>
              <w:rPr>
                <w:rFonts w:ascii="Cambria Math" w:eastAsia="Cambria Math" w:hAnsi="Cambria Math" w:cs="Cambria Math"/>
                <w:i/>
              </w:rPr>
            </m:ctrlPr>
          </m:dPr>
          <m:e>
            <m:r>
              <w:rPr>
                <w:rFonts w:ascii="Cambria Math" w:eastAsia="Cambria Math" w:hAnsi="Cambria Math" w:cs="Cambria Math"/>
              </w:rPr>
              <m:t>35.4, 43.9</m:t>
            </m:r>
          </m:e>
        </m:d>
      </m:oMath>
      <w:r w:rsidR="00C126A5">
        <w:t>, given as posterior median</w:t>
      </w:r>
      <w:r w:rsidR="003A3F81">
        <w:t xml:space="preserve"> with </w:t>
      </w:r>
      <w:r w:rsidR="00C126A5">
        <w:t>95% credible interval) and</w:t>
      </w:r>
      <w:r w:rsidR="009C5925">
        <w:t xml:space="preserve"> </w:t>
      </w:r>
      <w:r w:rsidR="003A3F81">
        <w:t>27</w:t>
      </w:r>
      <w:r w:rsidR="00C126A5">
        <w:t xml:space="preserve">% </w:t>
      </w:r>
      <w:r w:rsidR="009C5925">
        <w:t>larger growth coefficient</w:t>
      </w:r>
      <w:r w:rsidR="00C126A5">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r>
          <w:rPr>
            <w:rFonts w:ascii="Cambria Math" w:eastAsia="Cambria Math" w:hAnsi="Cambria Math" w:cs="Cambria Math"/>
          </w:rPr>
          <m:t>=0.19</m:t>
        </m:r>
        <m:d>
          <m:dPr>
            <m:begChr m:val="["/>
            <m:endChr m:val="]"/>
            <m:ctrlPr>
              <w:rPr>
                <w:rFonts w:ascii="Cambria Math" w:eastAsia="Cambria Math" w:hAnsi="Cambria Math" w:cs="Cambria Math"/>
                <w:i/>
              </w:rPr>
            </m:ctrlPr>
          </m:dPr>
          <m:e>
            <m:r>
              <w:rPr>
                <w:rFonts w:ascii="Cambria Math" w:eastAsia="Cambria Math" w:hAnsi="Cambria Math" w:cs="Cambria Math"/>
              </w:rPr>
              <m:t>0.15, 0.23</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r>
          <w:rPr>
            <w:rFonts w:ascii="Cambria Math" w:eastAsia="Cambria Math" w:hAnsi="Cambria Math" w:cs="Cambria Math"/>
          </w:rPr>
          <m:t>=0.15[0.12, 0.17]</m:t>
        </m:r>
      </m:oMath>
      <w:r w:rsidR="00C126A5">
        <w:t>). Corresponding estimates of the third parameter in the V</w:t>
      </w:r>
      <w:r w:rsidR="003A3F81">
        <w:t>BGE were</w:t>
      </w:r>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r>
              <w:rPr>
                <w:rFonts w:ascii="Cambria Math" w:eastAsia="Cambria Math" w:hAnsi="Cambria Math" w:cs="Cambria Math"/>
              </w:rPr>
              <m:t>heat</m:t>
            </m:r>
          </m:sub>
        </m:sSub>
        <m:r>
          <w:rPr>
            <w:rFonts w:ascii="Cambria Math" w:eastAsia="Cambria Math" w:hAnsi="Cambria Math" w:cs="Cambria Math"/>
          </w:rPr>
          <m:t>=-0.16[-0.21, -0.11]</m:t>
        </m:r>
      </m:oMath>
      <w:r>
        <w:t>,</w:t>
      </w:r>
      <w:r w:rsidR="009C5925">
        <w:t xml:space="preserve">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0ref</m:t>
            </m:r>
          </m:sub>
        </m:sSub>
        <m:r>
          <w:rPr>
            <w:rFonts w:ascii="Cambria Math" w:eastAsia="Cambria Math" w:hAnsi="Cambria Math" w:cs="Cambria Math"/>
          </w:rPr>
          <m:t>=-0.44[-0.56, -0.33]</m:t>
        </m:r>
      </m:oMath>
      <w:r>
        <w:t>.</w:t>
      </w:r>
      <w:ins w:id="343" w:author="Max Lindmark" w:date="2022-04-22T11:02:00Z">
        <w:r w:rsidR="00196457">
          <w:t xml:space="preserve"> </w:t>
        </w:r>
      </w:ins>
      <w:ins w:id="344" w:author="Max Lindmark" w:date="2022-04-23T10:29:00Z">
        <w:r w:rsidR="00ED3B75">
          <w:t xml:space="preserve">These differences in growth parameters lead to fish being approximately 10% larger in the heated </w:t>
        </w:r>
      </w:ins>
      <w:ins w:id="345" w:author="Max Lindmark" w:date="2022-04-23T10:30:00Z">
        <w:r w:rsidR="009A2DA1">
          <w:t>area relative to the reference area (Fig. 3).</w:t>
        </w:r>
      </w:ins>
    </w:p>
    <w:p w14:paraId="00000029" w14:textId="1F4CC2C5" w:rsidR="00037DE8" w:rsidRDefault="001B1A85">
      <w:pPr>
        <w:spacing w:line="480" w:lineRule="auto"/>
        <w:ind w:firstLine="284"/>
        <w:jc w:val="both"/>
      </w:pPr>
      <w:r>
        <w:t xml:space="preserve">In addition, we found that the initial growth rate (at small size) was higher in the </w:t>
      </w:r>
      <w:r w:rsidR="00320473">
        <w:t>heated</w:t>
      </w:r>
      <w:r w:rsidR="00320473" w:rsidDel="00320473">
        <w:t xml:space="preserve"> </w:t>
      </w:r>
      <w:r>
        <w:t>are</w:t>
      </w:r>
      <w:r w:rsidR="00796AE9">
        <w:t>a</w:t>
      </w:r>
      <w:r>
        <w:t xml:space="preserve"> and </w:t>
      </w:r>
      <w:commentRangeStart w:id="346"/>
      <w:r>
        <w:t xml:space="preserve">that the decline in growth with length was </w:t>
      </w:r>
      <w:del w:id="347" w:author="Anna Gårdmark" w:date="2022-07-15T09:10:00Z">
        <w:r w:rsidDel="00D26E8D">
          <w:delText xml:space="preserve">steeper </w:delText>
        </w:r>
      </w:del>
      <w:ins w:id="348" w:author="Anna Gårdmark" w:date="2022-07-15T09:10:00Z">
        <w:r w:rsidR="00D26E8D">
          <w:t xml:space="preserve">faster </w:t>
        </w:r>
      </w:ins>
      <w:r>
        <w:t xml:space="preserve">in the </w:t>
      </w:r>
      <w:r w:rsidR="00721680">
        <w:t>reference</w:t>
      </w:r>
      <w:r w:rsidR="00721680" w:rsidDel="00721680">
        <w:t xml:space="preserve"> </w:t>
      </w:r>
      <w:r>
        <w:t>area</w:t>
      </w:r>
      <w:r w:rsidR="0032100D">
        <w:t xml:space="preserve"> (Fig. </w:t>
      </w:r>
      <w:del w:id="349" w:author="Max Lindmark" w:date="2022-04-23T10:30:00Z">
        <w:r w:rsidR="0032100D" w:rsidDel="006832C5">
          <w:delText>3</w:delText>
        </w:r>
      </w:del>
      <w:ins w:id="350" w:author="Max Lindmark" w:date="2022-04-23T10:30:00Z">
        <w:r w:rsidR="006832C5">
          <w:t>4</w:t>
        </w:r>
      </w:ins>
      <w:commentRangeEnd w:id="346"/>
      <w:r w:rsidR="000102B6">
        <w:rPr>
          <w:rStyle w:val="Kommentarsreferens"/>
        </w:rPr>
        <w:commentReference w:id="346"/>
      </w:r>
      <w:r w:rsidR="0032100D">
        <w:t>)</w:t>
      </w:r>
      <w:r>
        <w:t xml:space="preserve">. </w:t>
      </w:r>
      <w:r w:rsidR="0032100D">
        <w:t>T</w:t>
      </w:r>
      <w:r>
        <w:t xml:space="preserve">he best model </w:t>
      </w:r>
      <w:r w:rsidR="0032100D">
        <w:t>for growth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rsidR="0032100D">
        <w:t xml:space="preserve">) </w:t>
      </w:r>
      <w:r w:rsidR="009B06EB">
        <w:t>had</w:t>
      </w:r>
      <w:r>
        <w:t xml:space="preserve"> area-specific parameters (Table S2), and we </w:t>
      </w:r>
      <w:sdt>
        <w:sdtPr>
          <w:tag w:val="goog_rdk_17"/>
          <w:id w:val="340824732"/>
        </w:sdtPr>
        <w:sdtEndPr/>
        <w:sdtContent>
          <w:r>
            <w:t>found</w:t>
          </w:r>
        </w:sdtContent>
      </w:sdt>
      <w:r w:rsidR="00CD50EA">
        <w:t xml:space="preserve"> </w:t>
      </w:r>
      <w:r>
        <w:t xml:space="preserve">even </w:t>
      </w:r>
      <w:commentRangeStart w:id="351"/>
      <w:r>
        <w:t xml:space="preserve">stronger </w:t>
      </w:r>
      <w:commentRangeEnd w:id="351"/>
      <w:r w:rsidR="000102B6">
        <w:rPr>
          <w:rStyle w:val="Kommentarsreferens"/>
        </w:rPr>
        <w:commentReference w:id="351"/>
      </w:r>
      <w:r>
        <w:t xml:space="preserve">support for differences in growth parameters between the areas (Fig. </w:t>
      </w:r>
      <w:del w:id="352" w:author="Max Lindmark" w:date="2022-04-23T10:30:00Z">
        <w:r w:rsidDel="002178E5">
          <w:delText>3</w:delText>
        </w:r>
      </w:del>
      <w:ins w:id="353" w:author="Max Lindmark" w:date="2022-04-23T10:30:00Z">
        <w:r w:rsidR="002178E5">
          <w:t>4</w:t>
        </w:r>
      </w:ins>
      <w:r>
        <w:t xml:space="preserve">). </w:t>
      </w:r>
      <w:r w:rsidR="009B06EB">
        <w:t xml:space="preserve">Initial growth was </w:t>
      </w:r>
      <w:r>
        <w:t xml:space="preserve">estimated </w:t>
      </w:r>
      <w:r w:rsidR="009B06EB">
        <w:t xml:space="preserve">to be 18% faster in the </w:t>
      </w:r>
      <w:r w:rsidR="00320473">
        <w:t>heated</w:t>
      </w:r>
      <w:r w:rsidR="00320473" w:rsidDel="00320473">
        <w:t xml:space="preserve"> </w:t>
      </w:r>
      <w:r w:rsidR="009B06EB">
        <w:t xml:space="preserve">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r>
          <w:rPr>
            <w:rFonts w:ascii="Cambria Math" w:eastAsia="Cambria Math" w:hAnsi="Cambria Math" w:cs="Cambria Math"/>
          </w:rPr>
          <m:t>=509.7[460.1,563.5]</m:t>
        </m:r>
      </m:oMath>
      <w:r w:rsidR="009B06EB">
        <w:t>,</w:t>
      </w:r>
      <m:oMath>
        <m:r>
          <m:rPr>
            <m:sty m:val="p"/>
          </m:rP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r>
          <w:rPr>
            <w:rFonts w:ascii="Cambria Math" w:eastAsia="Cambria Math" w:hAnsi="Cambria Math" w:cs="Cambria Math"/>
          </w:rPr>
          <m:t>=433.5[413.3,454.1]</m:t>
        </m:r>
      </m:oMath>
      <w:r w:rsidR="009B06EB">
        <w:t xml:space="preserve">), and growth of fish in the </w:t>
      </w:r>
      <w:r w:rsidR="00320473">
        <w:t>heated</w:t>
      </w:r>
      <w:r w:rsidR="00320473" w:rsidDel="00320473">
        <w:t xml:space="preserve"> </w:t>
      </w:r>
      <w:r w:rsidR="009B06EB">
        <w:t xml:space="preserve">area had a 4% lower decline with </w:t>
      </w:r>
      <w:r>
        <w:t>length</w:t>
      </w:r>
      <w:r w:rsidR="009B06EB">
        <w:t xml:space="preserve"> than in the </w:t>
      </w:r>
      <w:r w:rsidR="00721680">
        <w:t>reference</w:t>
      </w:r>
      <w:r w:rsidR="00721680" w:rsidDel="00721680">
        <w:t xml:space="preserve"> </w:t>
      </w:r>
      <w:r w:rsidR="009B06EB">
        <w:t>area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r>
          <w:rPr>
            <w:rFonts w:ascii="Cambria Math" w:eastAsia="Cambria Math" w:hAnsi="Cambria Math" w:cs="Cambria Math"/>
          </w:rPr>
          <m:t>=-1.13[-1.16,-1.11]</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r>
          <w:rPr>
            <w:rFonts w:ascii="Cambria Math" w:eastAsia="Cambria Math" w:hAnsi="Cambria Math" w:cs="Cambria Math"/>
          </w:rPr>
          <m:t>=-1.18[-1.19,-1.16]</m:t>
        </m:r>
      </m:oMath>
      <w:r w:rsidR="009B06EB">
        <w:t>)</w:t>
      </w:r>
      <w:r>
        <w:t xml:space="preserve">. The distribution of differences of the posterior samples for </w:t>
      </w:r>
      <w:r w:rsidR="0032100D" w:rsidRPr="00826C17">
        <w:rPr>
          <w:rFonts w:ascii="Cambria Math" w:hAnsi="Cambria Math"/>
        </w:rPr>
        <w:t>𝛼</w:t>
      </w:r>
      <w:r>
        <w:t xml:space="preserve"> and </w:t>
      </w:r>
      <w:r w:rsidR="0032100D" w:rsidRPr="00B41B40">
        <w:rPr>
          <w:rFonts w:ascii="Cambria Math" w:hAnsi="Cambria Math"/>
          <w:i/>
        </w:rPr>
        <w:t>θ</w:t>
      </w:r>
      <w:r>
        <w:t xml:space="preserve"> </w:t>
      </w:r>
      <w:r w:rsidR="009B06EB">
        <w:t xml:space="preserve"> </w:t>
      </w:r>
      <w:r>
        <w:t>both only had 0.3% of the density below 0</w:t>
      </w:r>
      <w:r w:rsidR="009B06EB">
        <w:t xml:space="preserve"> (Fig. </w:t>
      </w:r>
      <w:del w:id="354" w:author="Max Lindmark" w:date="2022-04-23T10:30:00Z">
        <w:r w:rsidR="009B06EB" w:rsidDel="00B50834">
          <w:delText>3C</w:delText>
        </w:r>
      </w:del>
      <w:ins w:id="355" w:author="Max Lindmark" w:date="2022-04-23T10:30:00Z">
        <w:r w:rsidR="00B50834">
          <w:t>4C</w:t>
        </w:r>
      </w:ins>
      <w:r w:rsidR="009B06EB">
        <w:t xml:space="preserve">, E), indicating </w:t>
      </w:r>
      <w:r w:rsidR="00796AE9">
        <w:t>high probability that growth rates have differentiated</w:t>
      </w:r>
      <w:r w:rsidR="00CD50EA">
        <w:t xml:space="preserve"> between the heated and reference area</w:t>
      </w:r>
      <w:r>
        <w:t xml:space="preserve">. </w:t>
      </w:r>
    </w:p>
    <w:p w14:paraId="0000002A" w14:textId="57BC8EF0" w:rsidR="00037DE8" w:rsidRDefault="001B1A85">
      <w:pPr>
        <w:spacing w:line="480" w:lineRule="auto"/>
        <w:ind w:firstLine="284"/>
        <w:jc w:val="both"/>
      </w:pPr>
      <w:r>
        <w:t xml:space="preserve">By analyzing the decline in catch-per-unit-effort over age, we found that the instantaneous mortality rate </w:t>
      </w:r>
      <m:oMath>
        <m:r>
          <w:rPr>
            <w:rFonts w:ascii="Cambria Math" w:eastAsia="Cambria Math" w:hAnsi="Cambria Math" w:cs="Cambria Math"/>
          </w:rPr>
          <m:t>Z</m:t>
        </m:r>
      </m:oMath>
      <w:r>
        <w:t xml:space="preserve"> (rate at which log abundance declines with age) is higher in the </w:t>
      </w:r>
      <w:r w:rsidR="00320473">
        <w:t>heated</w:t>
      </w:r>
      <w:r w:rsidR="00320473" w:rsidDel="00320473">
        <w:t xml:space="preserve"> </w:t>
      </w:r>
      <w:r>
        <w:t xml:space="preserve">area (Fig. </w:t>
      </w:r>
      <w:del w:id="356" w:author="Max Lindmark" w:date="2022-04-23T10:30:00Z">
        <w:r w:rsidDel="00963864">
          <w:delText>4</w:delText>
        </w:r>
      </w:del>
      <w:ins w:id="357" w:author="Max Lindmark" w:date="2022-04-23T10:30:00Z">
        <w:r w:rsidR="00963864">
          <w:t>5</w:t>
        </w:r>
      </w:ins>
      <w:r>
        <w:t xml:space="preserve">). </w:t>
      </w:r>
      <w:r w:rsidR="009B06EB">
        <w:t>The overlap with zero is 0.</w:t>
      </w:r>
      <w:del w:id="358" w:author="Max Lindmark" w:date="2022-04-24T11:29:00Z">
        <w:r w:rsidR="009B06EB" w:rsidDel="00F66324">
          <w:delText>1</w:delText>
        </w:r>
      </w:del>
      <w:ins w:id="359" w:author="Max Lindmark" w:date="2022-04-24T11:29:00Z">
        <w:r w:rsidR="00F66324">
          <w:t>05</w:t>
        </w:r>
      </w:ins>
      <w:r w:rsidR="009B06EB">
        <w:t xml:space="preserve">% for the distribution of differences of posterior samples of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rsidR="009B06EB">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9B06EB">
        <w:t xml:space="preserve"> (Fig. </w:t>
      </w:r>
      <w:del w:id="360" w:author="Max Lindmark" w:date="2022-04-23T10:30:00Z">
        <w:r w:rsidR="009B06EB" w:rsidDel="00BA4060">
          <w:delText>4C</w:delText>
        </w:r>
      </w:del>
      <w:ins w:id="361" w:author="Max Lindmark" w:date="2022-04-23T10:30:00Z">
        <w:r w:rsidR="00BA4060">
          <w:t>5C</w:t>
        </w:r>
      </w:ins>
      <w:r w:rsidR="009B06EB">
        <w:t xml:space="preserve">). </w:t>
      </w:r>
      <w:r>
        <w:t>We estimate</w:t>
      </w:r>
      <w:r w:rsidR="009B06EB">
        <w:t>d</w:t>
      </w:r>
      <w:r>
        <w:t xml:space="preserv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to be </w:t>
      </w:r>
      <m:oMath>
        <m:r>
          <w:rPr>
            <w:rFonts w:ascii="Cambria Math" w:eastAsia="Cambria Math" w:hAnsi="Cambria Math" w:cs="Cambria Math"/>
          </w:rPr>
          <m:t>0.7</m:t>
        </m:r>
        <m:r>
          <w:del w:id="362" w:author="Max Lindmark" w:date="2022-04-24T11:29:00Z">
            <w:rPr>
              <w:rFonts w:ascii="Cambria Math" w:eastAsia="Cambria Math" w:hAnsi="Cambria Math" w:cs="Cambria Math"/>
            </w:rPr>
            <m:t>6</m:t>
          </w:del>
        </m:r>
        <m:r>
          <w:rPr>
            <w:rFonts w:ascii="Cambria Math" w:eastAsia="Cambria Math" w:hAnsi="Cambria Math" w:cs="Cambria Math"/>
          </w:rPr>
          <m:t>[0.6</m:t>
        </m:r>
        <m:r>
          <w:del w:id="363" w:author="Max Lindmark" w:date="2022-04-24T11:29:00Z">
            <w:rPr>
              <w:rFonts w:ascii="Cambria Math" w:eastAsia="Cambria Math" w:hAnsi="Cambria Math" w:cs="Cambria Math"/>
            </w:rPr>
            <m:t>3</m:t>
          </w:del>
        </m:r>
        <m:r>
          <w:ins w:id="364" w:author="Max Lindmark" w:date="2022-04-24T11:29:00Z">
            <w:rPr>
              <w:rFonts w:ascii="Cambria Math" w:eastAsia="Cambria Math" w:hAnsi="Cambria Math" w:cs="Cambria Math"/>
            </w:rPr>
            <m:t>7</m:t>
          </w:ins>
        </m:r>
        <m:r>
          <w:rPr>
            <w:rFonts w:ascii="Cambria Math" w:eastAsia="Cambria Math" w:hAnsi="Cambria Math" w:cs="Cambria Math"/>
          </w:rPr>
          <m:t>,0.8</m:t>
        </m:r>
        <m:r>
          <w:del w:id="365" w:author="Max Lindmark" w:date="2022-04-24T11:29:00Z">
            <w:rPr>
              <w:rFonts w:ascii="Cambria Math" w:eastAsia="Cambria Math" w:hAnsi="Cambria Math" w:cs="Cambria Math"/>
            </w:rPr>
            <m:t>8</m:t>
          </w:del>
        </m:r>
        <m:r>
          <w:ins w:id="366" w:author="Max Lindmark" w:date="2022-04-24T11:29:00Z">
            <w:rPr>
              <w:rFonts w:ascii="Cambria Math" w:eastAsia="Cambria Math" w:hAnsi="Cambria Math" w:cs="Cambria Math"/>
            </w:rPr>
            <m:t>2</m:t>
          </w:ins>
        </m:r>
        <m:r>
          <w:rPr>
            <w:rFonts w:ascii="Cambria Math" w:eastAsia="Cambria Math" w:hAnsi="Cambria Math" w:cs="Cambria Math"/>
          </w:rPr>
          <m:t>]</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t xml:space="preserve"> </w:t>
      </w:r>
      <w:r>
        <w:lastRenderedPageBreak/>
        <w:t xml:space="preserve">to be </w:t>
      </w:r>
      <m:oMath>
        <m:r>
          <w:rPr>
            <w:rFonts w:ascii="Cambria Math" w:eastAsia="Cambria Math" w:hAnsi="Cambria Math" w:cs="Cambria Math"/>
          </w:rPr>
          <m:t>0.63[0.5</m:t>
        </m:r>
        <m:r>
          <w:del w:id="367" w:author="Max Lindmark" w:date="2022-04-24T11:30:00Z">
            <w:rPr>
              <w:rFonts w:ascii="Cambria Math" w:eastAsia="Cambria Math" w:hAnsi="Cambria Math" w:cs="Cambria Math"/>
            </w:rPr>
            <m:t>8</m:t>
          </w:del>
        </m:r>
        <m:r>
          <w:ins w:id="368" w:author="Max Lindmark" w:date="2022-04-24T11:30:00Z">
            <w:rPr>
              <w:rFonts w:ascii="Cambria Math" w:eastAsia="Cambria Math" w:hAnsi="Cambria Math" w:cs="Cambria Math"/>
            </w:rPr>
            <m:t>7</m:t>
          </w:ins>
        </m:r>
        <m:r>
          <w:rPr>
            <w:rFonts w:ascii="Cambria Math" w:eastAsia="Cambria Math" w:hAnsi="Cambria Math" w:cs="Cambria Math"/>
          </w:rPr>
          <m:t>,0.6</m:t>
        </m:r>
        <m:r>
          <w:del w:id="369" w:author="Max Lindmark" w:date="2022-04-24T11:30:00Z">
            <w:rPr>
              <w:rFonts w:ascii="Cambria Math" w:eastAsia="Cambria Math" w:hAnsi="Cambria Math" w:cs="Cambria Math"/>
            </w:rPr>
            <m:t>9</m:t>
          </w:del>
        </m:r>
        <m:r>
          <w:ins w:id="370" w:author="Max Lindmark" w:date="2022-04-24T11:30:00Z">
            <w:rPr>
              <w:rFonts w:ascii="Cambria Math" w:eastAsia="Cambria Math" w:hAnsi="Cambria Math" w:cs="Cambria Math"/>
            </w:rPr>
            <m:t>8</m:t>
          </w:ins>
        </m:r>
        <m:r>
          <w:rPr>
            <w:rFonts w:ascii="Cambria Math" w:eastAsia="Cambria Math" w:hAnsi="Cambria Math" w:cs="Cambria Math"/>
          </w:rPr>
          <m:t>]</m:t>
        </m:r>
      </m:oMath>
      <w:r>
        <w:t>, which correspond</w:t>
      </w:r>
      <w:r w:rsidR="00CD50EA">
        <w:t>s</w:t>
      </w:r>
      <w:r>
        <w:t xml:space="preserve"> to annual mortality rates of 53% </w:t>
      </w:r>
      <w:r w:rsidR="009B06EB">
        <w:t xml:space="preserve">in the </w:t>
      </w:r>
      <w:r w:rsidR="00320473">
        <w:t>heated</w:t>
      </w:r>
      <w:r w:rsidR="00320473" w:rsidDel="00320473">
        <w:t xml:space="preserve"> </w:t>
      </w:r>
      <w:r w:rsidR="009B06EB">
        <w:t xml:space="preserve">area </w:t>
      </w:r>
      <w:r>
        <w:t xml:space="preserve">and </w:t>
      </w:r>
      <w:sdt>
        <w:sdtPr>
          <w:tag w:val="goog_rdk_19"/>
          <w:id w:val="978731663"/>
        </w:sdtPr>
        <w:sdtEndPr/>
        <w:sdtContent>
          <w:r>
            <w:t>47%</w:t>
          </w:r>
        </w:sdtContent>
      </w:sdt>
      <w:r w:rsidR="009B06EB">
        <w:t xml:space="preserve"> in the </w:t>
      </w:r>
      <w:r w:rsidR="00721680">
        <w:t>reference</w:t>
      </w:r>
      <w:r w:rsidR="004D703A">
        <w:t xml:space="preserve"> </w:t>
      </w:r>
      <w:r w:rsidR="00721680">
        <w:t>area</w:t>
      </w:r>
      <w:r>
        <w:t xml:space="preserve">. </w:t>
      </w:r>
    </w:p>
    <w:p w14:paraId="0000002B" w14:textId="49E03801" w:rsidR="00037DE8" w:rsidRDefault="001B1A85">
      <w:pPr>
        <w:spacing w:line="480" w:lineRule="auto"/>
        <w:ind w:firstLine="284"/>
        <w:jc w:val="both"/>
      </w:pPr>
      <w:r>
        <w:t>Lastly, analysis of the size-structure</w:t>
      </w:r>
      <w:r w:rsidR="004D703A">
        <w:t xml:space="preserve"> in the two areas </w:t>
      </w:r>
      <w:r>
        <w:t>revealed that</w:t>
      </w:r>
      <w:ins w:id="371" w:author="Max Lindmark" w:date="2022-04-24T13:43:00Z">
        <w:r w:rsidR="00143ED7">
          <w:t xml:space="preserve">, despite </w:t>
        </w:r>
      </w:ins>
      <w:del w:id="372" w:author="Max Lindmark" w:date="2022-04-24T13:43:00Z">
        <w:r w:rsidDel="00143ED7">
          <w:delText xml:space="preserve"> </w:delText>
        </w:r>
      </w:del>
      <w:r>
        <w:t xml:space="preserve">the faster growth rates </w:t>
      </w:r>
      <w:ins w:id="373" w:author="Max Lindmark" w:date="2022-04-24T13:20:00Z">
        <w:r w:rsidR="002B43E9">
          <w:t>and larger sizes in the heated area</w:t>
        </w:r>
      </w:ins>
      <w:ins w:id="374" w:author="Max Lindmark" w:date="2022-04-24T13:43:00Z">
        <w:r w:rsidR="00143ED7">
          <w:t xml:space="preserve"> </w:t>
        </w:r>
      </w:ins>
      <w:r>
        <w:t xml:space="preserve">for </w:t>
      </w:r>
      <w:r w:rsidR="00C70D21">
        <w:t xml:space="preserve">fish of </w:t>
      </w:r>
      <w:r>
        <w:t>all sizes</w:t>
      </w:r>
      <w:r w:rsidR="000D3DA3">
        <w:t xml:space="preserve">, </w:t>
      </w:r>
      <w:del w:id="375" w:author="Max Lindmark" w:date="2022-04-24T13:44:00Z">
        <w:r w:rsidR="000D3DA3" w:rsidDel="00143ED7">
          <w:delText xml:space="preserve">which </w:delText>
        </w:r>
        <w:r w:rsidDel="00143ED7">
          <w:delText>lead to a larger size-at-age</w:delText>
        </w:r>
        <w:r w:rsidR="000D3DA3" w:rsidDel="00143ED7">
          <w:delText>,</w:delText>
        </w:r>
        <w:r w:rsidDel="00143ED7">
          <w:delText xml:space="preserve"> </w:delText>
        </w:r>
      </w:del>
      <w:ins w:id="376" w:author="Max Lindmark" w:date="2022-04-24T13:44:00Z">
        <w:r w:rsidR="00143ED7">
          <w:t xml:space="preserve">the higher </w:t>
        </w:r>
      </w:ins>
      <w:del w:id="377" w:author="Max Lindmark" w:date="2022-04-24T13:44:00Z">
        <w:r w:rsidDel="00143ED7">
          <w:delText xml:space="preserve">outweigh the higher </w:delText>
        </w:r>
      </w:del>
      <w:r>
        <w:t xml:space="preserve">mortality rates in the </w:t>
      </w:r>
      <w:r w:rsidR="00320473">
        <w:t>heated</w:t>
      </w:r>
      <w:r w:rsidR="00320473" w:rsidDel="00320473">
        <w:t xml:space="preserve"> </w:t>
      </w:r>
      <w:r>
        <w:t>area</w:t>
      </w:r>
      <w:ins w:id="378" w:author="Max Lindmark" w:date="2022-04-24T13:44:00Z">
        <w:r w:rsidR="00143ED7">
          <w:t xml:space="preserve"> </w:t>
        </w:r>
      </w:ins>
      <w:ins w:id="379" w:author="Max Lindmark" w:date="2022-04-24T13:45:00Z">
        <w:r w:rsidR="002A3972">
          <w:t>lead to largely similar size-structures</w:t>
        </w:r>
      </w:ins>
      <w:ins w:id="380" w:author="Max Lindmark" w:date="2022-04-24T13:44:00Z">
        <w:r w:rsidR="0090245B">
          <w:t xml:space="preserve">. Specifically, </w:t>
        </w:r>
      </w:ins>
      <w:del w:id="381" w:author="Max Lindmark" w:date="2022-04-24T13:44:00Z">
        <w:r w:rsidR="00C70D21" w:rsidDel="0090245B">
          <w:delText xml:space="preserve">, such that </w:delText>
        </w:r>
      </w:del>
      <w:ins w:id="382" w:author="Max Lindmark" w:date="2022-04-24T13:44:00Z">
        <w:r w:rsidR="00DE0B7A">
          <w:t>while</w:t>
        </w:r>
        <w:commentRangeStart w:id="383"/>
        <w:r w:rsidR="00DE0B7A">
          <w:t xml:space="preserve"> </w:t>
        </w:r>
        <w:del w:id="384" w:author="Anna Gårdmark" w:date="2022-07-15T09:21:00Z">
          <w:r w:rsidR="00DE0B7A" w:rsidDel="00744435">
            <w:delText xml:space="preserve">the </w:delText>
          </w:r>
        </w:del>
      </w:ins>
      <w:commentRangeEnd w:id="383"/>
      <w:r w:rsidR="00744435">
        <w:rPr>
          <w:rStyle w:val="Kommentarsreferens"/>
        </w:rPr>
        <w:commentReference w:id="383"/>
      </w:r>
      <w:ins w:id="385" w:author="Max Lindmark" w:date="2022-04-24T13:44:00Z">
        <w:r w:rsidR="00DE0B7A">
          <w:t xml:space="preserve">largest fish were found in the heated area, </w:t>
        </w:r>
      </w:ins>
      <w:r w:rsidR="00C70D21">
        <w:t xml:space="preserve">the size-spectrum </w:t>
      </w:r>
      <w:r w:rsidR="00354D76">
        <w:t xml:space="preserve">exponent </w:t>
      </w:r>
      <w:del w:id="386" w:author="Max Lindmark" w:date="2022-04-24T13:44:00Z">
        <w:r w:rsidR="00C70D21" w:rsidDel="00DE0B7A">
          <w:delText xml:space="preserve">is </w:delText>
        </w:r>
      </w:del>
      <w:ins w:id="387" w:author="Max Lindmark" w:date="2022-04-24T13:44:00Z">
        <w:r w:rsidR="00DE0B7A">
          <w:t xml:space="preserve">was only slightly </w:t>
        </w:r>
      </w:ins>
      <w:r w:rsidR="00E57AAC">
        <w:t xml:space="preserve">larger </w:t>
      </w:r>
      <w:r w:rsidR="00CD50EA">
        <w:t>in the heated area</w:t>
      </w:r>
      <w:r w:rsidR="00A522EC">
        <w:t xml:space="preserve"> </w:t>
      </w:r>
      <w:r w:rsidR="00C70D21">
        <w:t xml:space="preserve">(Fig. </w:t>
      </w:r>
      <w:del w:id="388" w:author="Max Lindmark" w:date="2022-04-23T10:30:00Z">
        <w:r w:rsidR="00C70D21" w:rsidDel="008933BE">
          <w:delText>5A</w:delText>
        </w:r>
      </w:del>
      <w:ins w:id="389" w:author="Max Lindmark" w:date="2022-04-23T10:30:00Z">
        <w:r w:rsidR="008933BE">
          <w:t>6A</w:t>
        </w:r>
      </w:ins>
      <w:r w:rsidR="00C70D21">
        <w:t>)</w:t>
      </w:r>
      <w:ins w:id="390" w:author="Max Lindmark" w:date="2022-04-24T13:45:00Z">
        <w:r w:rsidR="005F668E">
          <w:t xml:space="preserve">, and </w:t>
        </w:r>
      </w:ins>
      <w:del w:id="391" w:author="Max Lindmark" w:date="2022-04-24T13:44:00Z">
        <w:r w:rsidR="00C70D21" w:rsidDel="00DE0B7A">
          <w:delText>.</w:delText>
        </w:r>
      </w:del>
      <w:del w:id="392" w:author="Max Lindmark" w:date="2022-04-24T13:45:00Z">
        <w:r w:rsidR="00C70D21" w:rsidDel="005F668E">
          <w:delText xml:space="preserve"> </w:delText>
        </w:r>
        <w:r w:rsidR="004F6D6E" w:rsidDel="005F668E">
          <w:delText>However, in contrast to the results on size-at-age, growth and mortality, the differentiation is not as strong statistically, as</w:delText>
        </w:r>
      </w:del>
      <w:del w:id="393" w:author="Anna Gårdmark" w:date="2022-07-15T09:36:00Z">
        <w:r w:rsidR="004F6D6E" w:rsidDel="00D758C6">
          <w:delText xml:space="preserve"> </w:delText>
        </w:r>
      </w:del>
      <w:r w:rsidR="004F6D6E">
        <w:t>the</w:t>
      </w:r>
      <w:ins w:id="394" w:author="Max Lindmark" w:date="2022-04-24T13:45:00Z">
        <w:r w:rsidR="005F668E">
          <w:t>ir</w:t>
        </w:r>
      </w:ins>
      <w:r w:rsidR="004F6D6E">
        <w:t xml:space="preserve"> 95% confidence intervals </w:t>
      </w:r>
      <w:ins w:id="395" w:author="Max Lindmark" w:date="2022-04-24T13:45:00Z">
        <w:r w:rsidR="005F668E">
          <w:t xml:space="preserve">largely </w:t>
        </w:r>
      </w:ins>
      <w:r w:rsidR="004F6D6E">
        <w:t>overlap</w:t>
      </w:r>
      <w:del w:id="396" w:author="Max Lindmark" w:date="2022-04-24T13:45:00Z">
        <w:r w:rsidR="004F6D6E" w:rsidDel="00915A4B">
          <w:delText>.</w:delText>
        </w:r>
      </w:del>
      <w:r w:rsidR="004F6D6E">
        <w:t xml:space="preserve"> </w:t>
      </w:r>
      <w:del w:id="397" w:author="Max Lindmark" w:date="2022-04-24T13:45:00Z">
        <w:r w:rsidR="00E724AE" w:rsidDel="00915A4B">
          <w:delText xml:space="preserve">That said, </w:delText>
        </w:r>
        <w:r w:rsidR="001818DE" w:rsidDel="00915A4B">
          <w:delText>b</w:delText>
        </w:r>
        <w:r w:rsidR="002C7E4D" w:rsidDel="00915A4B">
          <w:delText>ecause of</w:delText>
        </w:r>
        <w:r w:rsidR="00C70D21" w:rsidDel="00915A4B">
          <w:delText xml:space="preserve"> this faster growth</w:delText>
        </w:r>
        <w:r w:rsidDel="00915A4B">
          <w:delText xml:space="preserve">, the </w:delText>
        </w:r>
        <w:r w:rsidR="00320473" w:rsidDel="00915A4B">
          <w:delText xml:space="preserve">heated </w:delText>
        </w:r>
        <w:r w:rsidDel="00915A4B">
          <w:delText xml:space="preserve">area both </w:delText>
        </w:r>
      </w:del>
      <w:customXmlDelRangeStart w:id="398" w:author="Max Lindmark" w:date="2022-04-24T11:32:00Z"/>
      <w:sdt>
        <w:sdtPr>
          <w:tag w:val="goog_rdk_21"/>
          <w:id w:val="-252588962"/>
        </w:sdtPr>
        <w:sdtEndPr/>
        <w:sdtContent>
          <w:customXmlDelRangeEnd w:id="398"/>
          <w:del w:id="399" w:author="Max Lindmark" w:date="2022-04-24T13:45:00Z">
            <w:r w:rsidDel="00915A4B">
              <w:delText>has</w:delText>
            </w:r>
          </w:del>
          <w:customXmlDelRangeStart w:id="400" w:author="Max Lindmark" w:date="2022-04-24T11:32:00Z"/>
        </w:sdtContent>
      </w:sdt>
      <w:customXmlDelRangeEnd w:id="400"/>
      <w:customXmlDelRangeStart w:id="401" w:author="Max Lindmark" w:date="2022-04-24T11:32:00Z"/>
      <w:sdt>
        <w:sdtPr>
          <w:tag w:val="goog_rdk_22"/>
          <w:id w:val="-1759354473"/>
        </w:sdtPr>
        <w:sdtEndPr/>
        <w:sdtContent>
          <w:customXmlDelRangeEnd w:id="401"/>
          <w:customXmlDelRangeStart w:id="402" w:author="Max Lindmark" w:date="2022-04-24T11:32:00Z"/>
        </w:sdtContent>
      </w:sdt>
      <w:customXmlDelRangeEnd w:id="402"/>
      <w:del w:id="403" w:author="Max Lindmark" w:date="2022-04-24T13:45:00Z">
        <w:r w:rsidDel="00915A4B">
          <w:delText xml:space="preserve"> the largest individuals an</w:delText>
        </w:r>
        <w:r w:rsidR="00354CF6" w:rsidDel="00915A4B">
          <w:delText>d an</w:delText>
        </w:r>
        <w:r w:rsidDel="00915A4B">
          <w:delText xml:space="preserve"> overall larger proportion of large individuals </w:delText>
        </w:r>
      </w:del>
      <w:r>
        <w:t xml:space="preserve">(Fig. </w:t>
      </w:r>
      <w:del w:id="404" w:author="Max Lindmark" w:date="2022-04-23T10:31:00Z">
        <w:r w:rsidR="002C7E4D" w:rsidDel="007F48FE">
          <w:delText>5C</w:delText>
        </w:r>
      </w:del>
      <w:ins w:id="405" w:author="Max Lindmark" w:date="2022-04-23T10:31:00Z">
        <w:r w:rsidR="007F48FE">
          <w:t>6C</w:t>
        </w:r>
      </w:ins>
      <w:r>
        <w:t xml:space="preserve">). </w:t>
      </w:r>
    </w:p>
    <w:p w14:paraId="0000002C" w14:textId="77777777" w:rsidR="00037DE8" w:rsidRDefault="00037DE8">
      <w:pPr>
        <w:spacing w:line="480" w:lineRule="auto"/>
        <w:ind w:firstLine="284"/>
        <w:jc w:val="both"/>
      </w:pPr>
    </w:p>
    <w:p w14:paraId="0000002D" w14:textId="77777777" w:rsidR="00037DE8" w:rsidRDefault="00446CF9">
      <w:pPr>
        <w:spacing w:line="480" w:lineRule="auto"/>
        <w:jc w:val="both"/>
        <w:rPr>
          <w:sz w:val="28"/>
          <w:szCs w:val="28"/>
        </w:rPr>
      </w:pPr>
      <w:sdt>
        <w:sdtPr>
          <w:tag w:val="goog_rdk_23"/>
          <w:id w:val="-2108262415"/>
        </w:sdtPr>
        <w:sdtEndPr/>
        <w:sdtContent/>
      </w:sdt>
      <w:sdt>
        <w:sdtPr>
          <w:tag w:val="goog_rdk_24"/>
          <w:id w:val="-1285574110"/>
        </w:sdtPr>
        <w:sdtEndPr/>
        <w:sdtContent/>
      </w:sdt>
      <w:sdt>
        <w:sdtPr>
          <w:tag w:val="goog_rdk_25"/>
          <w:id w:val="727271571"/>
        </w:sdtPr>
        <w:sdtEndPr/>
        <w:sdtContent/>
      </w:sdt>
      <w:r w:rsidR="001B1A85">
        <w:rPr>
          <w:sz w:val="28"/>
          <w:szCs w:val="28"/>
        </w:rPr>
        <w:t>Discussion</w:t>
      </w:r>
    </w:p>
    <w:p w14:paraId="1BCACCE1" w14:textId="7B3E873E" w:rsidR="00C552F1" w:rsidRDefault="001B1A85" w:rsidP="00D75471">
      <w:pPr>
        <w:spacing w:line="480" w:lineRule="auto"/>
        <w:jc w:val="both"/>
      </w:pPr>
      <w:r>
        <w:t xml:space="preserve">Our study provides strong evidence for </w:t>
      </w:r>
      <w:r w:rsidR="00E46EE6">
        <w:t xml:space="preserve">warming-induced </w:t>
      </w:r>
      <w:r>
        <w:t>differentiation in growth, mortality, and size-structure in a natural population of a</w:t>
      </w:r>
      <w:r w:rsidR="00A43508">
        <w:t>n</w:t>
      </w:r>
      <w:r>
        <w:t xml:space="preserve"> </w:t>
      </w:r>
      <w:r w:rsidR="003B69A1">
        <w:t>un</w:t>
      </w:r>
      <w:r>
        <w:t>exploited, temperate fish species exposed</w:t>
      </w:r>
      <w:r w:rsidR="00C70D21">
        <w:t xml:space="preserve"> to</w:t>
      </w:r>
      <w:r>
        <w:t xml:space="preserve"> </w:t>
      </w:r>
      <w:commentRangeStart w:id="406"/>
      <w:ins w:id="407" w:author="Anna Gårdmark" w:date="2022-07-15T09:37:00Z">
        <w:r w:rsidR="00D758C6">
          <w:t xml:space="preserve">an ecosystem-scale experiment </w:t>
        </w:r>
        <w:commentRangeEnd w:id="406"/>
        <w:r w:rsidR="00D758C6">
          <w:rPr>
            <w:rStyle w:val="Kommentarsreferens"/>
          </w:rPr>
          <w:commentReference w:id="406"/>
        </w:r>
        <w:r w:rsidR="00D758C6">
          <w:t xml:space="preserve">with </w:t>
        </w:r>
      </w:ins>
      <w:r>
        <w:t xml:space="preserve">5-10 </w:t>
      </w:r>
      <m:oMath>
        <m:r>
          <w:rPr>
            <w:rFonts w:ascii="Cambria Math" w:eastAsia="Cambria Math" w:hAnsi="Cambria Math" w:cs="Cambria Math"/>
          </w:rPr>
          <m:t>℃</m:t>
        </m:r>
      </m:oMath>
      <w:r>
        <w:t xml:space="preserve"> above normal temperatures for </w:t>
      </w:r>
      <w:r w:rsidR="00C70D21">
        <w:t xml:space="preserve">more than </w:t>
      </w:r>
      <w:r>
        <w:t xml:space="preserve">two decades. While it is a study on only a single species, these features make it a unique climate change experiment, as </w:t>
      </w:r>
      <w:r w:rsidR="001D3E57">
        <w:t xml:space="preserve">experimental </w:t>
      </w:r>
      <w:r>
        <w:t xml:space="preserve">studies on fish to date are </w:t>
      </w:r>
      <w:r w:rsidR="00CD50EA">
        <w:t>much shorter</w:t>
      </w:r>
      <w:ins w:id="408" w:author="Anna Gårdmark" w:date="2022-07-15T09:39:00Z">
        <w:r w:rsidR="00D758C6">
          <w:t xml:space="preserve"> and often on scales much smaller than whole ecosystems,</w:t>
        </w:r>
      </w:ins>
      <w:r w:rsidR="00CD50EA">
        <w:t xml:space="preserve"> and </w:t>
      </w:r>
      <w:r w:rsidR="001D3E57">
        <w:t xml:space="preserve">long time series </w:t>
      </w:r>
      <w:ins w:id="409" w:author="Anna Gårdmark" w:date="2022-07-15T09:40:00Z">
        <w:r w:rsidR="00D758C6">
          <w:t xml:space="preserve">of biological samples </w:t>
        </w:r>
      </w:ins>
      <w:r w:rsidR="001D3E57">
        <w:t xml:space="preserve">exist mainly for </w:t>
      </w:r>
      <w:r>
        <w:t>commercially exploited fish species</w:t>
      </w:r>
      <w:ins w:id="410" w:author="Max Lindmark" w:date="2022-04-23T10:33:00Z">
        <w:r w:rsidR="00F8760E">
          <w:fldChar w:fldCharType="begin"/>
        </w:r>
      </w:ins>
      <w:r w:rsidR="008427B6">
        <w:instrText xml:space="preserve"> ADDIN ZOTERO_ITEM CSL_CITATION {"citationID":"KEqGJjxn","properties":{"formattedCitation":"(27, 30, 33)","plainCitation":"(27, 30, 33)","noteIndex":0},"citationItems":[{"id":136,"uris":["http://zotero.org/users/6116610/items/D49QBQJU"],"itemData":{"id":136,"type":"article-journal","container-title":"Proceedings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C"}],"issued":{"date-parts":[["2007"]]},"citation-key":"thresherDepthmediatedReversalEffects2007"}},{"id":301,"uris":["http://zotero.org/users/6116610/items/576ZCBBY"],"itemData":{"id":301,"type":"article-journal","abstract":"Decreasing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T"}],"issued":{"date-parts":[["2014"]]},"citation-key":"baudronWarmingTemperaturesSmaller2014"}},{"id":627,"uris":["http://zotero.org/users/6116610/items/FQKN7VRM"],"itemData":{"id":627,"type":"article-journal","abstract":"Ectotherms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citation-key":"vanrijnLargeUnevenReduction2017"}}],"schema":"https://github.com/citation-style-language/schema/raw/master/csl-citation.json"} </w:instrText>
      </w:r>
      <w:ins w:id="411" w:author="Max Lindmark" w:date="2022-04-23T10:33:00Z">
        <w:r w:rsidR="00F8760E">
          <w:fldChar w:fldCharType="separate"/>
        </w:r>
      </w:ins>
      <w:r w:rsidR="008427B6">
        <w:rPr>
          <w:lang w:val="en-GB"/>
        </w:rPr>
        <w:t>(27, 30, 33)</w:t>
      </w:r>
      <w:ins w:id="412" w:author="Max Lindmark" w:date="2022-04-23T10:33:00Z">
        <w:r w:rsidR="00F8760E">
          <w:fldChar w:fldCharType="end"/>
        </w:r>
        <w:r w:rsidR="00F8760E">
          <w:t xml:space="preserve"> </w:t>
        </w:r>
      </w:ins>
      <w:del w:id="413" w:author="Max Lindmark" w:date="2022-04-23T10:33:00Z">
        <w:r w:rsidDel="00FB00A7">
          <w:delText xml:space="preserve"> </w:delText>
        </w:r>
      </w:del>
      <w:r>
        <w:t>(</w:t>
      </w:r>
      <w:del w:id="414" w:author="Anna Gårdmark" w:date="2022-07-15T09:40:00Z">
        <w:r w:rsidDel="00D758C6">
          <w:delText xml:space="preserve">and </w:delText>
        </w:r>
      </w:del>
      <w:ins w:id="415" w:author="Anna Gårdmark" w:date="2022-07-15T09:40:00Z">
        <w:r w:rsidR="00D758C6">
          <w:t xml:space="preserve">in which </w:t>
        </w:r>
      </w:ins>
      <w:r>
        <w:t xml:space="preserve">fisheries exploitation affects size-structure </w:t>
      </w:r>
      <w:r w:rsidR="00C70D21">
        <w:t xml:space="preserve">both </w:t>
      </w:r>
      <w:r>
        <w:t xml:space="preserve">directly </w:t>
      </w:r>
      <w:r w:rsidR="00C70D21">
        <w:t>and</w:t>
      </w:r>
      <w:r>
        <w:t xml:space="preserve"> indirectly by selecting </w:t>
      </w:r>
      <w:r w:rsidR="00C70D21">
        <w:t xml:space="preserve">for </w:t>
      </w:r>
      <w:r>
        <w:t>fast growing individuals)</w:t>
      </w:r>
      <w:ins w:id="416" w:author="Max Lindmark" w:date="2022-04-23T10:33:00Z">
        <w:r w:rsidR="00F8760E">
          <w:t>.</w:t>
        </w:r>
      </w:ins>
      <w:del w:id="417" w:author="Max Lindmark" w:date="2022-04-23T10:33:00Z">
        <w:r w:rsidR="001D3E57" w:rsidDel="00F8760E">
          <w:fldChar w:fldCharType="begin"/>
        </w:r>
        <w:r w:rsidR="00F8760E" w:rsidDel="00F8760E">
          <w:delInstrText xml:space="preserve"> ADDIN ZOTERO_ITEM CSL_CITATION {"citationID":"1lmeHxYy","properties":{"formattedCitation":"(30)","plainCitation":"(30)","noteIndex":0},"citationItems":[{"id":301,"uris":["http://zotero.org/users/6116610/items/576ZCBBY"],"itemData":{"id":301,"type":"article-journal","abstract":"Decreasing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T"}],"issued":{"date-parts":[["2014"]]},"citation-key":"baudronWarmingTemperaturesSmaller2014"}}],"schema":"https://github.com/citation-style-language/schema/raw/master/csl-citation.json"} </w:delInstrText>
        </w:r>
        <w:r w:rsidR="001D3E57" w:rsidDel="00F8760E">
          <w:fldChar w:fldCharType="separate"/>
        </w:r>
        <w:r w:rsidR="00F8760E" w:rsidDel="00F8760E">
          <w:rPr>
            <w:lang w:val="en-GB"/>
          </w:rPr>
          <w:delText>(30)</w:delText>
        </w:r>
        <w:r w:rsidR="001D3E57" w:rsidDel="00F8760E">
          <w:fldChar w:fldCharType="end"/>
        </w:r>
        <w:r w:rsidDel="00F8760E">
          <w:delText>.</w:delText>
        </w:r>
      </w:del>
      <w:r>
        <w:t xml:space="preserve"> </w:t>
      </w:r>
      <w:r w:rsidR="00B70C58">
        <w:t xml:space="preserve">While factors other than temperature could have contributed to the </w:t>
      </w:r>
      <w:ins w:id="418" w:author="Anna Gårdmark" w:date="2022-07-15T09:40:00Z">
        <w:r w:rsidR="00D758C6">
          <w:t xml:space="preserve">observed </w:t>
        </w:r>
      </w:ins>
      <w:r w:rsidR="00B70C58">
        <w:t xml:space="preserve">elevated growth and mortality, the </w:t>
      </w:r>
      <w:r>
        <w:t xml:space="preserve">temperature contrast </w:t>
      </w:r>
      <w:r w:rsidR="00B70C58">
        <w:t>is unusually large for</w:t>
      </w:r>
      <w:r>
        <w:t xml:space="preserve"> natural systems</w:t>
      </w:r>
      <w:r w:rsidR="002F2D16">
        <w:t xml:space="preserve"> (i.e., 5-10 </w:t>
      </w:r>
      <m:oMath>
        <m:r>
          <w:rPr>
            <w:rFonts w:ascii="Cambria Math" w:hAnsi="Cambria Math"/>
          </w:rPr>
          <m:t>℃</m:t>
        </m:r>
      </m:oMath>
      <w:r w:rsidR="002F2D16">
        <w:t>, which can</w:t>
      </w:r>
      <w:r w:rsidR="00296C3B">
        <w:t xml:space="preserve"> be</w:t>
      </w:r>
      <w:r w:rsidR="002F2D16">
        <w:t xml:space="preserve"> compared </w:t>
      </w:r>
      <w:r w:rsidR="00D75471">
        <w:t xml:space="preserve">to the </w:t>
      </w:r>
      <w:r w:rsidR="00A771EF">
        <w:t xml:space="preserve">1.35 </w:t>
      </w:r>
      <m:oMath>
        <m:r>
          <w:rPr>
            <w:rFonts w:ascii="Cambria Math" w:hAnsi="Cambria Math"/>
          </w:rPr>
          <m:t>℃</m:t>
        </m:r>
      </m:oMath>
      <w:r w:rsidR="00A771EF">
        <w:t xml:space="preserve"> change in the Baltic </w:t>
      </w:r>
      <w:r w:rsidR="005B2073">
        <w:t xml:space="preserve">Sea </w:t>
      </w:r>
      <w:r w:rsidR="00072C77">
        <w:t>between 1982 and 2006</w:t>
      </w:r>
      <w:r w:rsidR="00643101">
        <w:fldChar w:fldCharType="begin"/>
      </w:r>
      <w:r w:rsidR="008427B6">
        <w:instrText xml:space="preserve"> ADDIN ZOTERO_ITEM CSL_CITATION {"citationID":"BzHIy7G7","properties":{"formattedCitation":"(34)","plainCitation":"(34)","noteIndex":0},"citationItems":[{"id":502,"uris":["http://zotero.org/users/6116610/items/NV7I3QEW"],"itemData":{"id":502,"type":"article-journal","container-title":"Progress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M"}],"issued":{"date-parts":[["2009"]]},"citation-key":"belkinRapidWarmingLarge2009"}}],"schema":"https://github.com/citation-style-language/schema/raw/master/csl-citation.json"} </w:instrText>
      </w:r>
      <w:r w:rsidR="00643101">
        <w:fldChar w:fldCharType="separate"/>
      </w:r>
      <w:r w:rsidR="008427B6">
        <w:rPr>
          <w:lang w:val="en-GB"/>
        </w:rPr>
        <w:t>(34)</w:t>
      </w:r>
      <w:r w:rsidR="00643101">
        <w:fldChar w:fldCharType="end"/>
      </w:r>
      <w:r w:rsidR="002F2D16">
        <w:t>)</w:t>
      </w:r>
      <w:r w:rsidR="00B70C58">
        <w:t xml:space="preserve">. </w:t>
      </w:r>
      <w:r w:rsidR="00B70C58">
        <w:lastRenderedPageBreak/>
        <w:t>Moreover,</w:t>
      </w:r>
      <w:r w:rsidR="00E46EE6">
        <w:t xml:space="preserve"> heating </w:t>
      </w:r>
      <w:r w:rsidR="00B70C58">
        <w:t xml:space="preserve">occurred </w:t>
      </w:r>
      <w:r w:rsidR="00E46EE6">
        <w:t>at the scale of a whole ecosystem</w:t>
      </w:r>
      <w:r w:rsidR="00B70C58">
        <w:t xml:space="preserve">, which makes the findings highly relevant in the context of global warming. </w:t>
      </w:r>
    </w:p>
    <w:p w14:paraId="0000002E" w14:textId="5B315CC7" w:rsidR="00037DE8" w:rsidRPr="001D3E57" w:rsidRDefault="00B70C58" w:rsidP="00C552F1">
      <w:pPr>
        <w:spacing w:line="480" w:lineRule="auto"/>
        <w:ind w:firstLine="284"/>
        <w:jc w:val="both"/>
      </w:pPr>
      <w:r>
        <w:t>I</w:t>
      </w:r>
      <w:r w:rsidR="001B1A85">
        <w:t>nteresting</w:t>
      </w:r>
      <w:r>
        <w:t>ly,</w:t>
      </w:r>
      <w:r w:rsidR="001B1A85">
        <w:t xml:space="preserve"> our findings contrast with both broader predictions about declining mean</w:t>
      </w:r>
      <w:r w:rsidR="001D3E57">
        <w:t xml:space="preserve"> or adult</w:t>
      </w:r>
      <w:r w:rsidR="001B1A85">
        <w:t xml:space="preserve"> body sizes</w:t>
      </w:r>
      <w:r w:rsidR="00CE2390">
        <w:t xml:space="preserve"> based on the GOLT hypothesis</w:t>
      </w:r>
      <w:r w:rsidR="00CE2390">
        <w:fldChar w:fldCharType="begin"/>
      </w:r>
      <w:r w:rsidR="008427B6">
        <w:instrText xml:space="preserve"> ADDIN ZOTERO_ITEM CSL_CITATION {"citationID":"PmaFCzJD","properties":{"formattedCitation":"(5, 35)","plainCitation":"(5, 35)","noteIndex":0},"citationItems":[{"id":648,"uris":["http://zotero.org/users/6116610/items/U7HGQGSE"],"itemData":{"id":648,"type":"article-journal","container-title":"Nature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citation-key":"cheungShrinkingFishesExacerbates2013"}},{"id":2526,"uris":["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critics","volume":"7","author":[{"family":"Pauly","given":"Daniel"}],"issued":{"date-parts":[["2021",1,1]]},"citation-key":"paulyGilloxygenLimitationTheory2021"}}],"schema":"https://github.com/citation-style-language/schema/raw/master/csl-citation.json"} </w:instrText>
      </w:r>
      <w:r w:rsidR="00CE2390">
        <w:fldChar w:fldCharType="separate"/>
      </w:r>
      <w:r w:rsidR="008427B6">
        <w:rPr>
          <w:lang w:val="en-GB"/>
        </w:rPr>
        <w:t>(5, 35)</w:t>
      </w:r>
      <w:r w:rsidR="00CE2390">
        <w:fldChar w:fldCharType="end"/>
      </w:r>
      <w:r w:rsidR="001B1A85">
        <w:t>,</w:t>
      </w:r>
      <w:r w:rsidR="005749EF">
        <w:t xml:space="preserve"> and</w:t>
      </w:r>
      <w:r w:rsidR="001B1A85">
        <w:t xml:space="preserve"> </w:t>
      </w:r>
      <w:r w:rsidR="00CE2390">
        <w:t xml:space="preserve">with </w:t>
      </w:r>
      <w:r w:rsidR="001B1A85">
        <w:t xml:space="preserve">intraspecific </w:t>
      </w:r>
      <w:r w:rsidR="00DB7DD9">
        <w:t xml:space="preserve">patterns </w:t>
      </w:r>
      <w:r w:rsidR="001B1A85">
        <w:t>such as the TSR (temperature-size rule</w:t>
      </w:r>
      <w:r>
        <w:t>;</w:t>
      </w:r>
      <w:r w:rsidR="007C2531">
        <w:t xml:space="preserve"> </w:t>
      </w:r>
      <w:commentRangeStart w:id="419"/>
      <w:r w:rsidR="007C2531">
        <w:t>Atkinson</w:t>
      </w:r>
      <w:commentRangeEnd w:id="419"/>
      <w:r w:rsidR="00D758C6">
        <w:rPr>
          <w:rStyle w:val="Kommentarsreferens"/>
        </w:rPr>
        <w:commentReference w:id="419"/>
      </w:r>
      <w:r w:rsidR="00CE2390">
        <w:fldChar w:fldCharType="begin"/>
      </w:r>
      <w:r w:rsidR="008427B6">
        <w:instrText xml:space="preserve"> ADDIN ZOTERO_ITEM CSL_CITATION {"citationID":"xwMVDMtY","properties":{"formattedCitation":"(6)","plainCitation":"(6)","noteIndex":0},"citationItems":[{"id":860,"uris":["http://zotero.org/users/6116610/items/RAL83LAC"],"itemData":{"id":860,"type":"chapter","container-title":"Advances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citation-key":"atkinsonTemperatureOrganismSize1994"},"suppress-author":true}],"schema":"https://github.com/citation-style-language/schema/raw/master/csl-citation.json"} </w:instrText>
      </w:r>
      <w:r w:rsidR="00CE2390">
        <w:fldChar w:fldCharType="separate"/>
      </w:r>
      <w:r w:rsidR="008427B6">
        <w:rPr>
          <w:lang w:val="en-GB"/>
        </w:rPr>
        <w:t>(6)</w:t>
      </w:r>
      <w:r w:rsidR="00CE2390">
        <w:fldChar w:fldCharType="end"/>
      </w:r>
      <w:r w:rsidR="001B1A85">
        <w:t>)</w:t>
      </w:r>
      <w:r w:rsidR="00DB7DD9">
        <w:t xml:space="preserve">. </w:t>
      </w:r>
      <w:r w:rsidR="001B1A85">
        <w:t xml:space="preserve">The contrasts lie in that both asymptotic size and size-at-age of mature individuals, as well as the proportion of larger individuals </w:t>
      </w:r>
      <w:r>
        <w:t xml:space="preserve">were </w:t>
      </w:r>
      <w:r w:rsidR="001B1A85">
        <w:t xml:space="preserve">larger and higher in the </w:t>
      </w:r>
      <w:r w:rsidR="00320473">
        <w:t>heated</w:t>
      </w:r>
      <w:r w:rsidR="00320473" w:rsidDel="00320473">
        <w:t xml:space="preserve"> </w:t>
      </w:r>
      <w:r w:rsidR="001B1A85">
        <w:t>area</w:t>
      </w:r>
      <w:r w:rsidR="003D6A14">
        <w:t>—</w:t>
      </w:r>
      <w:r w:rsidR="001B1A85">
        <w:t xml:space="preserve">despite the elevated mortality rates. </w:t>
      </w:r>
      <w:ins w:id="420" w:author="Max Lindmark" w:date="2022-04-23T10:35:00Z">
        <w:r w:rsidR="00303A8C">
          <w:t xml:space="preserve">This result was unexpected for two reasons: </w:t>
        </w:r>
      </w:ins>
      <w:del w:id="421" w:author="Max Lindmark" w:date="2022-04-23T10:35:00Z">
        <w:r w:rsidR="0016529A" w:rsidDel="00303A8C">
          <w:delText>S</w:delText>
        </w:r>
        <w:r w:rsidR="001B1A85" w:rsidDel="00303A8C">
          <w:delText xml:space="preserve">ince </w:delText>
        </w:r>
      </w:del>
      <w:r w:rsidR="001B1A85">
        <w:t xml:space="preserve">optimum growth temperatures </w:t>
      </w:r>
      <w:ins w:id="422" w:author="Anna Gårdmark" w:date="2022-07-15T09:42:00Z">
        <w:r w:rsidR="000676D9">
          <w:t xml:space="preserve">generally </w:t>
        </w:r>
      </w:ins>
      <w:r w:rsidR="001B1A85">
        <w:t>decline with</w:t>
      </w:r>
      <w:ins w:id="423" w:author="Anna Gårdmark" w:date="2022-07-15T09:41:00Z">
        <w:r w:rsidR="00E92A40">
          <w:t xml:space="preserve"> body</w:t>
        </w:r>
      </w:ins>
      <w:r w:rsidR="001B1A85">
        <w:t xml:space="preserve"> size within species </w:t>
      </w:r>
      <w:del w:id="424" w:author="Anna Gårdmark" w:date="2022-07-15T09:42:00Z">
        <w:r w:rsidR="001B1A85" w:rsidDel="000676D9">
          <w:delText xml:space="preserve">generally </w:delText>
        </w:r>
      </w:del>
      <w:r w:rsidR="001B1A85">
        <w:t>under food satiation in experimental studies</w:t>
      </w:r>
      <w:r w:rsidR="005749EF">
        <w:fldChar w:fldCharType="begin"/>
      </w:r>
      <w:r w:rsidR="008427B6">
        <w:instrText xml:space="preserve"> ADDIN ZOTERO_ITEM CSL_CITATION {"citationID":"d5BPYTXw","properties":{"formattedCitation":"(24)","plainCitation":"(24)","noteIndex":0},"citationItems":[{"id":3306,"uris":["http://zotero.org/users/6116610/items/BPUQHW32"],"itemData":{"id":3306,"type":"article-journal","abstract":"According to the temperature-size rule, warming of aquatic ecosystems is generally predicted to increase individual growth rates but reduce asymptotic body sizes of ectotherms. However, we lack a comprehensive understanding of how growth and key processes affecting it, such as consumption and metabolism, 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52 studies that combined body mass and temperature treatments. By fitting hierarchical models accounting for variation between species, we estimated how maximum consumption and metabolic rate scale jointly with temperature and body mass within species. We found that whole-organism maximum consumption increases more slowly with body mass than metabolism, and is unimodal over the full temperature range, which leads to the prediction that optimum growth temperatures decline with body size. Using an independent dataset, we confirmed this negative relationship between optimum growth temperature and body size. Small individuals of a given population may, therefore, exhibit increased growth with initial warming, whereas larger conspecifics could be the first to experience negative impacts of warming on growth. These findings help advance mechanistic models of individual growth and food web dynamics and improve our understanding of how climate warming affects the growth and size structure of aquatic ectotherms.","container-title":"Global Change Biology","DOI":"10.1111/gcb.16067","ISSN":"1365-2486","issue":"7","language":"en","note":"_eprint: https://onlinelibrary.wiley.com/doi/pdf/10.1111/gcb.16067","page":"2259-2271","source":"Wiley Online Library","title":"Optimum growth temperature declines with body size within fish species","volume":"28","author":[{"family":"Lindmark","given":"Max"},{"family":"Ohlberger","given":"Jan"},{"family":"Gårdmark","given":"Anna"}],"issued":{"date-parts":[["2022"]]},"citation-key":"lindmarkOptimumGrowthTemperature2022"}}],"schema":"https://github.com/citation-style-language/schema/raw/master/csl-citation.json"} </w:instrText>
      </w:r>
      <w:r w:rsidR="005749EF">
        <w:fldChar w:fldCharType="separate"/>
      </w:r>
      <w:r w:rsidR="008427B6">
        <w:rPr>
          <w:lang w:val="en-GB"/>
        </w:rPr>
        <w:t>(24)</w:t>
      </w:r>
      <w:r w:rsidR="005749EF">
        <w:fldChar w:fldCharType="end"/>
      </w:r>
      <w:r w:rsidR="001B1A85">
        <w:t xml:space="preserve">, </w:t>
      </w:r>
      <w:commentRangeStart w:id="425"/>
      <w:commentRangeStart w:id="426"/>
      <w:ins w:id="427" w:author="Max Lindmark" w:date="2022-04-23T10:35:00Z">
        <w:r w:rsidR="00303A8C">
          <w:t xml:space="preserve">and </w:t>
        </w:r>
      </w:ins>
      <w:ins w:id="428" w:author="Max Lindmark" w:date="2022-04-23T10:36:00Z">
        <w:r w:rsidR="00303A8C">
          <w:t xml:space="preserve">fish tend to </w:t>
        </w:r>
      </w:ins>
      <w:ins w:id="429" w:author="Anna Gårdmark" w:date="2022-07-15T09:45:00Z">
        <w:r w:rsidR="000676D9">
          <w:t>mature at smaller body size</w:t>
        </w:r>
      </w:ins>
      <w:ins w:id="430" w:author="Max Lindmark" w:date="2022-04-23T10:36:00Z">
        <w:del w:id="431" w:author="Anna Gårdmark" w:date="2022-07-15T09:46:00Z">
          <w:r w:rsidR="00303A8C" w:rsidDel="000676D9">
            <w:delText>allocate more energy into reproduction</w:delText>
          </w:r>
        </w:del>
        <w:r w:rsidR="00303A8C">
          <w:t xml:space="preserve"> as it gets warmer</w:t>
        </w:r>
      </w:ins>
      <w:commentRangeEnd w:id="425"/>
      <w:ins w:id="432" w:author="Max Lindmark" w:date="2022-04-23T10:37:00Z">
        <w:r w:rsidR="00802E75">
          <w:rPr>
            <w:rStyle w:val="Kommentarsreferens"/>
          </w:rPr>
          <w:commentReference w:id="425"/>
        </w:r>
      </w:ins>
      <w:commentRangeEnd w:id="426"/>
      <w:r w:rsidR="000676D9">
        <w:rPr>
          <w:rStyle w:val="Kommentarsreferens"/>
        </w:rPr>
        <w:commentReference w:id="426"/>
      </w:r>
      <w:r w:rsidR="00802E75">
        <w:fldChar w:fldCharType="begin"/>
      </w:r>
      <w:r w:rsidR="008427B6">
        <w:instrText xml:space="preserve"> ADDIN ZOTERO_ITEM CSL_CITATION {"citationID":"v4O90aLm","properties":{"formattedCitation":"(26)","plainCitation":"(26)","noteIndex":0},"citationItems":[{"id":3220,"uris":["http://zotero.org/users/6116610/items/9ZNNCAHA"],"itemData":{"id":3220,"type":"article-journal","abstract":"Fish and other ectotherms living in warmer waters often grow faster as juveniles, mature earlier, but become smaller adults. Known as the temperature-size rule (TSR), this pattern is commonly attributed to higher metabolism in warmer waters, leaving fewer resources for growth. An alternative explanation focuses on growth and reproduction trade-offs across temperatures. We tested these hypotheses by measuring growth, maturation, metabolism and reproductive allocation from zebrafish populations kept at 26 and 30°C across six generations. Zebrafish growth and maturation followed TSR expectations but were not explained by baseline metabolic rate, which converged between temperature treatments after a few generations. Rather, we found that females at 30°C allocated more to reproduction, especially when maturing at the smallest sizes. We show that elevated temperatures do not necessarily increase baseline metabolism if sufficient acclimation is allowed and call for an urgent revision of modelling assumptions used to predict population and ecosystem responses to warming.","container-title":"Ecology Letters","DOI":"10.1111/ele.13989","ISSN":"1461-0248","issue":"n/a","language":"en","note":"_eprint: https://onlinelibrary.wiley.com/doi/pdf/10.1111/ele.13989","source":"Wiley Online Library","title":"Smaller adult fish size in warmer water is not explained by elevated metabolism","URL":"https://onlinelibrary.wiley.com/doi/abs/10.1111/ele.13989","volume":"n/a","author":[{"family":"Wootton","given":"Henry F."},{"family":"Morrongiello","given":"John R."},{"family":"Schmitt","given":"Thomas"},{"family":"Audzijonyte","given":"Asta"}],"accessed":{"date-parts":[["2022",3,13]]},"citation-key":"woottonSmallerAdultFish"}}],"schema":"https://github.com/citation-style-language/schema/raw/master/csl-citation.json"} </w:instrText>
      </w:r>
      <w:r w:rsidR="00802E75">
        <w:fldChar w:fldCharType="separate"/>
      </w:r>
      <w:r w:rsidR="008427B6">
        <w:rPr>
          <w:lang w:val="en-GB"/>
        </w:rPr>
        <w:t>(26)</w:t>
      </w:r>
      <w:r w:rsidR="00802E75">
        <w:fldChar w:fldCharType="end"/>
      </w:r>
      <w:ins w:id="433" w:author="Max Lindmark" w:date="2022-04-23T10:37:00Z">
        <w:r w:rsidR="00802E75">
          <w:t xml:space="preserve">. </w:t>
        </w:r>
      </w:ins>
      <w:ins w:id="434" w:author="Max Lindmark" w:date="2022-04-24T12:57:00Z">
        <w:r w:rsidR="00590545">
          <w:t>Both</w:t>
        </w:r>
      </w:ins>
      <w:ins w:id="435" w:author="Max Lindmark" w:date="2022-04-23T10:37:00Z">
        <w:r w:rsidR="00802E75">
          <w:t xml:space="preserve"> pattern</w:t>
        </w:r>
      </w:ins>
      <w:ins w:id="436" w:author="Max Lindmark" w:date="2022-04-23T10:38:00Z">
        <w:r w:rsidR="00802E75">
          <w:t>s have been used to explain how growth can increase for small and young fish, while large and old fish typically do not benefit from warming. Our study species</w:t>
        </w:r>
        <w:commentRangeStart w:id="437"/>
        <w:r w:rsidR="00802E75">
          <w:t xml:space="preserve"> </w:t>
        </w:r>
      </w:ins>
      <w:ins w:id="438" w:author="Anna Gårdmark" w:date="2022-07-15T09:46:00Z">
        <w:r w:rsidR="000676D9">
          <w:t xml:space="preserve">is </w:t>
        </w:r>
        <w:commentRangeEnd w:id="437"/>
        <w:r w:rsidR="000676D9">
          <w:rPr>
            <w:rStyle w:val="Kommentarsreferens"/>
          </w:rPr>
          <w:commentReference w:id="437"/>
        </w:r>
      </w:ins>
      <w:ins w:id="439" w:author="Max Lindmark" w:date="2022-04-23T10:37:00Z">
        <w:r w:rsidR="00802E75">
          <w:t xml:space="preserve">no </w:t>
        </w:r>
      </w:ins>
      <w:ins w:id="440" w:author="Max Lindmark" w:date="2022-04-23T10:38:00Z">
        <w:r w:rsidR="00802E75">
          <w:t>exception</w:t>
        </w:r>
      </w:ins>
      <w:ins w:id="441" w:author="Max Lindmark" w:date="2022-04-23T10:37:00Z">
        <w:r w:rsidR="00802E75">
          <w:t xml:space="preserve"> to these rules</w:t>
        </w:r>
      </w:ins>
      <w:r w:rsidR="008D6D4A">
        <w:fldChar w:fldCharType="begin"/>
      </w:r>
      <w:r w:rsidR="008427B6">
        <w:instrText xml:space="preserve"> ADDIN ZOTERO_ITEM CSL_CITATION {"citationID":"1fJiKVHH","properties":{"formattedCitation":"(29, 36, 37)","plainCitation":"(29, 36, 37)","noteIndex":0},"citationItems":[{"id":783,"uris":["http://zotero.org/users/6116610/items/FZ6DLIUR"],"itemData":{"id":783,"type":"article-journal","abstract":"A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id":630,"uris":["http://zotero.org/users/6116610/items/E5PFQAV7"],"itemData":{"id":630,"type":"article-journal","container-title":"Journal of Fish Biology","page":"217–230","title":"An application of a bioenergetics model to Eurasian perch (Perca fluviatilis L.)","volume":"41","author":[{"family":"Karås","given":"P"},{"family":"Thoresson","given":"G"}],"issued":{"date-parts":[["1992"]]},"citation-key":"karasApplicationBioenergeticsModel1992"}},{"id":745,"uris":["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citation-key":"sandstromEffectsTemperatureLife1995"}}],"schema":"https://github.com/citation-style-language/schema/raw/master/csl-citation.json"} </w:instrText>
      </w:r>
      <w:r w:rsidR="008D6D4A">
        <w:fldChar w:fldCharType="separate"/>
      </w:r>
      <w:r w:rsidR="008427B6">
        <w:rPr>
          <w:lang w:val="en-GB"/>
        </w:rPr>
        <w:t>(29, 36, 37)</w:t>
      </w:r>
      <w:r w:rsidR="008D6D4A">
        <w:fldChar w:fldCharType="end"/>
      </w:r>
      <w:ins w:id="442" w:author="Max Lindmark" w:date="2022-04-23T10:38:00Z">
        <w:r w:rsidR="00802E75">
          <w:t xml:space="preserve">. </w:t>
        </w:r>
      </w:ins>
      <w:del w:id="443" w:author="Max Lindmark" w:date="2022-04-23T10:39:00Z">
        <w:r w:rsidR="001B1A85" w:rsidDel="008D6D4A">
          <w:delText xml:space="preserve">the finding that </w:delText>
        </w:r>
        <w:r w:rsidR="00310356" w:rsidDel="008D6D4A">
          <w:delText>the</w:delText>
        </w:r>
        <w:r w:rsidR="001A2E99" w:rsidDel="008D6D4A">
          <w:delText xml:space="preserve"> largest</w:delText>
        </w:r>
        <w:r w:rsidR="00310356" w:rsidDel="008D6D4A">
          <w:delText xml:space="preserve"> asymptotic size and </w:delText>
        </w:r>
        <w:r w:rsidR="001B1A85" w:rsidDel="008D6D4A">
          <w:delText xml:space="preserve">the largest </w:delText>
        </w:r>
        <w:r w:rsidR="001B1A85" w:rsidRPr="001D3E57" w:rsidDel="008D6D4A">
          <w:delText xml:space="preserve">individuals </w:delText>
        </w:r>
        <w:r w:rsidR="00271130" w:rsidRPr="001D3E57" w:rsidDel="008D6D4A">
          <w:delText xml:space="preserve">were found in </w:delText>
        </w:r>
        <w:r w:rsidR="001B1A85" w:rsidRPr="001D3E57" w:rsidDel="008D6D4A">
          <w:delText xml:space="preserve">the </w:delText>
        </w:r>
        <w:r w:rsidR="00320473" w:rsidRPr="001D3E57" w:rsidDel="008D6D4A">
          <w:delText xml:space="preserve">heated </w:delText>
        </w:r>
        <w:r w:rsidR="001B1A85" w:rsidRPr="001D3E57" w:rsidDel="008D6D4A">
          <w:delText>area was unexpected.</w:delText>
        </w:r>
        <w:r w:rsidR="0016529A" w:rsidRPr="001D3E57" w:rsidDel="008D6D4A">
          <w:delText xml:space="preserve"> </w:delText>
        </w:r>
      </w:del>
      <w:r w:rsidR="002564A5" w:rsidRPr="001D3E57">
        <w:t xml:space="preserve">This </w:t>
      </w:r>
      <w:r w:rsidR="00FB33F8" w:rsidRPr="001D3E57">
        <w:t>suggests that growth dynamics under food satiation may not be directly proportional to those under natural feeding conditions</w:t>
      </w:r>
      <w:r w:rsidR="007C2531" w:rsidRPr="001D3E57">
        <w:fldChar w:fldCharType="begin"/>
      </w:r>
      <w:r w:rsidR="008427B6">
        <w:instrText xml:space="preserve"> ADDIN ZOTERO_ITEM CSL_CITATION {"citationID":"QOqVuhv5","properties":{"formattedCitation":"(38)","plainCitation":"(38)","noteIndex":0},"citationItems":[{"id":3168,"uris":["http://zotero.org/users/6116610/items/BUVEKM8M"],"itemData":{"id":3168,"type":"article-journal","abstract":"Salmonid biologists use both mental models—simple assumptions—and bioenergetics-based mathematical models to understand and predict effects of temperature regime on growth. Bioenergetics model results, however, sometimes conflict with common assumptions. Previous studies plus “Wisconsin model” bioenergetics simulations lead to four conclusions that conflict with some management assumptions. The first conclusion is that food consumption is at least as important as temperature in explaining growth; we cannot understand temperature effects without understanding food consumption. Second, at natural food consumption rates, there is no “optimal temperature for growth”; growth peaks in model results are artifacts of food consumption assumptions, and growth peaks in laboratory studies are (apparently) artifacts of ad libitum feeding. Third, effects of temperature on growth can be stronger during cooler seasons than in summer; traditional temperature criteria are not useful for managing such effects. Fourth, salmonid populations that are adapted to survive higher temperatures may be more, not less, vulnerable to temperature effects on growth due to their higher metabolic rates. Temperature–growth relations observed under ad libitum feeding seem risky for managing wild populations. Model predictions of growth need to carefully consider assumptions about food consumption. For predicting effects of increased temperature, the traditional assumption that consumption is a constant fraction of maximum consumption rate appears especially uncertain and incautious, with its hidden assumption that consumption increases with temperature; assuming a constant ration is simpler and more cautious. Growth can be predicted more reliably with feeding models and individual-based population models that consider how consumption and energetic costs depend on processes such as habitat selection, competition, and adaptive behaviors involving tradeoffs between food intake and predation risk. Two research needs are clear: empirical observations for parameterizing and testing the Wisconsin model comprehensively under natural conditions (which we lack despite the extensive energetics literature), and methods for predicting salmonid food production responses to temperature and flow regimes.","container-title":"Transactions of the American Fisheries Society","DOI":"10.1002/tafs.10338","ISSN":"1548-8659","issue":"1","language":"en","note":"_eprint: https://onlinelibrary.wiley.com/doi/pdf/10.1002/tafs.10338","page":"3-12","source":"Wiley Online Library","title":"What We Don’t Know About the Effects of Temperature on Salmonid Growth","volume":"151","author":[{"family":"Railsback","given":"Steven F."}],"issued":{"date-parts":[["2022"]]},"citation-key":"railsbackWhatWeDon2022"}}],"schema":"https://github.com/citation-style-language/schema/raw/master/csl-citation.json"} </w:instrText>
      </w:r>
      <w:r w:rsidR="007C2531" w:rsidRPr="001D3E57">
        <w:fldChar w:fldCharType="separate"/>
      </w:r>
      <w:r w:rsidR="008427B6">
        <w:rPr>
          <w:lang w:val="en-GB"/>
        </w:rPr>
        <w:t>(38)</w:t>
      </w:r>
      <w:r w:rsidR="007C2531" w:rsidRPr="001D3E57">
        <w:fldChar w:fldCharType="end"/>
      </w:r>
      <w:r w:rsidR="00FB33F8" w:rsidRPr="001D3E57">
        <w:t xml:space="preserve">. </w:t>
      </w:r>
      <w:ins w:id="444" w:author="Max Lindmark" w:date="2022-04-23T10:39:00Z">
        <w:r w:rsidR="00944877">
          <w:t xml:space="preserve">Moreover, </w:t>
        </w:r>
      </w:ins>
      <w:del w:id="445" w:author="Max Lindmark" w:date="2022-04-23T10:39:00Z">
        <w:r w:rsidR="0016529A" w:rsidRPr="001D3E57" w:rsidDel="006D3925">
          <w:delText xml:space="preserve">Our </w:delText>
        </w:r>
      </w:del>
      <w:ins w:id="446" w:author="Max Lindmark" w:date="2022-04-23T10:39:00Z">
        <w:r w:rsidR="006D3925">
          <w:t>o</w:t>
        </w:r>
        <w:r w:rsidR="006D3925" w:rsidRPr="001D3E57">
          <w:t xml:space="preserve">ur </w:t>
        </w:r>
      </w:ins>
      <w:r w:rsidR="0016529A" w:rsidRPr="001D3E57">
        <w:t>results suggest that growth changes emerge not only from direct physiological responses to increased temperatures, but also from warming-induced changes in the food web, e.g.</w:t>
      </w:r>
      <w:r w:rsidR="00FB33F8" w:rsidRPr="001D3E57">
        <w:t>,</w:t>
      </w:r>
      <w:r w:rsidR="0016529A" w:rsidRPr="001D3E57">
        <w:t xml:space="preserve"> prey productivity, diet composition and trophic transfer efficiencies</w:t>
      </w:r>
      <w:r w:rsidR="000B6084" w:rsidRPr="001D3E57">
        <w:fldChar w:fldCharType="begin"/>
      </w:r>
      <w:r w:rsidR="008427B6">
        <w:instrText xml:space="preserve"> ADDIN ZOTERO_ITEM CSL_CITATION {"citationID":"zciBLpkK","properties":{"formattedCitation":"(39)","plainCitation":"(39)","noteIndex":0},"citationItems":[{"id":2532,"uris":["http://zotero.org/users/6116610/items/GX42BZK6"],"itemData":{"id":2532,"type":"article-journal","abstract":"Understanding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0B6084" w:rsidRPr="001D3E57">
        <w:fldChar w:fldCharType="separate"/>
      </w:r>
      <w:r w:rsidR="008427B6">
        <w:rPr>
          <w:lang w:val="en-GB"/>
        </w:rPr>
        <w:t>(39)</w:t>
      </w:r>
      <w:r w:rsidR="000B6084" w:rsidRPr="001D3E57">
        <w:fldChar w:fldCharType="end"/>
      </w:r>
      <w:r w:rsidR="005503A6" w:rsidRPr="001D3E57">
        <w:t>.</w:t>
      </w:r>
      <w:r w:rsidR="007B3E32" w:rsidRPr="001D3E57">
        <w:t xml:space="preserve"> </w:t>
      </w:r>
      <w:del w:id="447" w:author="Max Lindmark" w:date="2022-04-23T10:40:00Z">
        <w:r w:rsidR="007B3E32" w:rsidRPr="001D3E57" w:rsidDel="00DB5F0F">
          <w:delText xml:space="preserve">Moreover, </w:delText>
        </w:r>
        <w:r w:rsidR="006A31B6" w:rsidRPr="001D3E57" w:rsidDel="00DB5F0F">
          <w:delText>i</w:delText>
        </w:r>
      </w:del>
      <w:ins w:id="448" w:author="Max Lindmark" w:date="2022-04-23T10:40:00Z">
        <w:r w:rsidR="00DB5F0F">
          <w:t>I</w:t>
        </w:r>
      </w:ins>
      <w:r w:rsidR="006A31B6" w:rsidRPr="001D3E57">
        <w:t>t also highlights that we need to focus</w:t>
      </w:r>
      <w:r w:rsidR="001A2E99">
        <w:t xml:space="preserve"> on</w:t>
      </w:r>
      <w:r w:rsidR="001D3E57">
        <w:t xml:space="preserve"> </w:t>
      </w:r>
      <w:del w:id="449" w:author="Max Lindmark" w:date="2022-04-23T10:40:00Z">
        <w:r w:rsidR="001A2E99" w:rsidDel="00DB5F0F">
          <w:delText xml:space="preserve">gaining </w:delText>
        </w:r>
      </w:del>
      <w:r w:rsidR="001D3E57">
        <w:t xml:space="preserve">understanding to what extent </w:t>
      </w:r>
      <w:r w:rsidR="003E5047">
        <w:t xml:space="preserve">the </w:t>
      </w:r>
      <w:ins w:id="450" w:author="Max Lindmark" w:date="2022-04-23T10:40:00Z">
        <w:r w:rsidR="00460274">
          <w:t xml:space="preserve">commonly observed </w:t>
        </w:r>
      </w:ins>
      <w:del w:id="451" w:author="Max Lindmark" w:date="2022-04-23T10:40:00Z">
        <w:r w:rsidR="001D3E57" w:rsidDel="00460274">
          <w:delText>large</w:delText>
        </w:r>
        <w:r w:rsidR="003E5047" w:rsidDel="00460274">
          <w:delText>r</w:delText>
        </w:r>
        <w:r w:rsidR="001D3E57" w:rsidDel="00460274">
          <w:delText xml:space="preserve"> </w:delText>
        </w:r>
      </w:del>
      <w:ins w:id="452" w:author="Max Lindmark" w:date="2022-04-23T10:40:00Z">
        <w:r w:rsidR="00460274">
          <w:t xml:space="preserve">increase in </w:t>
        </w:r>
      </w:ins>
      <w:r w:rsidR="001D3E57">
        <w:t xml:space="preserve">size-at-age </w:t>
      </w:r>
      <w:r w:rsidR="003E5047">
        <w:t xml:space="preserve">for juveniles in warm environments </w:t>
      </w:r>
      <w:del w:id="453" w:author="Max Lindmark" w:date="2022-04-23T10:40:00Z">
        <w:r w:rsidR="003E5047" w:rsidDel="00460274">
          <w:delText xml:space="preserve">that is commonly observed </w:delText>
        </w:r>
      </w:del>
      <w:r w:rsidR="003E5047">
        <w:t xml:space="preserve">can be </w:t>
      </w:r>
      <w:r w:rsidR="001D3E57">
        <w:t>maintained</w:t>
      </w:r>
      <w:r w:rsidR="003E5047">
        <w:t xml:space="preserve"> as they grow older.</w:t>
      </w:r>
    </w:p>
    <w:p w14:paraId="3B7D519E" w14:textId="77777777" w:rsidR="000676D9" w:rsidRDefault="00F42173" w:rsidP="00674349">
      <w:pPr>
        <w:spacing w:line="480" w:lineRule="auto"/>
        <w:ind w:firstLine="284"/>
        <w:jc w:val="both"/>
        <w:rPr>
          <w:ins w:id="454" w:author="Anna Gårdmark" w:date="2022-07-15T09:49:00Z"/>
        </w:rPr>
      </w:pPr>
      <w:r>
        <w:t xml:space="preserve">Our finding </w:t>
      </w:r>
      <w:r w:rsidR="00DE65B6">
        <w:t xml:space="preserve">that </w:t>
      </w:r>
      <w:r>
        <w:t xml:space="preserve">mortality rates </w:t>
      </w:r>
      <w:r w:rsidR="00DE65B6">
        <w:t xml:space="preserve">were higher </w:t>
      </w:r>
      <w:r>
        <w:t>in the heated area was expected</w:t>
      </w:r>
      <w:r w:rsidR="00563FD3">
        <w:t>—warming leads to faster metabolic rates</w:t>
      </w:r>
      <w:r w:rsidR="002B6F53">
        <w:t>,</w:t>
      </w:r>
      <w:r w:rsidR="003759DB">
        <w:t xml:space="preserve"> which in turn is associated with shorter life span</w:t>
      </w:r>
      <w:r w:rsidR="00BB5C9B">
        <w:fldChar w:fldCharType="begin"/>
      </w:r>
      <w:r w:rsidR="008427B6">
        <w:instrText xml:space="preserve"> ADDIN ZOTERO_ITEM CSL_CITATION {"citationID":"AJ3txIph","properties":{"formattedCitation":"(11, 40, 41)","plainCitation":"(11, 40, 41)","noteIndex":0},"citationItems":[{"id":914,"uris":["http://zotero.org/users/6116610/items/D84IXDI8"],"itemData":{"id":914,"type":"article-journal","abstract":"Metabolism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B."}],"issued":{"date-parts":[["2004",7]]},"citation-key":"brownMetabolicTheoryEcology2004"}},{"id":3570,"uris":["http://zotero.org/users/6116610/items/QEZNYDMF"],"itemData":{"id":3570,"type":"article-journal","abstract":"Understanding the factors that control the mortality rates of species in their natural environments is important for understanding the structure and dynamics of populations, communities and ecosystems. Here, we test a model of natural mortality that yields explicit, quantitative predictions based on the constraints of body size and temperature on individual metabolism. Extensive field data from plants, invertebrates, fish, birds and mammals indicate that much of the heterogeneity in rates of natural mortality can be predicted, despite the many extrinsic sources of mortality in natural systems. These results suggest that common ‘rule(s)’ govern mortality rates in ecological communities for organisms as diverse as plants and animals.","container-title":"Ecology Letters","DOI":"10.1111/j.1461-0248.2008.01190.x","ISSN":"1461-0248","issue":"7","language":"en","note":"_eprint: https://onlinelibrary.wiley.com/doi/pdf/10.1111/j.1461-0248.2008.01190.x","page":"710-716","source":"Wiley Online Library","title":"Predicting natural mortality rates of plants and animals","volume":"11","author":[{"family":"McCoy","given":"Michael W."},{"family":"Gillooly","given":"James F."}],"issued":{"date-parts":[["2008"]]},"citation-key":"mccoyPredictingNaturalMortality2008"}},{"id":3568,"uris":["http://zotero.org/users/6116610/items/GZ46KEFH"],"itemData":{"id":3568,"type":"article-journal","container-title":"Proceedings of the National Academy of Sciences","DOI":"10.1073/pnas.0900300106","issue":"33","note":"publisher: Proceedings of the National Academy of Sciences","page":"13860-13864","source":"pnas.org (Atypon)","title":"Latitudinal variation in lifespan within species is explained by the metabolic theory of ecology","volume":"106","author":[{"family":"Munch","given":"Stephan B."},{"family":"Salinas","given":"Santiago"}],"issued":{"date-parts":[["2009",8,18]]},"citation-key":"munchLatitudinalVariationLifespan2009"}}],"schema":"https://github.com/citation-style-language/schema/raw/master/csl-citation.json"} </w:instrText>
      </w:r>
      <w:r w:rsidR="00BB5C9B">
        <w:fldChar w:fldCharType="separate"/>
      </w:r>
      <w:r w:rsidR="008427B6">
        <w:rPr>
          <w:lang w:val="en-GB"/>
        </w:rPr>
        <w:t>(11, 40, 41)</w:t>
      </w:r>
      <w:r w:rsidR="00BB5C9B">
        <w:fldChar w:fldCharType="end"/>
      </w:r>
      <w:r w:rsidR="00E85208">
        <w:t xml:space="preserve"> (higher “physiological” mortality)</w:t>
      </w:r>
      <w:r w:rsidR="00A95B1D">
        <w:t>.</w:t>
      </w:r>
      <w:r>
        <w:t xml:space="preserve"> </w:t>
      </w:r>
      <w:r w:rsidR="004E4B9A">
        <w:t>Warming</w:t>
      </w:r>
      <w:r w:rsidR="00E85208">
        <w:t xml:space="preserve"> may also increase predation </w:t>
      </w:r>
      <w:r w:rsidR="0096485A">
        <w:t>mortality</w:t>
      </w:r>
      <w:r w:rsidR="006C6EC6">
        <w:t>, as predators’ feeding rates increase</w:t>
      </w:r>
      <w:r w:rsidR="000174AE">
        <w:t xml:space="preserve"> in order to meet the higher demand</w:t>
      </w:r>
      <w:r w:rsidR="00944756">
        <w:t xml:space="preserve"> </w:t>
      </w:r>
      <w:r w:rsidR="00944756" w:rsidRPr="003339F5">
        <w:t>of food</w:t>
      </w:r>
      <w:r w:rsidR="008022D1" w:rsidRPr="003339F5">
        <w:fldChar w:fldCharType="begin"/>
      </w:r>
      <w:r w:rsidR="008427B6">
        <w:instrText xml:space="preserve"> ADDIN ZOTERO_ITEM CSL_CITATION {"citationID":"7lFCdhMf","properties":{"formattedCitation":"(12, 14, 42)","plainCitation":"(12, 14, 42)","noteIndex":0},"citationItems":[{"id":877,"uris":["http://zotero.org/users/6116610/items/77LBQAKL"],"itemData":{"id":877,"type":"article-journal","container-title":"ICES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895,"uris":["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citation-key":"ursinMathematicalModelAspects1967"}},{"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J."}],"issued":{"date-parts":[["2007",6,5]]},"citation-key":"biroMechanismsClimateinducedMortality2007"}}],"schema":"https://github.com/citation-style-language/schema/raw/master/csl-citation.json"} </w:instrText>
      </w:r>
      <w:r w:rsidR="008022D1" w:rsidRPr="003339F5">
        <w:fldChar w:fldCharType="separate"/>
      </w:r>
      <w:r w:rsidR="008427B6">
        <w:rPr>
          <w:lang w:val="en-GB"/>
        </w:rPr>
        <w:t>(12, 14, 42)</w:t>
      </w:r>
      <w:r w:rsidR="008022D1" w:rsidRPr="003339F5">
        <w:fldChar w:fldCharType="end"/>
      </w:r>
      <w:r w:rsidR="006C6EC6" w:rsidRPr="003339F5">
        <w:t xml:space="preserve">. </w:t>
      </w:r>
      <w:r w:rsidR="0042575D" w:rsidRPr="003339F5">
        <w:lastRenderedPageBreak/>
        <w:t xml:space="preserve">However, </w:t>
      </w:r>
      <w:r w:rsidR="00E3089F" w:rsidRPr="003339F5">
        <w:t xml:space="preserve">most </w:t>
      </w:r>
      <w:r w:rsidR="002B6F53">
        <w:t>evidence to date</w:t>
      </w:r>
      <w:r w:rsidR="002B6F53" w:rsidRPr="003339F5">
        <w:t xml:space="preserve"> </w:t>
      </w:r>
      <w:r w:rsidR="00E3089F" w:rsidRPr="003339F5">
        <w:t xml:space="preserve">of the temperature dependence of mortality rates </w:t>
      </w:r>
      <w:r w:rsidR="004E3B1C" w:rsidRPr="003339F5">
        <w:t xml:space="preserve">in natural populations </w:t>
      </w:r>
      <w:r w:rsidR="00E3089F" w:rsidRPr="003339F5">
        <w:t xml:space="preserve">stem from </w:t>
      </w:r>
      <w:r w:rsidR="00D1119F" w:rsidRPr="003339F5">
        <w:t>across</w:t>
      </w:r>
      <w:r w:rsidR="00343767" w:rsidRPr="003339F5">
        <w:t xml:space="preserve"> </w:t>
      </w:r>
      <w:r w:rsidR="00E3089F" w:rsidRPr="003339F5">
        <w:t>species studies</w:t>
      </w:r>
      <w:r w:rsidR="00E65AA0" w:rsidRPr="003339F5">
        <w:fldChar w:fldCharType="begin"/>
      </w:r>
      <w:r w:rsidR="008427B6">
        <w:instrText xml:space="preserve"> ADDIN ZOTERO_ITEM CSL_CITATION {"citationID":"oFin1NVF","properties":{"formattedCitation":"(12, 13, 43)","plainCitation":"(12, 13, 43)","noteIndex":0},"citationItems":[{"id":877,"uris":["http://zotero.org/users/6116610/items/77LBQAKL"],"itemData":{"id":877,"type":"article-journal","container-title":"ICES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citation-key":"paulyInterrelationshipsNaturalMortality1980"}},{"id":952,"uris":["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M."},{"family":"Gao","given":"Jin"}],"issued":{"date-parts":[["2017"]]},"citation-key":"thorsonPredictingLifeHistory2017"}},{"id":47,"uris":["http://zotero.org/users/6116610/items/NG8S6RNL"],"itemData":{"id":47,"type":"article-journal","abstract":"The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G"}],"issued":{"date-parts":[["2010",1,20]]},"citation-key":"gislasonSizeGrowthTemperature2010"}}],"schema":"https://github.com/citation-style-language/schema/raw/master/csl-citation.json"} </w:instrText>
      </w:r>
      <w:r w:rsidR="00E65AA0" w:rsidRPr="003339F5">
        <w:fldChar w:fldCharType="separate"/>
      </w:r>
      <w:r w:rsidR="008427B6">
        <w:rPr>
          <w:lang w:val="en-GB"/>
        </w:rPr>
        <w:t>(12, 13, 43)</w:t>
      </w:r>
      <w:r w:rsidR="00E65AA0" w:rsidRPr="003339F5">
        <w:fldChar w:fldCharType="end"/>
      </w:r>
      <w:r w:rsidR="00674349" w:rsidRPr="003339F5">
        <w:t xml:space="preserve"> (but see</w:t>
      </w:r>
      <w:r w:rsidR="00795B8A" w:rsidRPr="003339F5">
        <w:fldChar w:fldCharType="begin"/>
      </w:r>
      <w:r w:rsidR="008427B6">
        <w:instrText xml:space="preserve"> ADDIN ZOTERO_ITEM CSL_CITATION {"citationID":"EihJ0glL","properties":{"formattedCitation":"(42, 44)","plainCitation":"(42, 44)","noteIndex":0},"citationItems":[{"id":3613,"uris":["http://zotero.org/users/6116610/items/JLA8VTKJ"],"itemData":{"id":3613,"type":"article-journal","container-title":"Proceedings of the National Academy of Sciences","DOI":"10.1073/pnas.0701638104","issue":"23","note":"publisher: Proceedings of the National Academy of Sciences","page":"9715-9719","source":"pnas.org (Atypon)","title":"Mechanisms for climate-induced mortality of fish populations in whole-lake experiments","volume":"104","author":[{"family":"Biro","given":"Peter A."},{"family":"Post","given":"John R."},{"family":"Booth","given":"David J."}],"issued":{"date-parts":[["2007",6,5]]},"citation-key":"biroMechanismsClimateinducedMortality2007"}},{"id":2970,"uris":["http://zotero.org/users/6116610/items/LNR2HSZ5"],"itemData":{"id":2970,"type":"article-journal","container-title":"Canadian Journal of Fisheries and Aquatic Sciences","DOI":"10.1139/cjfas-2020-0386","ISSN":"0706-652X","journalAbbreviation":"Can. J. Fish. Aquat. Sci.","note":"publisher: NRC Research Press","source":"cdnsciencepub.com (Atypon)","title":"Warmer water increases early body growth of northern pike (Esox lucius) but mortality has larger impact on decreasing body sizes","URL":"https://cdnsciencepub.com/doi/abs/10.1139/cjfas-2020-0386","author":[{"family":"Berggren","given":"Terese"},{"family":"Bergström","given":"Ulf"},{"family":"Sundblad","given":"Göran"},{"family":"Östman","given":"Örjan"}],"accessed":{"date-parts":[["2021",10,27]]},"issued":{"date-parts":[["2021",10,15]]},"citation-key":"berggrenWarmerWaterIncreases2021"}}],"schema":"https://github.com/citation-style-language/schema/raw/master/csl-citation.json"} </w:instrText>
      </w:r>
      <w:r w:rsidR="00795B8A" w:rsidRPr="003339F5">
        <w:fldChar w:fldCharType="separate"/>
      </w:r>
      <w:r w:rsidR="008427B6">
        <w:rPr>
          <w:lang w:val="en-GB"/>
        </w:rPr>
        <w:t>(42, 44)</w:t>
      </w:r>
      <w:r w:rsidR="00795B8A" w:rsidRPr="003339F5">
        <w:fldChar w:fldCharType="end"/>
      </w:r>
      <w:r w:rsidR="00674349" w:rsidRPr="003339F5">
        <w:t>)</w:t>
      </w:r>
      <w:r w:rsidR="00294A32" w:rsidRPr="003339F5">
        <w:t xml:space="preserve">. Across species relationships </w:t>
      </w:r>
      <w:r w:rsidR="00EA6A19">
        <w:t xml:space="preserve">are not necessarily determined by the same processes as within species </w:t>
      </w:r>
      <w:r w:rsidR="00EA7BA5">
        <w:t>relationships</w:t>
      </w:r>
      <w:r w:rsidR="002B6F53">
        <w:t xml:space="preserve">; </w:t>
      </w:r>
      <w:del w:id="455" w:author="Max Lindmark" w:date="2022-04-23T10:40:00Z">
        <w:r w:rsidR="002B6F53" w:rsidDel="00393883">
          <w:delText>thus</w:delText>
        </w:r>
      </w:del>
      <w:ins w:id="456" w:author="Max Lindmark" w:date="2022-04-23T10:40:00Z">
        <w:r w:rsidR="00393883">
          <w:t>thus,</w:t>
        </w:r>
      </w:ins>
      <w:r w:rsidR="002B6F53">
        <w:t xml:space="preserve"> our finding of warming-induced mortality in </w:t>
      </w:r>
      <w:r w:rsidR="00740D36">
        <w:t>a heated vs</w:t>
      </w:r>
      <w:r w:rsidR="002B6F53">
        <w:t xml:space="preserve"> control</w:t>
      </w:r>
      <w:r w:rsidR="00740D36">
        <w:t xml:space="preserve"> </w:t>
      </w:r>
      <w:r w:rsidR="002B6F53">
        <w:t xml:space="preserve">environment </w:t>
      </w:r>
      <w:r w:rsidR="00740D36">
        <w:t xml:space="preserve">in two nearby con-specific populations </w:t>
      </w:r>
      <w:r w:rsidR="002B6F53">
        <w:t>is important</w:t>
      </w:r>
      <w:r w:rsidR="00EA6A19">
        <w:t>.</w:t>
      </w:r>
      <w:r w:rsidR="00303E9A">
        <w:t xml:space="preserve"> </w:t>
      </w:r>
    </w:p>
    <w:p w14:paraId="0000002F" w14:textId="1E2944ED" w:rsidR="00037DE8" w:rsidRDefault="00303E9A" w:rsidP="00674349">
      <w:pPr>
        <w:spacing w:line="480" w:lineRule="auto"/>
        <w:ind w:firstLine="284"/>
        <w:jc w:val="both"/>
      </w:pPr>
      <w:r>
        <w:t xml:space="preserve">Since </w:t>
      </w:r>
      <w:r w:rsidR="00741298" w:rsidRPr="003339F5">
        <w:t>a</w:t>
      </w:r>
      <w:r w:rsidR="001B1A85" w:rsidRPr="003339F5">
        <w:t xml:space="preserve"> key question for understanding the implications of warming on ectotherm populations is if larger individuals in a population become rarer or smaller</w:t>
      </w:r>
      <w:r w:rsidR="00471580" w:rsidRPr="003339F5">
        <w:fldChar w:fldCharType="begin"/>
      </w:r>
      <w:r w:rsidR="008427B6">
        <w:instrText xml:space="preserve"> ADDIN ZOTERO_ITEM CSL_CITATION {"citationID":"dO8ZtLve","properties":{"formattedCitation":"(25, 45)","plainCitation":"(25, 45)","noteIndex":0},"citationItems":[{"id":807,"uris":["http://zotero.org/users/6116610/items/Z98IGZ3S"],"itemData":{"id":807,"type":"article-journal","abstract":"Accumulating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citation-key":"ohlbergerClimateWarmingEctotherm2013"}},{"id":34,"uris":["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E"},{"family":"Lewis","given":"Bert"}],"issued":{"date-parts":[["2018",5]]},"citation-key":"ohlbergerDemographicChangesChinook2018"}}],"schema":"https://github.com/citation-style-language/schema/raw/master/csl-citation.json"} </w:instrText>
      </w:r>
      <w:r w:rsidR="00471580" w:rsidRPr="003339F5">
        <w:fldChar w:fldCharType="separate"/>
      </w:r>
      <w:r w:rsidR="008427B6">
        <w:rPr>
          <w:lang w:val="en-GB"/>
        </w:rPr>
        <w:t>(25, 45)</w:t>
      </w:r>
      <w:r w:rsidR="00471580" w:rsidRPr="003339F5">
        <w:fldChar w:fldCharType="end"/>
      </w:r>
      <w:r w:rsidR="00DA2A76">
        <w:t>, within-species mortality responses to warming need further stud</w:t>
      </w:r>
      <w:r w:rsidR="00740D36">
        <w:t>y</w:t>
      </w:r>
      <w:r w:rsidR="001B1A85" w:rsidRPr="001D76A0">
        <w:t xml:space="preserve">. </w:t>
      </w:r>
      <w:r>
        <w:t>I</w:t>
      </w:r>
      <w:r w:rsidR="00740D36">
        <w:t>mportantly, this</w:t>
      </w:r>
      <w:r>
        <w:t xml:space="preserve"> </w:t>
      </w:r>
      <w:r w:rsidR="00AC2B67" w:rsidRPr="00780A61">
        <w:t xml:space="preserve">requires accounting </w:t>
      </w:r>
      <w:r w:rsidR="00740D36">
        <w:t xml:space="preserve">also </w:t>
      </w:r>
      <w:r w:rsidR="00AC2B67" w:rsidRPr="00780A61">
        <w:t xml:space="preserve">for </w:t>
      </w:r>
      <w:r w:rsidR="00A946FE">
        <w:t>effects of warming on growth</w:t>
      </w:r>
      <w:r w:rsidR="00AC2B67" w:rsidRPr="00780A61">
        <w:t xml:space="preserve">, </w:t>
      </w:r>
      <w:r w:rsidR="00A946FE">
        <w:t xml:space="preserve">and how </w:t>
      </w:r>
      <w:r w:rsidR="00E67D72">
        <w:t xml:space="preserve">responses in </w:t>
      </w:r>
      <w:r w:rsidR="00A946FE">
        <w:t xml:space="preserve">growth and mortality </w:t>
      </w:r>
      <w:r w:rsidR="00AC2B67" w:rsidRPr="00780A61">
        <w:t>depend on each other</w:t>
      </w:r>
      <w:r w:rsidR="00AC2B67" w:rsidRPr="001D76A0">
        <w:t xml:space="preserve">. For instance, </w:t>
      </w:r>
      <w:r w:rsidR="00A946FE">
        <w:t>h</w:t>
      </w:r>
      <w:r w:rsidR="00AC2B67" w:rsidRPr="00641BF9">
        <w:t xml:space="preserve">igher mortality </w:t>
      </w:r>
      <w:r w:rsidR="00DD34B3" w:rsidRPr="00780A61">
        <w:t>(predation or natural</w:t>
      </w:r>
      <w:r w:rsidR="00D1572D">
        <w:t>, physiological</w:t>
      </w:r>
      <w:r w:rsidR="00DD34B3" w:rsidRPr="00780A61">
        <w:t xml:space="preserve"> mortality) </w:t>
      </w:r>
      <w:r w:rsidR="00AC2B67" w:rsidRPr="00780A61">
        <w:t xml:space="preserve">can release intra-specific competition and thus increase growth. </w:t>
      </w:r>
      <w:r w:rsidR="00902F9B">
        <w:t xml:space="preserve">Conversely, altered growth and body sizes can lead to changes in size-specific mortality, such as predation or starvation. </w:t>
      </w:r>
      <w:r w:rsidR="00997513" w:rsidRPr="001D76A0">
        <w:t>In conclusion,</w:t>
      </w:r>
      <w:ins w:id="457" w:author="Max Lindmark" w:date="2022-04-23T10:41:00Z">
        <w:r w:rsidR="003A0291">
          <w:t xml:space="preserve"> </w:t>
        </w:r>
      </w:ins>
      <w:ins w:id="458" w:author="Max Lindmark" w:date="2022-04-23T10:43:00Z">
        <w:r w:rsidR="002056F4">
          <w:t xml:space="preserve">individual-level </w:t>
        </w:r>
      </w:ins>
      <w:ins w:id="459" w:author="Max Lindmark" w:date="2022-04-23T10:44:00Z">
        <w:r w:rsidR="002056F4">
          <w:t xml:space="preserve">patterns such as the </w:t>
        </w:r>
        <w:commentRangeStart w:id="460"/>
        <w:del w:id="461" w:author="Anna Gårdmark" w:date="2022-07-15T09:53:00Z">
          <w:r w:rsidR="002056F4" w:rsidDel="00284814">
            <w:delText>TSR</w:delText>
          </w:r>
        </w:del>
      </w:ins>
      <w:ins w:id="462" w:author="Anna Gårdmark" w:date="2022-07-15T09:53:00Z">
        <w:r w:rsidR="00284814">
          <w:t>temperature-size-rule</w:t>
        </w:r>
        <w:commentRangeEnd w:id="460"/>
        <w:r w:rsidR="00284814">
          <w:rPr>
            <w:rStyle w:val="Kommentarsreferens"/>
          </w:rPr>
          <w:commentReference w:id="460"/>
        </w:r>
      </w:ins>
      <w:ins w:id="463" w:author="Max Lindmark" w:date="2022-04-23T10:44:00Z">
        <w:r w:rsidR="002056F4">
          <w:t xml:space="preserve"> may be of limited use for predict</w:t>
        </w:r>
      </w:ins>
      <w:ins w:id="464" w:author="Max Lindmark" w:date="2022-04-23T10:46:00Z">
        <w:r w:rsidR="00E40CF1">
          <w:t>ing</w:t>
        </w:r>
      </w:ins>
      <w:ins w:id="465" w:author="Max Lindmark" w:date="2022-04-23T10:44:00Z">
        <w:r w:rsidR="002056F4">
          <w:t xml:space="preserve"> changes on the population-level size structure</w:t>
        </w:r>
      </w:ins>
      <w:ins w:id="466" w:author="Max Lindmark" w:date="2022-04-23T10:45:00Z">
        <w:r w:rsidR="00426545">
          <w:t xml:space="preserve">. This is because </w:t>
        </w:r>
      </w:ins>
      <w:ins w:id="467" w:author="Max Lindmark" w:date="2022-04-23T10:46:00Z">
        <w:r w:rsidR="00652BE6">
          <w:t xml:space="preserve">while </w:t>
        </w:r>
      </w:ins>
      <w:ins w:id="468" w:author="Max Lindmark" w:date="2022-04-23T10:45:00Z">
        <w:r w:rsidR="00426545">
          <w:t xml:space="preserve">warming </w:t>
        </w:r>
      </w:ins>
      <w:ins w:id="469" w:author="Max Lindmark" w:date="2022-04-23T10:47:00Z">
        <w:r w:rsidR="00652BE6">
          <w:t xml:space="preserve">increases growth for small fish, the effect on </w:t>
        </w:r>
      </w:ins>
      <w:ins w:id="470" w:author="Max Lindmark" w:date="2022-04-23T10:45:00Z">
        <w:r w:rsidR="00426545">
          <w:t>large</w:t>
        </w:r>
      </w:ins>
      <w:ins w:id="471" w:author="Max Lindmark" w:date="2022-04-23T10:47:00Z">
        <w:r w:rsidR="00652BE6">
          <w:t xml:space="preserve"> fish is less consistent,</w:t>
        </w:r>
      </w:ins>
      <w:ins w:id="472" w:author="Max Lindmark" w:date="2022-04-23T10:48:00Z">
        <w:r w:rsidR="00652BE6">
          <w:t xml:space="preserve"> and </w:t>
        </w:r>
        <w:del w:id="473" w:author="Anna Gårdmark" w:date="2022-07-15T09:54:00Z">
          <w:r w:rsidR="00652BE6" w:rsidDel="00284814">
            <w:delText xml:space="preserve">because </w:delText>
          </w:r>
        </w:del>
      </w:ins>
      <w:ins w:id="474" w:author="Max Lindmark" w:date="2022-04-23T10:46:00Z">
        <w:r w:rsidR="00A07AC6">
          <w:t xml:space="preserve">the TSR </w:t>
        </w:r>
      </w:ins>
      <w:ins w:id="475" w:author="Anna Gårdmark" w:date="2022-07-15T09:54:00Z">
        <w:r w:rsidR="00284814">
          <w:t xml:space="preserve">also </w:t>
        </w:r>
      </w:ins>
      <w:ins w:id="476" w:author="Max Lindmark" w:date="2022-04-23T10:45:00Z">
        <w:r w:rsidR="00426545">
          <w:t xml:space="preserve">does not account for </w:t>
        </w:r>
      </w:ins>
      <w:ins w:id="477" w:author="Max Lindmark" w:date="2022-04-23T10:46:00Z">
        <w:r w:rsidR="00A07AC6">
          <w:t xml:space="preserve">changes in mortality </w:t>
        </w:r>
        <w:del w:id="478" w:author="Anna Gårdmark" w:date="2022-07-15T09:54:00Z">
          <w:r w:rsidR="00A07AC6" w:rsidDel="00284814">
            <w:delText>and</w:delText>
          </w:r>
        </w:del>
      </w:ins>
      <w:ins w:id="479" w:author="Anna Gårdmark" w:date="2022-07-15T09:54:00Z">
        <w:r w:rsidR="00284814">
          <w:t>or</w:t>
        </w:r>
      </w:ins>
      <w:ins w:id="480" w:author="Max Lindmark" w:date="2022-04-23T10:46:00Z">
        <w:r w:rsidR="00A07AC6">
          <w:t xml:space="preserve"> density dependence. </w:t>
        </w:r>
      </w:ins>
      <w:ins w:id="481" w:author="Max Lindmark" w:date="2022-04-24T13:53:00Z">
        <w:r w:rsidR="00331091">
          <w:t>Mortality may, however</w:t>
        </w:r>
      </w:ins>
      <w:ins w:id="482" w:author="Max Lindmark" w:date="2022-04-24T13:54:00Z">
        <w:r w:rsidR="00331091">
          <w:t>, be an important driver of the observed shri</w:t>
        </w:r>
      </w:ins>
      <w:ins w:id="483" w:author="Anna Gårdmark" w:date="2022-07-15T09:54:00Z">
        <w:r w:rsidR="00284814">
          <w:t>n</w:t>
        </w:r>
      </w:ins>
      <w:ins w:id="484" w:author="Max Lindmark" w:date="2022-04-24T13:54:00Z">
        <w:r w:rsidR="00331091">
          <w:t>k</w:t>
        </w:r>
        <w:del w:id="485" w:author="Anna Gårdmark" w:date="2022-07-15T09:54:00Z">
          <w:r w:rsidR="00331091" w:rsidDel="00284814">
            <w:delText>n</w:delText>
          </w:r>
        </w:del>
        <w:r w:rsidR="00331091">
          <w:t>ing of ectotherms</w:t>
        </w:r>
      </w:ins>
      <w:r w:rsidR="00377A08">
        <w:fldChar w:fldCharType="begin"/>
      </w:r>
      <w:r w:rsidR="00377A08">
        <w:instrText xml:space="preserve"> ADDIN ZOTERO_ITEM CSL_CITATION {"citationID":"Vok7LRPL","properties":{"formattedCitation":"(46)","plainCitation":"(46)","noteIndex":0},"citationItems":[{"id":2932,"uris":["http://zotero.org/users/6116610/items/NAIZIUR2"],"itemData":{"id":2932,"type":"article-journal","abstract":"Recent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L."}],"issued":{"date-parts":[["2021",1]]},"citation-key":"peralta-maraverHeatToleranceEctotherms2021"}}],"schema":"https://github.com/citation-style-language/schema/raw/master/csl-citation.json"} </w:instrText>
      </w:r>
      <w:r w:rsidR="00377A08">
        <w:fldChar w:fldCharType="separate"/>
      </w:r>
      <w:r w:rsidR="00377A08">
        <w:rPr>
          <w:noProof/>
        </w:rPr>
        <w:t>(46)</w:t>
      </w:r>
      <w:r w:rsidR="00377A08">
        <w:fldChar w:fldCharType="end"/>
      </w:r>
      <w:ins w:id="486" w:author="Max Lindmark" w:date="2022-04-24T13:54:00Z">
        <w:r w:rsidR="00FA1B5D">
          <w:t>.</w:t>
        </w:r>
        <w:r w:rsidR="00331091">
          <w:t xml:space="preserve"> </w:t>
        </w:r>
      </w:ins>
      <w:del w:id="487" w:author="Max Lindmark" w:date="2022-04-23T10:46:00Z">
        <w:r w:rsidR="00997513" w:rsidRPr="001D76A0" w:rsidDel="00A07AC6">
          <w:delText xml:space="preserve">understanding </w:delText>
        </w:r>
      </w:del>
      <w:ins w:id="488" w:author="Max Lindmark" w:date="2022-04-23T10:46:00Z">
        <w:r w:rsidR="00A07AC6">
          <w:t>U</w:t>
        </w:r>
        <w:r w:rsidR="00A07AC6" w:rsidRPr="001D76A0">
          <w:t>nderstanding</w:t>
        </w:r>
      </w:ins>
      <w:ins w:id="489" w:author="Max Lindmark" w:date="2022-04-24T12:57:00Z">
        <w:r w:rsidR="008C761F">
          <w:t xml:space="preserve"> the mechanisms by which the </w:t>
        </w:r>
      </w:ins>
      <w:del w:id="490" w:author="Max Lindmark" w:date="2022-04-24T12:57:00Z">
        <w:r w:rsidR="00997513" w:rsidRPr="001D76A0" w:rsidDel="008C761F">
          <w:delText xml:space="preserve">how the </w:delText>
        </w:r>
      </w:del>
      <w:r w:rsidR="00997513" w:rsidRPr="001D76A0">
        <w:t xml:space="preserve">size- and age-distribution change </w:t>
      </w:r>
      <w:ins w:id="491" w:author="Max Lindmark" w:date="2022-04-24T13:52:00Z">
        <w:r w:rsidR="0072609D">
          <w:t xml:space="preserve">with warming </w:t>
        </w:r>
      </w:ins>
      <w:del w:id="492" w:author="Max Lindmark" w:date="2022-04-24T12:57:00Z">
        <w:r w:rsidR="00997513" w:rsidRPr="001D76A0" w:rsidDel="008C761F">
          <w:delText xml:space="preserve">rather than the mean size </w:delText>
        </w:r>
      </w:del>
      <w:r w:rsidR="00997513" w:rsidRPr="001D76A0">
        <w:t xml:space="preserve">is critical for predicting </w:t>
      </w:r>
      <w:r w:rsidR="00E40B76" w:rsidRPr="001D76A0">
        <w:t>how warming</w:t>
      </w:r>
      <w:r w:rsidR="001B1A85" w:rsidRPr="001D76A0">
        <w:t xml:space="preserve"> changes </w:t>
      </w:r>
      <w:r w:rsidR="00E40B76" w:rsidRPr="001D76A0">
        <w:t xml:space="preserve">species </w:t>
      </w:r>
      <w:r w:rsidR="001B1A85" w:rsidRPr="001D76A0">
        <w:t>functions and ecological roles</w:t>
      </w:r>
      <w:r w:rsidR="001D76A0">
        <w:fldChar w:fldCharType="begin"/>
      </w:r>
      <w:r w:rsidR="00377A08">
        <w:instrText xml:space="preserve"> ADDIN ZOTERO_ITEM CSL_CITATION {"citationID":"Og9F5ywb","properties":{"formattedCitation":"(7, 39, 47)","plainCitation":"(7, 39, 47)","noteIndex":0},"citationItems":[{"id":723,"uris":["http://zotero.org/users/6116610/items/ALZU3WFL"],"itemData":{"id":723,"type":"article-journal","abstract":"In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L."}],"issued":{"date-parts":[["2020",4,6]]},"citation-key":"audzijonyteFishBodySizes2020"}},{"id":2917,"uris":["http://zotero.org/users/6116610/items/XKNDR323"],"itemData":{"id":2917,"type":"article-journal","abstract":"Body size is a fundamental functional trait that can be used to forecast individuals' responses to environmental change and their contribution to ecosystem functioning. However, information on the mean and variation of size distributions often confound one another when relating body size to aggregate functioning. Given that size-based metrics are used as indicators of ecosystem status, it is important to identify the specific aspects of size distributions that mediate ecosystem functioning. Our goal was to simultaneously account for the mean, variance, and shape of size distributions when relating body size to aggregate ecosystem functioning. We take advantage of habitat-specific differences in size distributions to estimate nutrient recycling by a non-native crayfish using mean-field and variance-incorporating approaches. Crayfishes often substantially influence ecosystem functioning through their omnivorous role in aquatic food webs. As predicted from Jensen's inequality, considering only the mean body size of crayfish overestimated aggregate effects on ecosystem functioning. This bias declined with mean body size such that mean-field and variance-incorporating estimates of ecosystem functioning were similar for samples at mean body sizes &gt;7.5 g. At low mean body size, mean-field bias in ecosystem functioning mismatch predictions from Jensen's inequality, likely because of the increasing skewness of the size distribution. Our findings support the prediction that variance around the mean can alter the relationship between body size and ecosystem functioning, especially at low mean body size. However, methods to account for mean-field bias performed poorly in samples with highly skewed distributions, indicating that changes in the shape of the distribution, in addition to the variance, may confound mean-based estimates of ecosystem functioning. Given that many biological functions scale allometrically, explicitly defining and experimentally or statistically isolating the effects of the mean, variance, and shape of size distributions is necessary to begin generalizing relationships between animal body size and ecosystem functioning.","container-title":"Ecology and Evolution","DOI":"10.1002/ece3.1852","ISSN":"2045-7758","issue":"1","language":"en","note":"_eprint: https://onlinelibrary.wiley.com/doi/pdf/10.1002/ece3.1852","page":"159-169","source":"Wiley Online Library","title":"Disentangling the influences of mean body size and size structure on ecosystem functioning: an example of nutrient recycling by a non-native crayfish","title-short":"Disentangling the influences of mean body size and size structure on ecosystem functioning","volume":"6","author":[{"family":"Fritschie","given":"Keith J."},{"family":"Olden","given":"Julian D."}],"issued":{"date-parts":[["2016"]]},"citation-key":"fritschieDisentanglingInfluencesMean2016"}},{"id":2532,"uris":["http://zotero.org/users/6116610/items/GX42BZK6"],"itemData":{"id":2532,"type":"article-journal","abstract":"Understanding food web responses to global warming, and their consequences for conservation and management, requires knowledge on how responses vary both among and within species. Warming can reduce both species richness and biomass production. However, warming responses observed at different levels of biological organization may seem contradictory. For example, higher temperatures commonly lead to faster individual body growth but can decrease biomass production of fishes. Here we show that the key to resolve this contradiction is intraspecific variation, because (i) community dynamics emerge from interactions among individuals, and (ii) ecological interactions, physiological processes and warming effects often vary over life history. By combining insights from temperature-dependent dynamic models of simple food webs, observations over large temperature gradients and findings from short-term mesocosm and multi-decadal whole-ecosystem warming experiments, we resolve mechanisms by which warming waters can affect food webs via individual-level responses and review their empirical support. We identify a need for warming experiments on food webs manipulating population size structures to test these mechanisms. We stress that within-species variation in both body size, temperature responses and ecological interactions are key for accurate predictions and appropriate conservation efforts for fish production and food web function under a warming climate.This article is part of the theme issue ‘Integrative research perspectives on marine conservation'.","container-title":"Philosophical Transactions of the Royal Society B: Biological Sciences","DOI":"10.1098/rstb.2019.0449","issue":"1814","journalAbbreviation":"Philosophical Transactions of the Royal Society B: Biological Sciences","note":"publisher: Royal Society","page":"20190449","source":"royalsocietypublishing.org (Atypon)","title":"Individual variation and interactions explain food web responses to global warming","volume":"375","author":[{"family":"Gårdmark","given":"Anna"},{"family":"Huss","given":"Magnus"}],"issued":{"date-parts":[["2020",12,21]]},"citation-key":"gardmarkIndividualVariationInteractions2020"}}],"schema":"https://github.com/citation-style-language/schema/raw/master/csl-citation.json"} </w:instrText>
      </w:r>
      <w:r w:rsidR="001D76A0">
        <w:fldChar w:fldCharType="separate"/>
      </w:r>
      <w:r w:rsidR="00377A08">
        <w:rPr>
          <w:lang w:val="en-GB"/>
        </w:rPr>
        <w:t>(7, 39, 47)</w:t>
      </w:r>
      <w:r w:rsidR="001D76A0">
        <w:fldChar w:fldCharType="end"/>
      </w:r>
      <w:r w:rsidR="00997513" w:rsidRPr="00F42173">
        <w:t xml:space="preserve">. </w:t>
      </w:r>
      <w:ins w:id="493" w:author="Anna Gårdmark" w:date="2022-07-15T09:55:00Z">
        <w:r w:rsidR="00284814">
          <w:t>Our findings demonstrate that a k</w:t>
        </w:r>
      </w:ins>
      <w:del w:id="494" w:author="Anna Gårdmark" w:date="2022-07-15T09:55:00Z">
        <w:r w:rsidR="00997513" w:rsidRPr="001D76A0" w:rsidDel="00284814">
          <w:delText>K</w:delText>
        </w:r>
      </w:del>
      <w:r w:rsidR="00997513" w:rsidRPr="001D76A0">
        <w:t xml:space="preserve">ey to do this is to acknowledge temperature effects on </w:t>
      </w:r>
      <w:r w:rsidR="00902F9B">
        <w:t xml:space="preserve">both </w:t>
      </w:r>
      <w:r w:rsidR="00997513" w:rsidRPr="001D76A0">
        <w:t>growth and mortality</w:t>
      </w:r>
      <w:r w:rsidR="009C46D5" w:rsidRPr="001D76A0">
        <w:t xml:space="preserve"> and how they interact</w:t>
      </w:r>
      <w:r w:rsidR="00997513" w:rsidRPr="001D76A0">
        <w:t xml:space="preserve">. </w:t>
      </w:r>
    </w:p>
    <w:p w14:paraId="00000030" w14:textId="77777777" w:rsidR="00037DE8" w:rsidRDefault="00037DE8">
      <w:pPr>
        <w:spacing w:line="480" w:lineRule="auto"/>
        <w:jc w:val="both"/>
        <w:rPr>
          <w:sz w:val="28"/>
          <w:szCs w:val="28"/>
        </w:rPr>
      </w:pPr>
    </w:p>
    <w:p w14:paraId="00000031" w14:textId="199F50EF" w:rsidR="00037DE8" w:rsidRDefault="001B1A85">
      <w:pPr>
        <w:spacing w:line="480" w:lineRule="auto"/>
        <w:jc w:val="both"/>
        <w:rPr>
          <w:sz w:val="28"/>
          <w:szCs w:val="28"/>
        </w:rPr>
      </w:pPr>
      <w:r>
        <w:rPr>
          <w:sz w:val="28"/>
          <w:szCs w:val="28"/>
        </w:rPr>
        <w:t>Materials and Methods</w:t>
      </w:r>
    </w:p>
    <w:p w14:paraId="00000032" w14:textId="77777777" w:rsidR="00037DE8" w:rsidRDefault="001B1A85">
      <w:pPr>
        <w:spacing w:line="480" w:lineRule="auto"/>
        <w:jc w:val="both"/>
        <w:rPr>
          <w:i/>
        </w:rPr>
      </w:pPr>
      <w:r>
        <w:rPr>
          <w:i/>
        </w:rPr>
        <w:t>Data</w:t>
      </w:r>
    </w:p>
    <w:p w14:paraId="00000033" w14:textId="260FEA88" w:rsidR="00037DE8" w:rsidRDefault="001B1A85">
      <w:pPr>
        <w:spacing w:line="480" w:lineRule="auto"/>
        <w:jc w:val="both"/>
      </w:pPr>
      <w:r>
        <w:lastRenderedPageBreak/>
        <w:t xml:space="preserve">We use </w:t>
      </w:r>
      <w:r w:rsidR="007F5B61">
        <w:t>size-at-age</w:t>
      </w:r>
      <w:r w:rsidR="00E0077A">
        <w:t xml:space="preserve"> data from perch sampled annually from </w:t>
      </w:r>
      <w:del w:id="495" w:author="Anna Gårdmark" w:date="2022-07-15T09:55:00Z">
        <w:r w:rsidR="00E0077A" w:rsidDel="00284814">
          <w:delText xml:space="preserve">the </w:delText>
        </w:r>
      </w:del>
      <w:ins w:id="496" w:author="Anna Gårdmark" w:date="2022-07-15T09:55:00Z">
        <w:r w:rsidR="00284814">
          <w:t>a</w:t>
        </w:r>
      </w:ins>
      <w:ins w:id="497" w:author="Anna Gårdmark" w:date="2022-07-15T09:59:00Z">
        <w:r w:rsidR="00284814">
          <w:t>n artificially</w:t>
        </w:r>
      </w:ins>
      <w:ins w:id="498" w:author="Anna Gårdmark" w:date="2022-07-15T09:55:00Z">
        <w:r w:rsidR="00284814">
          <w:t xml:space="preserve"> </w:t>
        </w:r>
      </w:ins>
      <w:r w:rsidR="00E0077A">
        <w:t xml:space="preserve">heated enclosed bay (‘the Biotest lake’) </w:t>
      </w:r>
      <w:ins w:id="499" w:author="Anna Gårdmark" w:date="2022-07-15T09:56:00Z">
        <w:r w:rsidR="00284814">
          <w:t xml:space="preserve">in the western Baltic Sea </w:t>
        </w:r>
      </w:ins>
      <w:r w:rsidR="00E0077A">
        <w:t>and its reference area</w:t>
      </w:r>
      <w:ins w:id="500" w:author="Anna Gårdmark" w:date="2022-07-15T09:58:00Z">
        <w:r w:rsidR="00284814">
          <w:t xml:space="preserve"> (Fig. 1)</w:t>
        </w:r>
      </w:ins>
      <w:r w:rsidR="00E0077A">
        <w:t xml:space="preserve"> with natural temperatures in the </w:t>
      </w:r>
      <w:r>
        <w:t>years after the onset of warming</w:t>
      </w:r>
      <w:ins w:id="501" w:author="Anna Gårdmark" w:date="2022-07-15T09:57:00Z">
        <w:r w:rsidR="00284814">
          <w:t>.</w:t>
        </w:r>
      </w:ins>
      <w:r>
        <w:t xml:space="preserve"> </w:t>
      </w:r>
      <w:del w:id="502" w:author="Anna Gårdmark" w:date="2022-07-15T09:57:00Z">
        <w:r w:rsidDel="00284814">
          <w:delText>(</w:delText>
        </w:r>
      </w:del>
      <w:ins w:id="503" w:author="Anna Gårdmark" w:date="2022-07-15T09:58:00Z">
        <w:r w:rsidR="00284814">
          <w:t>Heating started in 1980, t</w:t>
        </w:r>
      </w:ins>
      <w:ins w:id="504" w:author="Anna Gårdmark" w:date="2022-07-15T09:57:00Z">
        <w:r w:rsidR="00284814">
          <w:t xml:space="preserve">he </w:t>
        </w:r>
      </w:ins>
      <w:r w:rsidR="00E0077A">
        <w:t xml:space="preserve">first </w:t>
      </w:r>
      <w:ins w:id="505" w:author="Anna Gårdmark" w:date="2022-07-15T09:58:00Z">
        <w:r w:rsidR="00284814">
          <w:t xml:space="preserve">analyzed </w:t>
        </w:r>
      </w:ins>
      <w:r>
        <w:t>cohort</w:t>
      </w:r>
      <w:r w:rsidR="00E0077A">
        <w:t xml:space="preserve"> is</w:t>
      </w:r>
      <w:r>
        <w:t xml:space="preserve"> 1981</w:t>
      </w:r>
      <w:r w:rsidR="00077EB3">
        <w:t>, and first</w:t>
      </w:r>
      <w:r w:rsidR="00E0077A">
        <w:t xml:space="preserve"> and last catch year is </w:t>
      </w:r>
      <w:r w:rsidR="00077EB3">
        <w:t xml:space="preserve">1987 and </w:t>
      </w:r>
      <w:r w:rsidR="00E0077A">
        <w:t>2003</w:t>
      </w:r>
      <w:r w:rsidR="00077EB3">
        <w:t>, respectively</w:t>
      </w:r>
      <w:ins w:id="506" w:author="Anna Gårdmark" w:date="2022-07-15T09:58:00Z">
        <w:r w:rsidR="00284814">
          <w:t>,</w:t>
        </w:r>
      </w:ins>
      <w:del w:id="507" w:author="Anna Gårdmark" w:date="2022-07-15T09:58:00Z">
        <w:r w:rsidDel="00284814">
          <w:delText>)</w:delText>
        </w:r>
      </w:del>
      <w:r>
        <w:t xml:space="preserve"> to omit transient dynamics and acute responses</w:t>
      </w:r>
      <w:r w:rsidR="00E0077A">
        <w:t>,</w:t>
      </w:r>
      <w:r>
        <w:t xml:space="preserve"> and to ensure we use cohorts that only experience</w:t>
      </w:r>
      <w:r w:rsidR="00E40B76">
        <w:t>d</w:t>
      </w:r>
      <w:r>
        <w:t xml:space="preserve"> one of the thermal environments during its life. A grid at the outlet</w:t>
      </w:r>
      <w:r w:rsidR="00E0077A">
        <w:t xml:space="preserve"> of the </w:t>
      </w:r>
      <w:r w:rsidR="00320473">
        <w:t>heated</w:t>
      </w:r>
      <w:r w:rsidR="00320473" w:rsidDel="00320473">
        <w:t xml:space="preserve"> </w:t>
      </w:r>
      <w:r w:rsidR="00E0077A">
        <w:t>area (Fig. 1)</w:t>
      </w:r>
      <w:r>
        <w:t xml:space="preserve"> prevented fish larger than 10 cm from migrating </w:t>
      </w:r>
      <w:r w:rsidR="00E0077A">
        <w:t>between</w:t>
      </w:r>
      <w:r>
        <w:t xml:space="preserve"> the area</w:t>
      </w:r>
      <w:r w:rsidR="00E0077A">
        <w:t>s</w:t>
      </w:r>
      <w:r w:rsidR="00FB0A64">
        <w:fldChar w:fldCharType="begin"/>
      </w:r>
      <w:r w:rsidR="00377A08">
        <w:instrText xml:space="preserve"> ADDIN ZOTERO_ITEM CSL_CITATION {"citationID":"zrewKaDq","properties":{"formattedCitation":"(29, 48)","plainCitation":"(29, 48)","noteIndex":0},"citationItems":[{"id":2790,"uris":["http://zotero.org/users/6116610/items/SK37S9KX"],"itemData":{"id":2790,"type":"report","abstract":"Denna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 (in Swedish)","URL":"https://pub.epsilon.slu.se/11349/","author":[{"family":"Adill","given":"Anders"},{"family":"Mo","given":"Kerstin"},{"family":"Sevastik","given":"Alf"},{"family":"Olsson","given":"Jens"},{"family":"Bergström","given":"Lena"}],"accessed":{"date-parts":[["2021",8,10]]},"issued":{"date-parts":[["2013"]]},"citation-key":"adillBiologiskRecipientkontrollVid2013"}},{"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FB0A64">
        <w:fldChar w:fldCharType="separate"/>
      </w:r>
      <w:r w:rsidR="00377A08">
        <w:rPr>
          <w:lang w:val="en-GB"/>
        </w:rPr>
        <w:t>(29, 48)</w:t>
      </w:r>
      <w:r w:rsidR="00FB0A64">
        <w:fldChar w:fldCharType="end"/>
      </w:r>
      <w:r>
        <w:t>, and genetic studies confirm the reproductive isolation between the two populations during th</w:t>
      </w:r>
      <w:r w:rsidR="00E40B76">
        <w:t>is</w:t>
      </w:r>
      <w:r>
        <w:t xml:space="preserve"> time</w:t>
      </w:r>
      <w:r w:rsidR="007F5B61">
        <w:t>-</w:t>
      </w:r>
      <w:r>
        <w:t>period</w:t>
      </w:r>
      <w:r w:rsidR="00A87E2A">
        <w:fldChar w:fldCharType="begin"/>
      </w:r>
      <w:r w:rsidR="00377A08">
        <w:instrText xml:space="preserve"> ADDIN ZOTERO_ITEM CSL_CITATION {"citationID":"DWILbFiR","properties":{"formattedCitation":"(49)","plainCitation":"(49)","noteIndex":0},"citationItems":[{"id":2883,"uris":["http://zotero.org/users/6116610/items/N3364EJJ"],"itemData":{"id":2883,"type":"article-journal","abstract":"Genes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citation-key":"bjorklundIsolation35Years2015"}}],"schema":"https://github.com/citation-style-language/schema/raw/master/csl-citation.json"} </w:instrText>
      </w:r>
      <w:r w:rsidR="00A87E2A">
        <w:fldChar w:fldCharType="separate"/>
      </w:r>
      <w:r w:rsidR="00377A08">
        <w:rPr>
          <w:lang w:val="en-GB"/>
        </w:rPr>
        <w:t>(49)</w:t>
      </w:r>
      <w:r w:rsidR="00A87E2A">
        <w:fldChar w:fldCharType="end"/>
      </w:r>
      <w:r>
        <w:t xml:space="preserve">. However, since the grid removal in 2004, fish growing up in the </w:t>
      </w:r>
      <w:r w:rsidR="00E0077A">
        <w:t xml:space="preserve">heated </w:t>
      </w:r>
      <w:r>
        <w:t xml:space="preserve">Biotest lake can easily swim out, meaning we cannot be sure fish in the reference area did not recently arrive from the Biotest lake. Hence, we use data </w:t>
      </w:r>
      <w:ins w:id="508" w:author="Anna Gårdmark" w:date="2022-07-15T09:59:00Z">
        <w:r w:rsidR="00284814">
          <w:t xml:space="preserve">only </w:t>
        </w:r>
      </w:ins>
      <w:r>
        <w:t>up until</w:t>
      </w:r>
      <w:r w:rsidR="00E0077A">
        <w:t xml:space="preserve"> </w:t>
      </w:r>
      <w:r>
        <w:t xml:space="preserve">2003. This resulted in </w:t>
      </w:r>
      <w:r>
        <w:rPr>
          <w:color w:val="000000"/>
        </w:rPr>
        <w:t>12658 length-at-age measurements from 2426 individuals in 256 net</w:t>
      </w:r>
      <w:r w:rsidR="00E40B76">
        <w:rPr>
          <w:color w:val="000000"/>
        </w:rPr>
        <w:t xml:space="preserve"> deployments</w:t>
      </w:r>
      <w:r>
        <w:rPr>
          <w:color w:val="000000"/>
        </w:rPr>
        <w:t>.</w:t>
      </w:r>
      <w:r>
        <w:t xml:space="preserve"> </w:t>
      </w:r>
    </w:p>
    <w:p w14:paraId="00000034" w14:textId="3195ADB9" w:rsidR="00037DE8" w:rsidRDefault="001B1A85">
      <w:pPr>
        <w:spacing w:line="480" w:lineRule="auto"/>
        <w:ind w:firstLine="284"/>
        <w:jc w:val="both"/>
      </w:pPr>
      <w:r>
        <w:t xml:space="preserve">We use data from fishing events </w:t>
      </w:r>
      <w:r w:rsidR="00E0077A">
        <w:t xml:space="preserve">using survey-gillnets </w:t>
      </w:r>
      <w:r>
        <w:t xml:space="preserve">that took place in October in the </w:t>
      </w:r>
      <w:r w:rsidR="00932624">
        <w:t xml:space="preserve">heated </w:t>
      </w:r>
      <w:r>
        <w:t>Biotest lake and in August in the reference area when temperatures are most comparable between the two areas</w:t>
      </w:r>
      <w:r w:rsidR="00585B8C">
        <w:fldChar w:fldCharType="begin"/>
      </w:r>
      <w:r w:rsidR="008427B6">
        <w:instrText xml:space="preserve"> ADDIN ZOTERO_ITEM CSL_CITATION {"citationID":"jf9k0zeu","properties":{"formattedCitation":"(29)","plainCitation":"(29)","noteIndex":0},"citationItems":[{"id":783,"uris":["http://zotero.org/users/6116610/items/FZ6DLIUR"],"itemData":{"id":783,"type":"article-journal","abstract":"A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M.","non-dropping-particle":"van"},{"family":"Gårdmark","given":"Anna"}],"issued":{"date-parts":[["2019"]]},"citation-key":"hussExperimentalEvidenceGradual2019"}}],"schema":"https://github.com/citation-style-language/schema/raw/master/csl-citation.json"} </w:instrText>
      </w:r>
      <w:r w:rsidR="00585B8C">
        <w:fldChar w:fldCharType="separate"/>
      </w:r>
      <w:r w:rsidR="008427B6">
        <w:rPr>
          <w:lang w:val="en-GB"/>
        </w:rPr>
        <w:t>(29)</w:t>
      </w:r>
      <w:r w:rsidR="00585B8C">
        <w:fldChar w:fldCharType="end"/>
      </w:r>
      <w:r w:rsidR="00635CA0">
        <w:t>, because temperature affect catchability</w:t>
      </w:r>
      <w:r w:rsidR="00D66B67">
        <w:t xml:space="preserve"> in static gears</w:t>
      </w:r>
      <w:r>
        <w:t xml:space="preserve">. The catch was recorded by 2.5 cm length classes during 1987-2000, and into 1 cm length groups </w:t>
      </w:r>
      <w:del w:id="509" w:author="Anna Gårdmark" w:date="2022-07-15T10:00:00Z">
        <w:r w:rsidDel="00284814">
          <w:delText xml:space="preserve">between </w:delText>
        </w:r>
      </w:del>
      <w:r>
        <w:t xml:space="preserve">2001-2003. To express lengths in a common length standard, 1 cm intervals were converted into 2.5 cm intervals. The unit of catch data is hence </w:t>
      </w:r>
      <w:sdt>
        <w:sdtPr>
          <w:tag w:val="goog_rdk_29"/>
          <w:id w:val="-1528638155"/>
        </w:sdtPr>
        <w:sdtEndPr/>
        <w:sdtContent>
          <w:r>
            <w:t xml:space="preserve">the </w:t>
          </w:r>
        </w:sdtContent>
      </w:sdt>
      <w:r>
        <w:t xml:space="preserve">number of fish caught per 2.5 cm size class per </w:t>
      </w:r>
      <w:del w:id="510" w:author="Anna Gårdmark" w:date="2022-07-15T10:00:00Z">
        <w:r w:rsidDel="00284814">
          <w:delText xml:space="preserve">night </w:delText>
        </w:r>
      </w:del>
      <w:ins w:id="511" w:author="Anna Gårdmark" w:date="2022-07-15T10:00:00Z">
        <w:r w:rsidR="00284814">
          <w:t xml:space="preserve">net </w:t>
        </w:r>
      </w:ins>
      <w:r>
        <w:t xml:space="preserve">per </w:t>
      </w:r>
      <w:del w:id="512" w:author="Anna Gårdmark" w:date="2022-07-15T10:00:00Z">
        <w:r w:rsidDel="00284814">
          <w:delText>net</w:delText>
        </w:r>
      </w:del>
      <w:ins w:id="513" w:author="Anna Gårdmark" w:date="2022-07-15T10:00:00Z">
        <w:r w:rsidR="00284814">
          <w:t>night</w:t>
        </w:r>
      </w:ins>
      <w:r>
        <w:t xml:space="preserve"> (i.e., a catch-per-unit-effort [CPUE] variable). All data from fishing events with disturbance affecting the catch (e.g., seal damage, strong algal growth on the gears, clogging by drifting algae) were removed (years 1996 and 1999 from the </w:t>
      </w:r>
      <w:r w:rsidR="00320473">
        <w:t>heated</w:t>
      </w:r>
      <w:r w:rsidR="00320473" w:rsidDel="00320473">
        <w:t xml:space="preserve"> </w:t>
      </w:r>
      <w:r>
        <w:t xml:space="preserve">area in the catch data). </w:t>
      </w:r>
    </w:p>
    <w:p w14:paraId="33B6E5DD" w14:textId="7DB9F5FD" w:rsidR="004350D2" w:rsidRDefault="00C1116D" w:rsidP="00CF1985">
      <w:pPr>
        <w:spacing w:line="480" w:lineRule="auto"/>
        <w:ind w:firstLine="284"/>
        <w:jc w:val="both"/>
      </w:pPr>
      <w:r>
        <w:t>L</w:t>
      </w:r>
      <w:r w:rsidR="001B1A85">
        <w:t>ength-at-age</w:t>
      </w:r>
      <w:ins w:id="514" w:author="Anna Gårdmark" w:date="2022-07-15T10:05:00Z">
        <w:r w:rsidR="00D17CA9">
          <w:t xml:space="preserve"> throughout life</w:t>
        </w:r>
      </w:ins>
      <w:r w:rsidR="001B1A85">
        <w:t xml:space="preserve"> </w:t>
      </w:r>
      <w:r>
        <w:t xml:space="preserve">was </w:t>
      </w:r>
      <w:r w:rsidR="001B1A85">
        <w:t xml:space="preserve">reconstructed for a semi-random length-stratified subset of </w:t>
      </w:r>
      <w:ins w:id="515" w:author="Anna Gårdmark" w:date="2022-07-15T10:00:00Z">
        <w:r w:rsidR="00284814">
          <w:t xml:space="preserve">caught </w:t>
        </w:r>
      </w:ins>
      <w:r w:rsidR="001B1A85">
        <w:t>individuals each year. This was done using</w:t>
      </w:r>
      <w:ins w:id="516" w:author="Max Lindmark" w:date="2022-04-24T08:46:00Z">
        <w:r w:rsidR="00651C38">
          <w:t xml:space="preserve"> </w:t>
        </w:r>
      </w:ins>
      <w:ins w:id="517" w:author="Max Lindmark" w:date="2022-04-24T08:47:00Z">
        <w:r w:rsidR="00651C38">
          <w:t>growth-increment biochronologies derived from</w:t>
        </w:r>
      </w:ins>
      <w:r w:rsidR="001B1A85">
        <w:t xml:space="preserve"> annuli rings on the operculum bones (with control counts done on otoliths)</w:t>
      </w:r>
      <w:ins w:id="518" w:author="Max Lindmark" w:date="2022-04-24T08:47:00Z">
        <w:r w:rsidR="00651C38">
          <w:t xml:space="preserve">. </w:t>
        </w:r>
      </w:ins>
      <w:ins w:id="519" w:author="Max Lindmark" w:date="2022-04-24T08:49:00Z">
        <w:r w:rsidR="00651C38">
          <w:t xml:space="preserve">Such </w:t>
        </w:r>
        <w:r w:rsidR="00651C38">
          <w:lastRenderedPageBreak/>
          <w:t xml:space="preserve">analyses have become increasingly used to </w:t>
        </w:r>
        <w:r w:rsidR="0082000E">
          <w:t>analyze</w:t>
        </w:r>
        <w:r w:rsidR="00651C38">
          <w:t xml:space="preserve"> changes in growth and size-at-age of fishes</w:t>
        </w:r>
      </w:ins>
      <w:r w:rsidR="00403883">
        <w:fldChar w:fldCharType="begin"/>
      </w:r>
      <w:r w:rsidR="00377A08">
        <w:instrText xml:space="preserve"> ADDIN ZOTERO_ITEM CSL_CITATION {"citationID":"LG6LTdnq","properties":{"formattedCitation":"(50, 51)","plainCitation":"(50, 51)","noteIndex":0},"citationItems":[{"id":2899,"uris":["http://zotero.org/users/6116610/items/CG3E4VQE"],"itemData":{"id":2899,"type":"article-journal","abstract":"Growth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E."}],"issued":{"date-parts":[["2015"]]},"citation-key":"morrongielloStatisticalFrameworkExplore2015"}},{"id":3452,"uris":["http://zotero.org/users/6116610/items/95KM7L8Q"],"itemData":{"id":3452,"type":"article-journal","container-title":"Canadian Journal of Fisheries and Aquatic Sciences","DOI":"10.1139/cjfas-2021-0046","ISSN":"0706-652X","issue":"1","journalAbbreviation":"Can. J. Fish. Aquat. Sci.","note":"publisher: NRC Research Press","page":"159-167","source":"cdnsciencepub.com (Atypon)","title":"Fitting growth models to otolith increments to reveal time-varying growth","volume":"79","author":[{"family":"Essington","given":"Timothy E."},{"family":"Matta","given":"Mary Elizabeth"},{"family":"Black","given":"Bryan A."},{"family":"Helser","given":"Thomas E."},{"family":"Spencer","given":"Paul D."}],"issued":{"date-parts":[["2022",1]]},"citation-key":"essingtonFittingGrowthModels2022a"}}],"schema":"https://github.com/citation-style-language/schema/raw/master/csl-citation.json"} </w:instrText>
      </w:r>
      <w:r w:rsidR="00403883">
        <w:fldChar w:fldCharType="separate"/>
      </w:r>
      <w:r w:rsidR="00377A08">
        <w:rPr>
          <w:lang w:val="en-GB"/>
        </w:rPr>
        <w:t>(50, 51)</w:t>
      </w:r>
      <w:r w:rsidR="00403883">
        <w:fldChar w:fldCharType="end"/>
      </w:r>
      <w:ins w:id="520" w:author="Max Lindmark" w:date="2022-04-24T08:49:00Z">
        <w:r w:rsidR="00651C38">
          <w:t xml:space="preserve">. </w:t>
        </w:r>
      </w:ins>
      <w:ins w:id="521" w:author="Max Lindmark" w:date="2022-04-24T08:47:00Z">
        <w:r w:rsidR="00651C38">
          <w:t xml:space="preserve">Specifically, </w:t>
        </w:r>
      </w:ins>
      <w:ins w:id="522" w:author="Anna Gårdmark" w:date="2022-07-15T10:01:00Z">
        <w:r w:rsidR="00284814">
          <w:t>we used</w:t>
        </w:r>
      </w:ins>
      <w:del w:id="523" w:author="Max Lindmark" w:date="2022-04-24T08:47:00Z">
        <w:r w:rsidR="001B1A85" w:rsidDel="00651C38">
          <w:delText>,</w:delText>
        </w:r>
      </w:del>
      <w:del w:id="524" w:author="Max Lindmark" w:date="2022-04-24T08:48:00Z">
        <w:r w:rsidR="001B1A85" w:rsidDel="00651C38">
          <w:delText xml:space="preserve"> and</w:delText>
        </w:r>
      </w:del>
      <w:r w:rsidR="001B1A85">
        <w:t xml:space="preserve"> an established power-law relationship between the distance of annual rings and fish length: </w:t>
      </w:r>
      <m:oMath>
        <m:r>
          <w:rPr>
            <w:rFonts w:ascii="Cambria Math" w:eastAsia="Cambria Math" w:hAnsi="Cambria Math" w:cs="Cambria Math"/>
          </w:rPr>
          <m:t>L=κ</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s</m:t>
            </m:r>
          </m:sup>
        </m:sSup>
      </m:oMath>
      <w:r w:rsidR="001B1A85">
        <w:t xml:space="preserve">, where </w:t>
      </w:r>
      <m:oMath>
        <m:r>
          <w:rPr>
            <w:rFonts w:ascii="Cambria Math" w:eastAsia="Cambria Math" w:hAnsi="Cambria Math" w:cs="Cambria Math"/>
          </w:rPr>
          <m:t>L</m:t>
        </m:r>
      </m:oMath>
      <w:r w:rsidR="001B1A85">
        <w:rPr>
          <w:rFonts w:ascii="Arial" w:eastAsia="Arial" w:hAnsi="Arial" w:cs="Arial"/>
          <w:i/>
        </w:rPr>
        <w:t xml:space="preserve"> </w:t>
      </w:r>
      <w:r w:rsidR="001B1A85">
        <w:t xml:space="preserve">is the length of the fish, </w:t>
      </w:r>
      <m:oMath>
        <m:r>
          <w:rPr>
            <w:rFonts w:ascii="Cambria Math" w:eastAsia="Cambria Math" w:hAnsi="Cambria Math" w:cs="Cambria Math"/>
          </w:rPr>
          <m:t>R</m:t>
        </m:r>
      </m:oMath>
      <w:r w:rsidR="001B1A85">
        <w:rPr>
          <w:rFonts w:ascii="Arial" w:eastAsia="Arial" w:hAnsi="Arial" w:cs="Arial"/>
          <w:i/>
        </w:rPr>
        <w:t xml:space="preserve"> </w:t>
      </w:r>
      <w:r w:rsidR="001B1A85">
        <w:t xml:space="preserve">the operculum radius, </w:t>
      </w:r>
      <m:oMath>
        <m:r>
          <w:rPr>
            <w:rFonts w:ascii="Cambria Math" w:hAnsi="Cambria Math"/>
          </w:rPr>
          <m:t>κ</m:t>
        </m:r>
      </m:oMath>
      <w:r w:rsidR="001B1A85">
        <w:rPr>
          <w:rFonts w:ascii="Arial" w:eastAsia="Arial" w:hAnsi="Arial" w:cs="Arial"/>
          <w:i/>
        </w:rPr>
        <w:t xml:space="preserve"> </w:t>
      </w:r>
      <w:r w:rsidR="001B1A85">
        <w:t xml:space="preserve">the intercept, and </w:t>
      </w:r>
      <m:oMath>
        <m:r>
          <w:rPr>
            <w:rFonts w:ascii="Cambria Math" w:hAnsi="Cambria Math"/>
          </w:rPr>
          <m:t>s</m:t>
        </m:r>
      </m:oMath>
      <w:r w:rsidR="001B1A85">
        <w:rPr>
          <w:rFonts w:ascii="Arial" w:eastAsia="Arial" w:hAnsi="Arial" w:cs="Arial"/>
          <w:i/>
        </w:rPr>
        <w:t xml:space="preserve"> </w:t>
      </w:r>
      <w:r w:rsidR="001B1A85">
        <w:t>the slope of the line for the regression of log-fish length on log-operculum radius</w:t>
      </w:r>
      <w:r w:rsidR="00D66B67">
        <w:t xml:space="preserve"> from a large reference data set for perch</w:t>
      </w:r>
      <w:r w:rsidR="009E7BC3">
        <w:fldChar w:fldCharType="begin"/>
      </w:r>
      <w:r w:rsidR="00377A08">
        <w:instrText xml:space="preserve"> ADDIN ZOTERO_ITEM CSL_CITATION {"citationID":"89Gx6Dc0","properties":{"formattedCitation":"(52)","plainCitation":"(52)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9E7BC3">
        <w:fldChar w:fldCharType="separate"/>
      </w:r>
      <w:r w:rsidR="00377A08">
        <w:rPr>
          <w:lang w:val="en-GB"/>
        </w:rPr>
        <w:t>(52)</w:t>
      </w:r>
      <w:r w:rsidR="009E7BC3">
        <w:fldChar w:fldCharType="end"/>
      </w:r>
      <w:r w:rsidR="001B1A85">
        <w:t xml:space="preserve">. Back-calculated length-at-age were obtained from the relationship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sSup>
          <m:sSupPr>
            <m:ctrlPr>
              <w:rPr>
                <w:rFonts w:ascii="Cambria Math" w:eastAsia="Cambria Math" w:hAnsi="Cambria Math" w:cs="Cambria Math"/>
              </w:rPr>
            </m:ctrlPr>
          </m:sSupPr>
          <m:e>
            <m:r>
              <w:rPr>
                <w:rFonts w:ascii="Cambria Math" w:eastAsia="Cambria Math" w:hAnsi="Cambria Math" w:cs="Cambria Math"/>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num>
              <m:den>
                <m:r>
                  <w:rPr>
                    <w:rFonts w:ascii="Cambria Math" w:eastAsia="Cambria Math" w:hAnsi="Cambria Math" w:cs="Cambria Math"/>
                  </w:rPr>
                  <m:t>R</m:t>
                </m:r>
              </m:den>
            </m:f>
            <m:r>
              <w:rPr>
                <w:rFonts w:ascii="Cambria Math" w:eastAsia="Cambria Math" w:hAnsi="Cambria Math" w:cs="Cambria Math"/>
              </w:rPr>
              <m:t>)</m:t>
            </m:r>
          </m:e>
          <m:sup>
            <m:r>
              <w:rPr>
                <w:rFonts w:ascii="Cambria Math" w:eastAsia="Cambria Math" w:hAnsi="Cambria Math" w:cs="Cambria Math"/>
              </w:rPr>
              <m:t>s</m:t>
            </m:r>
          </m:sup>
        </m:sSup>
      </m:oMath>
      <w:r w:rsidR="001B1A85">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a</m:t>
            </m:r>
          </m:sub>
        </m:sSub>
      </m:oMath>
      <w:r w:rsidR="001B1A85">
        <w:rPr>
          <w:i/>
        </w:rPr>
        <w:t xml:space="preserve"> </w:t>
      </w:r>
      <w:r w:rsidR="001B1A85">
        <w:t xml:space="preserve">is the back-calculated body length at </w:t>
      </w:r>
      <w:r w:rsidR="00D66B67">
        <w:t xml:space="preserve">age </w:t>
      </w:r>
      <m:oMath>
        <m:r>
          <w:rPr>
            <w:rFonts w:ascii="Cambria Math" w:eastAsia="Cambria Math" w:hAnsi="Cambria Math" w:cs="Cambria Math"/>
          </w:rPr>
          <m:t>a</m:t>
        </m:r>
      </m:oMath>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s</m:t>
            </m:r>
          </m:sub>
        </m:sSub>
      </m:oMath>
      <w:r w:rsidR="001B1A85">
        <w:t xml:space="preserve"> is the final body length (body length at catch)</w:t>
      </w:r>
      <w:r w:rsidR="00D66B67">
        <w:t>,</w:t>
      </w:r>
      <w:r w:rsidR="001B1A85">
        <w:t xml:space="preserve">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a</m:t>
            </m:r>
          </m:sub>
        </m:sSub>
      </m:oMath>
      <w:r w:rsidR="001B1A85">
        <w:rPr>
          <w:i/>
        </w:rPr>
        <w:t xml:space="preserve"> </w:t>
      </w:r>
      <w:r w:rsidR="001B1A85">
        <w:t xml:space="preserve">is the distance from the </w:t>
      </w:r>
      <w:r w:rsidR="000537CE">
        <w:t>center</w:t>
      </w:r>
      <w:r w:rsidR="001B1A85">
        <w:t xml:space="preserve"> to the annual ring corresponding to age </w:t>
      </w:r>
      <m:oMath>
        <m:r>
          <w:rPr>
            <w:rFonts w:ascii="Cambria Math" w:eastAsia="Cambria Math" w:hAnsi="Cambria Math" w:cs="Cambria Math"/>
          </w:rPr>
          <m:t>a</m:t>
        </m:r>
      </m:oMath>
      <w:r w:rsidR="00D66B67">
        <w:t xml:space="preserve"> and </w:t>
      </w:r>
      <m:oMath>
        <m:r>
          <w:rPr>
            <w:rFonts w:ascii="Cambria Math" w:hAnsi="Cambria Math"/>
          </w:rPr>
          <m:t>s=0.861</m:t>
        </m:r>
      </m:oMath>
      <w:r w:rsidR="00D66B67">
        <w:t xml:space="preserve"> for perch</w:t>
      </w:r>
      <w:r w:rsidR="000537CE">
        <w:fldChar w:fldCharType="begin"/>
      </w:r>
      <w:r w:rsidR="00377A08">
        <w:instrText xml:space="preserve"> ADDIN ZOTERO_ITEM CSL_CITATION {"citationID":"pTQMGar0","properties":{"formattedCitation":"(52)","plainCitation":"(52)","noteIndex":0},"citationItems":[{"id":2870,"uris":["http://zotero.org/users/6116610/items/PFUFSY5D"],"itemData":{"id":2870,"type":"report","collection-title":"Kustrapport","event-place":"Öregrund","language":"Swe","number":"3","publisher":"Kustlaboratoriet, Fiskeriverket","publisher-place":"Öregrund","source":"www.diva-portal.org","title":"Metoder för övervakning av kustfiskbestånd (in Swedish)","URL":"http://urn.kb.se/resolve?urn=urn:nbn:se:havochvatten:diva-317","author":[{"family":"Thoresson","given":"Gunnar"}],"accessed":{"date-parts":[["2021",9,28]]},"issued":{"date-parts":[["1996"]]},"citation-key":"thoressonMetoderOvervakningAv1996"}}],"schema":"https://github.com/citation-style-language/schema/raw/master/csl-citation.json"} </w:instrText>
      </w:r>
      <w:r w:rsidR="000537CE">
        <w:fldChar w:fldCharType="separate"/>
      </w:r>
      <w:r w:rsidR="00377A08">
        <w:rPr>
          <w:lang w:val="en-GB"/>
        </w:rPr>
        <w:t>(52)</w:t>
      </w:r>
      <w:r w:rsidR="000537CE">
        <w:fldChar w:fldCharType="end"/>
      </w:r>
      <w:r w:rsidR="001B1A85">
        <w:t>. Since perch exhibit</w:t>
      </w:r>
      <w:r w:rsidR="00D66B67">
        <w:t>s</w:t>
      </w:r>
      <w:r w:rsidR="001B1A85">
        <w:t xml:space="preserve"> sexual size-dimorphism, and age-determination </w:t>
      </w:r>
      <w:sdt>
        <w:sdtPr>
          <w:tag w:val="goog_rdk_31"/>
          <w:id w:val="-1204398286"/>
        </w:sdtPr>
        <w:sdtEndPr/>
        <w:sdtContent>
          <w:r w:rsidR="001B1A85">
            <w:t>together with</w:t>
          </w:r>
        </w:sdtContent>
      </w:sdt>
      <w:r w:rsidR="00E40B76">
        <w:t xml:space="preserve"> </w:t>
      </w:r>
      <w:r w:rsidR="001B1A85">
        <w:t>back calculation</w:t>
      </w:r>
      <w:r w:rsidR="00D66B67">
        <w:t xml:space="preserve"> of growth</w:t>
      </w:r>
      <w:r w:rsidR="001B1A85">
        <w:t xml:space="preserve"> was </w:t>
      </w:r>
      <w:r w:rsidR="00D66B67">
        <w:t>not</w:t>
      </w:r>
      <w:r w:rsidR="001B1A85">
        <w:t xml:space="preserve"> done for males in </w:t>
      </w:r>
      <w:r w:rsidR="00D66B67">
        <w:t xml:space="preserve">all </w:t>
      </w:r>
      <w:r w:rsidR="001B1A85">
        <w:t>years, we only used females for our analyses.</w:t>
      </w:r>
    </w:p>
    <w:p w14:paraId="00000037" w14:textId="45373948" w:rsidR="00037DE8" w:rsidRDefault="00037DE8" w:rsidP="00410AAA">
      <w:pPr>
        <w:spacing w:line="480" w:lineRule="auto"/>
        <w:ind w:firstLine="284"/>
        <w:jc w:val="both"/>
      </w:pPr>
    </w:p>
    <w:p w14:paraId="00000038" w14:textId="77777777" w:rsidR="00037DE8" w:rsidRDefault="001B1A85">
      <w:pPr>
        <w:spacing w:line="480" w:lineRule="auto"/>
        <w:jc w:val="both"/>
        <w:rPr>
          <w:i/>
        </w:rPr>
      </w:pPr>
      <w:r>
        <w:rPr>
          <w:i/>
        </w:rPr>
        <w:t>Statistical Analysis</w:t>
      </w:r>
    </w:p>
    <w:p w14:paraId="00000039" w14:textId="1518B0E9" w:rsidR="00037DE8" w:rsidRDefault="001B1A85">
      <w:pPr>
        <w:spacing w:line="480" w:lineRule="auto"/>
        <w:jc w:val="both"/>
      </w:pPr>
      <w:r>
        <w:t xml:space="preserve">The differences in size-at-age, growth, mortality, and size structure between </w:t>
      </w:r>
      <w:ins w:id="525" w:author="Anna Gårdmark" w:date="2022-07-15T10:02:00Z">
        <w:r w:rsidR="00284814">
          <w:t xml:space="preserve">perch in </w:t>
        </w:r>
      </w:ins>
      <w:r>
        <w:t xml:space="preserve">the </w:t>
      </w:r>
      <w:r w:rsidR="00826C17">
        <w:t xml:space="preserve">heated and the reference </w:t>
      </w:r>
      <w:r>
        <w:t>area were quantified using hierarchical linear and non-linear regression models fitted in a Bayesian framework. First, we describe each statistical model and then provide details of model fitting, model diagnostics and comparison.</w:t>
      </w:r>
    </w:p>
    <w:p w14:paraId="0000003A" w14:textId="205D715B" w:rsidR="00037DE8" w:rsidRDefault="001B1A85">
      <w:pPr>
        <w:spacing w:line="480" w:lineRule="auto"/>
        <w:ind w:firstLine="284"/>
        <w:jc w:val="both"/>
      </w:pPr>
      <w:r>
        <w:t>We fit the von Bertalanffy growth equation (VBGE</w:t>
      </w:r>
      <w:commentRangeStart w:id="526"/>
      <w:r>
        <w:t>)</w:t>
      </w:r>
      <w:commentRangeEnd w:id="526"/>
      <w:r w:rsidR="006C4DBC">
        <w:rPr>
          <w:rStyle w:val="Kommentarsreferens"/>
        </w:rPr>
        <w:commentReference w:id="526"/>
      </w:r>
      <w:r>
        <w:t xml:space="preserve"> on a </w:t>
      </w:r>
      <m:oMath>
        <m:r>
          <m:rPr>
            <m:sty m:val="p"/>
          </m:rPr>
          <w:rPr>
            <w:rFonts w:ascii="Cambria Math" w:eastAsia="Cambria Math" w:hAnsi="Cambria Math" w:cs="Cambria Math"/>
          </w:rPr>
          <m:t>log</m:t>
        </m:r>
      </m:oMath>
      <w:r>
        <w:t xml:space="preserve"> scale, describing length as a function of age to evaluate differences in size-at-age and asymptotic size: </w:t>
      </w:r>
      <m:oMath>
        <m:r>
          <m:rPr>
            <m:sty m:val="p"/>
          </m:rPr>
          <w:rPr>
            <w:rFonts w:ascii="Cambria Math" w:eastAsia="Cambria Math" w:hAnsi="Cambria Math" w:cs="Cambria Math"/>
          </w:rPr>
          <m:t>log</m:t>
        </m:r>
        <m:r>
          <w:del w:id="527" w:author="Max Lindmark" w:date="2022-04-24T08:45:00Z">
            <w:rPr>
              <w:rFonts w:ascii="Cambria Math" w:hAnsi="Cambria Math"/>
            </w:rPr>
            <m:t xml:space="preserve"> </m:t>
          </w:del>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m:t>
        </m:r>
        <m:r>
          <w:rPr>
            <w:rFonts w:ascii="Cambria Math" w:hAnsi="Cambria Math"/>
          </w:rPr>
          <m:t xml:space="preserve"> </m:t>
        </m:r>
        <m:r>
          <w:rPr>
            <w:rFonts w:ascii="Cambria Math" w:eastAsia="Cambria Math" w:hAnsi="Cambria Math" w:cs="Cambria Math"/>
          </w:rPr>
          <m:t>=</m:t>
        </m:r>
        <m:r>
          <m:rPr>
            <m:sty m:val="p"/>
          </m:rPr>
          <w:rPr>
            <w:rFonts w:ascii="Cambria Math" w:eastAsia="Cambria Math" w:hAnsi="Cambria Math" w:cs="Cambria Math"/>
          </w:rPr>
          <m:t>log</m:t>
        </m:r>
        <m:r>
          <w:del w:id="528" w:author="Max Lindmark" w:date="2022-04-24T08:45:00Z">
            <w:rPr>
              <w:rFonts w:ascii="Cambria Math" w:hAnsi="Cambria Math"/>
            </w:rPr>
            <m:t xml:space="preserve"> </m:t>
          </w:del>
        </m: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r>
          <w:rPr>
            <w:rFonts w:ascii="Cambria Math" w:eastAsia="Cambria Math" w:hAnsi="Cambria Math" w:cs="Cambria Math"/>
          </w:rPr>
          <m:t>(1-</m:t>
        </m:r>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(-K(t-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r>
              <w:rPr>
                <w:rFonts w:ascii="Cambria Math" w:eastAsia="Cambria Math" w:hAnsi="Cambria Math" w:cs="Cambria Math"/>
              </w:rPr>
              <m:t>))</m:t>
            </m:r>
          </m:sup>
        </m:sSup>
        <m:r>
          <w:rPr>
            <w:rFonts w:ascii="Cambria Math" w:eastAsia="Cambria Math" w:hAnsi="Cambria Math" w:cs="Cambria Math"/>
          </w:rPr>
          <m:t>))</m:t>
        </m:r>
        <m:r>
          <w:rPr>
            <w:rFonts w:ascii="Cambria Math" w:hAnsi="Cambria Math"/>
          </w:rPr>
          <m:t xml:space="preserve"> </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is the length at age (</w:t>
      </w:r>
      <m:oMath>
        <m:r>
          <w:rPr>
            <w:rFonts w:ascii="Cambria Math" w:eastAsia="Cambria Math" w:hAnsi="Cambria Math" w:cs="Cambria Math"/>
          </w:rPr>
          <m:t>t</m:t>
        </m:r>
      </m:oMath>
      <w:r>
        <w:t xml:space="preserve">, years),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m:t>
            </m:r>
          </m:sub>
        </m:sSub>
      </m:oMath>
      <w:r>
        <w:t xml:space="preserve"> is the asymptotic size, </w:t>
      </w:r>
      <m:oMath>
        <m:r>
          <w:rPr>
            <w:rFonts w:ascii="Cambria Math" w:eastAsia="Cambria Math" w:hAnsi="Cambria Math" w:cs="Cambria Math"/>
          </w:rPr>
          <m:t>K</m:t>
        </m:r>
      </m:oMath>
      <w:r>
        <w:t xml:space="preserve"> is the Brody coefficient (</w:t>
      </w:r>
      <m:oMath>
        <m:sSup>
          <m:sSupPr>
            <m:ctrlPr>
              <w:rPr>
                <w:rFonts w:ascii="Cambria Math" w:eastAsia="Cambria Math" w:hAnsi="Cambria Math" w:cs="Cambria Math"/>
              </w:rPr>
            </m:ctrlPr>
          </m:sSupPr>
          <m:e>
            <m:r>
              <w:rPr>
                <w:rFonts w:ascii="Cambria Math" w:eastAsia="Cambria Math" w:hAnsi="Cambria Math" w:cs="Cambria Math"/>
              </w:rPr>
              <m:t>yr</m:t>
            </m:r>
          </m:e>
          <m:sup>
            <m:r>
              <w:rPr>
                <w:rFonts w:ascii="Cambria Math" w:eastAsia="Cambria Math" w:hAnsi="Cambria Math" w:cs="Cambria Math"/>
              </w:rPr>
              <m:t>-1</m:t>
            </m:r>
          </m:sup>
        </m:sSup>
      </m:oMath>
      <w:r>
        <w:t>)</w:t>
      </w:r>
      <w:r w:rsidR="00826C17">
        <w:t xml:space="preserve"> and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m:t>
            </m:r>
          </m:sub>
        </m:sSub>
      </m:oMath>
      <w:r w:rsidR="00826C17">
        <w:t xml:space="preserve"> is the</w:t>
      </w:r>
      <w:r w:rsidR="002F3E52">
        <w:t xml:space="preserve"> </w:t>
      </w:r>
      <w:r w:rsidR="002F3E52" w:rsidRPr="002F3E52">
        <w:t>age when the average length was zero</w:t>
      </w:r>
      <w:r>
        <w:t>. We used only age-</w:t>
      </w:r>
      <w:r w:rsidR="00826C17">
        <w:t xml:space="preserve"> </w:t>
      </w:r>
      <w:r>
        <w:t>and</w:t>
      </w:r>
      <w:r w:rsidR="00826C17">
        <w:t xml:space="preserve"> </w:t>
      </w:r>
      <w:r>
        <w:t>size</w:t>
      </w:r>
      <w:r w:rsidR="00826C17">
        <w:t>-</w:t>
      </w:r>
      <w:r>
        <w:t>at</w:t>
      </w:r>
      <w:r w:rsidR="00826C17">
        <w:t>-</w:t>
      </w:r>
      <w:r>
        <w:t>catch as the response variables (i.e., not back-calculated length-at-age). This was to have a simpler model and not have to account for parameters varying within individuals as well as cohorts</w:t>
      </w:r>
      <w:r w:rsidR="00826C17">
        <w:t>, as</w:t>
      </w:r>
      <w:r>
        <w:t xml:space="preserve"> mean sample size per individual was only ~5. We let parameters vary among cohorts rather than year of catch, because individuals within cohorts </w:t>
      </w:r>
      <w:sdt>
        <w:sdtPr>
          <w:tag w:val="goog_rdk_34"/>
          <w:id w:val="1599220467"/>
        </w:sdtPr>
        <w:sdtEndPr/>
        <w:sdtContent>
          <w:r>
            <w:t>share</w:t>
          </w:r>
        </w:sdtContent>
      </w:sdt>
      <w:r w:rsidR="002F3E52">
        <w:t xml:space="preserve"> </w:t>
      </w:r>
      <w:r>
        <w:t>similar environmental conditions and density dependence</w:t>
      </w:r>
      <w:r w:rsidR="00B069EB">
        <w:fldChar w:fldCharType="begin"/>
      </w:r>
      <w:r w:rsidR="00377A08">
        <w:instrText xml:space="preserve"> ADDIN ZOTERO_ITEM CSL_CITATION {"citationID":"d23uHfj2","properties":{"formattedCitation":"(50)","plainCitation":"(50)","noteIndex":0},"citationItems":[{"id":2899,"uris":["http://zotero.org/users/6116610/items/CG3E4VQE"],"itemData":{"id":2899,"type":"article-journal","abstract":"Growth is a fundamental biological process, driven by a multitude of intrinsic (within-individual) and extrinsic (environmental) factors, that underpins individual fitness and population demographics. Focusing on the comprehensive information stored in aquatic and terrestrial organism hard parts, we develop a series of increasingly complex hierarchical models to explore spatial and temporal sources of growth variation, ranging in resolution from within individuals to across a species. We apply this modeling framework to an extensive data set of otolith increment measurements from tiger flathead (Platycephalus richardsoni), a demersal commercially exploited fish that inhabits the warming waters of southeast Australia. We recreated growth histories (biochronology) up to four decades in length from seven fishing areas spanning this species' range. The dominant pattern in annual growth was an age-dependent, allometric decline that varied among individuals, sexes, fishing areas, years, and cohorts. We found evidence for among-area differences in growth-rate selectivity, whereby younger fish at capture were generally faster growers. Temporal growth variation was partitioned into two main sources: extrinsic year to year annual fluctuations in environmental conditions and persistent cohort-specific growth differences, reflecting density dependence and/or juvenile experience. Despite low levels of among-individual growth synchrony within areas, we detected a regionally coherent signal of increasing average growth rate through time, a trend related to oceanic warming. At the southerly (poleward) range limit, growth was only weakly related to temperature, but farther north in warmer waters this relationship strengthened until closer to the species' equatorward range limit, growth declined with increasing temperatures. We partitioned these species-wide and area-specific phenotypic responses into within- and among-individual components using a reaction norm approach. Individual tiger flathead likely possess sufficient growth plasticity to successfully adapt to warming waters across much of their range, but increased future warming in the north will continue to depress growth, affecting individual fitness and even population persistence. Our modeling framework is directly applicable to other long-term, individual-based, data sets such as those derived from tree rings, corals, and tag–recapture studies, and provides an unprecedented level of resolution into the drivers of growth variation and the ecological and evolutionary implications of environmental and climatic change.","container-title":"Ecological Monographs","DOI":"10.1890/13-2355.1","ISSN":"1557-7015","issue":"1","language":"en","note":"_eprint: https://onlinelibrary.wiley.com/doi/pdf/10.1890/13-2355.1","page":"93-115","source":"Wiley Online Library","title":"A statistical framework to explore ontogenetic growth variation among individuals and populations: a marine fish example","title-short":"A statistical framework to explore ontogenetic growth variation among individuals and populations","volume":"85","author":[{"family":"Morrongiello","given":"John R."},{"family":"Thresher","given":"Ronald E."}],"issued":{"date-parts":[["2015"]]},"citation-key":"morrongielloStatisticalFrameworkExplore2015"}}],"schema":"https://github.com/citation-style-language/schema/raw/master/csl-citation.json"} </w:instrText>
      </w:r>
      <w:r w:rsidR="00B069EB">
        <w:fldChar w:fldCharType="separate"/>
      </w:r>
      <w:r w:rsidR="00377A08">
        <w:rPr>
          <w:lang w:val="en-GB"/>
        </w:rPr>
        <w:t>(50)</w:t>
      </w:r>
      <w:r w:rsidR="00B069EB">
        <w:fldChar w:fldCharType="end"/>
      </w:r>
      <w:r>
        <w:t xml:space="preserve">. Eight models in total were fitted (with area being dummy-coded), with different combinations of shared and area-specific parameters. We evaluated if models with area-specific parameters led to better fit and quantified the differences in area-specific parameters. The model with all area-specific parameter can be written as: </w:t>
      </w:r>
    </w:p>
    <w:p w14:paraId="398F87A1" w14:textId="77777777" w:rsidR="006A3F31" w:rsidRDefault="00446CF9" w:rsidP="006A3F31">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52530DF1" w14:textId="28A38208" w:rsidR="006A3F31" w:rsidRPr="008F06C1" w:rsidRDefault="00446CF9" w:rsidP="006A3F31">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0R</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func>
                <m:funcPr>
                  <m:ctrlPr>
                    <w:rPr>
                      <w:rFonts w:ascii="Cambria Math" w:eastAsiaTheme="minorEastAsia" w:hAnsi="Cambria Math"/>
                      <w:i/>
                    </w:rPr>
                  </m:ctrlPr>
                </m:funcPr>
                <m:fName>
                  <m:r>
                    <m:rPr>
                      <m:sty m:val="p"/>
                    </m:rPr>
                    <w:rPr>
                      <w:rFonts w:ascii="Cambria Math" w:hAnsi="Cambria Math"/>
                    </w:rPr>
                    <m:t>log</m:t>
                  </m:r>
                </m:fName>
                <m:e>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∞Hj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0H</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e>
              </m:func>
              <m:r>
                <w:rPr>
                  <w:rFonts w:ascii="Cambria Math" w:eastAsiaTheme="minorEastAsia" w:hAnsi="Cambria Math"/>
                </w:rPr>
                <m:t>#(2)</m:t>
              </m:r>
            </m:e>
          </m:eqArr>
        </m:oMath>
      </m:oMathPara>
    </w:p>
    <w:p w14:paraId="574ACA50" w14:textId="269AE75B" w:rsidR="006A3F31" w:rsidRPr="00894076" w:rsidRDefault="00446CF9" w:rsidP="006A3F31">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∞Rj</m:t>
                            </m:r>
                          </m:sub>
                        </m:sSub>
                      </m:e>
                    </m:mr>
                    <m:mr>
                      <m:e>
                        <m:sSub>
                          <m:sSubPr>
                            <m:ctrlPr>
                              <w:rPr>
                                <w:rFonts w:ascii="Cambria Math" w:hAnsi="Cambria Math"/>
                                <w:i/>
                              </w:rPr>
                            </m:ctrlPr>
                          </m:sSubPr>
                          <m:e>
                            <m:r>
                              <w:rPr>
                                <w:rFonts w:ascii="Cambria Math" w:hAnsi="Cambria Math"/>
                              </w:rPr>
                              <m:t>L</m:t>
                            </m:r>
                          </m:e>
                          <m:sub>
                            <m:r>
                              <w:rPr>
                                <w:rFonts w:ascii="Cambria Math" w:hAnsi="Cambria Math"/>
                              </w:rPr>
                              <m:t>∞Hj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∞R</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∞H</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m:t>
                                    </m:r>
                                  </m:sub>
                                </m:sSub>
                              </m:sub>
                            </m:sSub>
                          </m:e>
                        </m:mr>
                      </m:m>
                    </m:e>
                  </m:d>
                </m:e>
              </m:d>
              <m:r>
                <w:rPr>
                  <w:rFonts w:ascii="Cambria Math" w:eastAsiaTheme="minorEastAsia" w:hAnsi="Cambria Math"/>
                </w:rPr>
                <m:t>#(3)</m:t>
              </m:r>
            </m:e>
          </m:eqArr>
        </m:oMath>
      </m:oMathPara>
    </w:p>
    <w:p w14:paraId="0000003E" w14:textId="44597374" w:rsidR="00037DE8" w:rsidRDefault="001B1A85" w:rsidP="006A3F31">
      <w:pPr>
        <w:spacing w:after="240" w:line="480" w:lineRule="auto"/>
        <w:jc w:val="both"/>
      </w:pPr>
      <w:r>
        <w:t xml:space="preserve">where lengths are </w:t>
      </w:r>
      <m:oMath>
        <m:r>
          <w:rPr>
            <w:rFonts w:ascii="Cambria Math" w:eastAsia="Cambria Math" w:hAnsi="Cambria Math" w:cs="Cambria Math"/>
          </w:rPr>
          <m:t>Student-t</m:t>
        </m:r>
      </m:oMath>
      <w:r>
        <w:t xml:space="preserve"> distributed to account for extreme observations, </w:t>
      </w:r>
      <m:oMath>
        <m:r>
          <w:rPr>
            <w:rFonts w:ascii="Cambria Math" w:hAnsi="Cambria Math"/>
          </w:rPr>
          <m:t>υ</m:t>
        </m:r>
      </m:oMath>
      <w:r>
        <w:t xml:space="preserve">, </w:t>
      </w:r>
      <m:oMath>
        <m:r>
          <w:rPr>
            <w:rFonts w:ascii="Cambria Math" w:hAnsi="Cambria Math"/>
          </w:rPr>
          <m:t>μ</m:t>
        </m:r>
      </m:oMath>
      <w:r>
        <w:t xml:space="preserve"> and </w:t>
      </w:r>
      <m:oMath>
        <m:r>
          <w:rPr>
            <w:rFonts w:ascii="Cambria Math" w:hAnsi="Cambria Math"/>
          </w:rPr>
          <m:t>ϕ</m:t>
        </m:r>
      </m:oMath>
      <w:r>
        <w:t xml:space="preserve"> represent the degrees of freedom, mean and the scale parameter</w:t>
      </w:r>
      <w:r w:rsidR="00A23814">
        <w:t>, respectively</w:t>
      </w:r>
      <w:r>
        <w:t xml:space="preserve">. Henceforth, subscripts </w:t>
      </w:r>
      <m:oMath>
        <m:r>
          <w:rPr>
            <w:rFonts w:ascii="Cambria Math" w:eastAsia="Cambria Math" w:hAnsi="Cambria Math" w:cs="Cambria Math"/>
          </w:rPr>
          <m:t>H</m:t>
        </m:r>
      </m:oMath>
      <w:r>
        <w:t xml:space="preserve"> and </w:t>
      </w:r>
      <m:oMath>
        <m:r>
          <w:rPr>
            <w:rFonts w:ascii="Cambria Math" w:eastAsia="Cambria Math" w:hAnsi="Cambria Math" w:cs="Cambria Math"/>
          </w:rPr>
          <m:t>R</m:t>
        </m:r>
      </m:oMath>
      <w:r>
        <w:t xml:space="preserve"> are used for the </w:t>
      </w:r>
      <w:r w:rsidR="00320473">
        <w:t>heated</w:t>
      </w:r>
      <w:r w:rsidR="00320473" w:rsidDel="00320473">
        <w:t xml:space="preserve"> </w:t>
      </w:r>
      <w:r>
        <w:t xml:space="preserve">and </w:t>
      </w:r>
      <w:r w:rsidR="00793EAE">
        <w:t>reference</w:t>
      </w:r>
      <w:r w:rsidR="00793EAE" w:rsidDel="00793EAE">
        <w:t xml:space="preserve"> </w:t>
      </w:r>
      <w:r>
        <w:t>area, respectively (except in figures</w:t>
      </w:r>
      <w:r w:rsidR="00A23814">
        <w:t xml:space="preserve"> and main text</w:t>
      </w:r>
      <w:r>
        <w:t xml:space="preserve"> where subscripts are spelled out for clarity).</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oMath>
      <w:r>
        <w:t xml:space="preserve"> are dummy variables such that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r>
          <w:rPr>
            <w:rFonts w:ascii="Cambria Math" w:eastAsia="Cambria Math" w:hAnsi="Cambria Math" w:cs="Cambria Math"/>
          </w:rPr>
          <m:t>=1</m:t>
        </m:r>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r>
          <w:rPr>
            <w:rFonts w:ascii="Cambria Math" w:eastAsia="Cambria Math" w:hAnsi="Cambria Math" w:cs="Cambria Math"/>
          </w:rPr>
          <m:t>=0</m:t>
        </m:r>
      </m:oMath>
      <w:r>
        <w:t xml:space="preserve"> if it is the </w:t>
      </w:r>
      <w:r w:rsidR="00793EAE">
        <w:t>reference</w:t>
      </w:r>
      <w:r w:rsidR="00793EAE" w:rsidDel="00793EAE">
        <w:t xml:space="preserve"> </w:t>
      </w:r>
      <w:r>
        <w:t>area, and vice</w:t>
      </w:r>
      <w:r w:rsidR="00094996">
        <w:t xml:space="preserve"> versa</w:t>
      </w:r>
      <w:ins w:id="529" w:author="Anna Gårdmark" w:date="2022-07-15T10:09:00Z">
        <w:r w:rsidR="00D17CA9">
          <w:t xml:space="preserve"> for the heated area</w:t>
        </w:r>
      </w:ins>
      <w:r>
        <w:t xml:space="preserve">. The multivariate normal distribution in Eq. 3 is the prior for the cohort-varying 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Rj</m:t>
            </m:r>
          </m:sub>
        </m:sSub>
      </m:oMath>
      <w:r>
        <w:rPr>
          <w:rFonts w:ascii="Cambria Math" w:eastAsia="Cambria Math" w:hAnsi="Cambria Math" w:cs="Cambria Math"/>
          <w:i/>
        </w:rPr>
        <w:t xml:space="preserve"> </w:t>
      </w:r>
      <w:r>
        <w:t>and</w:t>
      </w:r>
      <w:r>
        <w:rPr>
          <w:rFonts w:ascii="Cambria Math" w:eastAsia="Cambria Math" w:hAnsi="Cambria Math" w:cs="Cambria Math"/>
          <w:i/>
        </w:rPr>
        <w:t xml:space="preserve">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Hj</m:t>
            </m:r>
          </m:sub>
        </m:sSub>
      </m:oMath>
      <w:r>
        <w:t xml:space="preserve"> (for cohorts </w:t>
      </w:r>
      <m:oMath>
        <m:r>
          <w:rPr>
            <w:rFonts w:ascii="Cambria Math" w:eastAsia="Cambria Math" w:hAnsi="Cambria Math" w:cs="Cambria Math"/>
          </w:rPr>
          <m:t>j=1981,</m:t>
        </m:r>
      </m:oMath>
      <w:r>
        <w:t xml:space="preserve">…,1997) (note that cohorts extend further back in time than the catch data), with hyper-parameters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rPr>
          <w:rFonts w:ascii="Cambria Math" w:eastAsia="Cambria Math" w:hAnsi="Cambria Math" w:cs="Cambria Math"/>
        </w:rPr>
        <w:t xml:space="preserve"> </w:t>
      </w:r>
      <w:r>
        <w:t>describing the non-varying population means and a covariance matrix with the between-cohort variation along the diagonal (note we did not model a correlation between the parameters</w:t>
      </w:r>
      <w:r w:rsidR="008F7750">
        <w:t>,</w:t>
      </w:r>
      <w:r>
        <w:t xml:space="preserve"> hence off-diagonals are 0). The other seven models include some or all parameters as parameters</w:t>
      </w:r>
      <w:r w:rsidR="008F7750">
        <w:t xml:space="preserve"> common for the two areas</w:t>
      </w:r>
      <w:r>
        <w:t xml:space="preserve">, e.g., substituting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∞Rj</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∞Hj</m:t>
            </m:r>
          </m:sub>
        </m:sSub>
      </m:oMath>
      <w:r>
        <w:t xml:space="preserve"> with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∞j</m:t>
            </m:r>
          </m:sub>
        </m:sSub>
      </m:oMath>
      <w:r>
        <w:t>. To aid convergence of this non-linear model, we used informative priors chosen after visualizing draws from prior predictive distributions</w:t>
      </w:r>
      <w:r w:rsidR="00072E48">
        <w:fldChar w:fldCharType="begin"/>
      </w:r>
      <w:r w:rsidR="00377A08">
        <w:instrText xml:space="preserve"> ADDIN ZOTERO_ITEM CSL_CITATION {"citationID":"ZCVAsG39","properties":{"formattedCitation":"(53)","plainCitation":"(53)","noteIndex":0},"citationItems":[{"id":2857,"uris":["http://zotero.org/users/6116610/items/SDWI7XHE"],"itemData":{"id":2857,"type":"article-journal","abstract":"Bayesian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F."}],"issued":{"date-parts":[["2021"]]},"citation-key":"wesnerChoosingPriorsBayesian2021"}}],"schema":"https://github.com/citation-style-language/schema/raw/master/csl-citation.json"} </w:instrText>
      </w:r>
      <w:r w:rsidR="00072E48">
        <w:fldChar w:fldCharType="separate"/>
      </w:r>
      <w:r w:rsidR="00377A08">
        <w:rPr>
          <w:lang w:val="en-GB"/>
        </w:rPr>
        <w:t>(53)</w:t>
      </w:r>
      <w:r w:rsidR="00072E48">
        <w:fldChar w:fldCharType="end"/>
      </w:r>
      <w:r>
        <w:t xml:space="preserve"> using probable parameter values (</w:t>
      </w:r>
      <w:r>
        <w:rPr>
          <w:i/>
        </w:rPr>
        <w:t>Supporting Information</w:t>
      </w:r>
      <w:r>
        <w:t>, Fig. S1, S</w:t>
      </w:r>
      <w:r w:rsidR="0040617E">
        <w:t>7</w:t>
      </w:r>
      <w:r w:rsidRPr="007D26B6">
        <w:t>)</w:t>
      </w:r>
      <w:r>
        <w:t xml:space="preserve">. We </w:t>
      </w:r>
      <w:r>
        <w:lastRenderedPageBreak/>
        <w:t xml:space="preserve">used the same prior distribution for each parameter class for both areas to not introduce any other sources of differences in parameter estimates between areas. We used the following priors for the VBGE model: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45,20</m:t>
            </m:r>
          </m:e>
        </m:d>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R,H</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0.2, 0.1</m:t>
            </m:r>
          </m:e>
        </m:d>
      </m:oMath>
      <w: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0R,H</m:t>
            </m:r>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-0.5, 1</m:t>
            </m:r>
          </m:e>
        </m:d>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m:t>
                </m:r>
              </m:sub>
            </m:sSub>
          </m:sub>
        </m:sSub>
      </m:oMath>
      <w: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m:t>
                </m:r>
              </m:sub>
            </m:sSub>
          </m:sub>
        </m:sSub>
      </m:oMath>
      <w:r>
        <w:t>,</w:t>
      </w:r>
      <w:r>
        <w:rPr>
          <w:rFonts w:ascii="Cambria Math" w:eastAsia="Cambria Math" w:hAnsi="Cambria Math" w:cs="Cambria Math"/>
          <w:i/>
        </w:rPr>
        <w:t xml:space="preserv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m:t>
                </m:r>
              </m:sub>
            </m:sSub>
          </m:sub>
        </m:sSub>
      </m:oMath>
      <w:r>
        <w:t xml:space="preserve"> were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3,0,2.5</m:t>
            </m:r>
          </m:e>
        </m:d>
      </m:oMath>
      <w:r>
        <w:t xml:space="preserve"> prior.</w:t>
      </w:r>
    </w:p>
    <w:p w14:paraId="0000003F" w14:textId="111249CD" w:rsidR="00037DE8" w:rsidRDefault="001B1A85">
      <w:pPr>
        <w:spacing w:line="480" w:lineRule="auto"/>
        <w:ind w:firstLine="284"/>
        <w:jc w:val="both"/>
      </w:pPr>
      <w:r>
        <w:t xml:space="preserve">We also compared how </w:t>
      </w:r>
      <w:ins w:id="530" w:author="Anna Gårdmark" w:date="2022-07-15T10:10:00Z">
        <w:r w:rsidR="00D17CA9">
          <w:t xml:space="preserve">body </w:t>
        </w:r>
      </w:ins>
      <w:r>
        <w:t xml:space="preserve">growth scales </w:t>
      </w:r>
      <w:r w:rsidRPr="007D26B6">
        <w:t xml:space="preserve">with </w:t>
      </w:r>
      <w:r w:rsidR="00094996">
        <w:t xml:space="preserve">body </w:t>
      </w:r>
      <w:r w:rsidRPr="007D26B6">
        <w:t>size (in contrast to length</w:t>
      </w:r>
      <w:r>
        <w:t xml:space="preserve"> vs age) in the two areas, by fitting allometric growth models describing how specific growth rate scales with length: </w:t>
      </w:r>
      <m:oMath>
        <m:r>
          <w:rPr>
            <w:rFonts w:ascii="Cambria Math" w:eastAsia="Cambria Math" w:hAnsi="Cambria Math" w:cs="Cambria Math"/>
          </w:rPr>
          <m:t>G=α</m:t>
        </m:r>
        <m:sSup>
          <m:sSupPr>
            <m:ctrlPr>
              <w:rPr>
                <w:rFonts w:ascii="Cambria Math" w:eastAsia="Cambria Math" w:hAnsi="Cambria Math" w:cs="Cambria Math"/>
              </w:rPr>
            </m:ctrlPr>
          </m:sSupPr>
          <m:e>
            <m:r>
              <w:rPr>
                <w:rFonts w:ascii="Cambria Math" w:eastAsia="Cambria Math" w:hAnsi="Cambria Math" w:cs="Cambria Math"/>
              </w:rPr>
              <m:t>L</m:t>
            </m:r>
          </m:e>
          <m:sup>
            <m:r>
              <w:rPr>
                <w:rFonts w:ascii="Cambria Math" w:eastAsia="Cambria Math" w:hAnsi="Cambria Math" w:cs="Cambria Math"/>
              </w:rPr>
              <m:t>θ</m:t>
            </m:r>
          </m:sup>
        </m:sSup>
      </m:oMath>
      <w:r>
        <w:t>, where</w:t>
      </w:r>
      <w:r>
        <w:rPr>
          <w:rFonts w:ascii="Cambria Math" w:eastAsia="Cambria Math" w:hAnsi="Cambria Math" w:cs="Cambria Math"/>
          <w:i/>
        </w:rPr>
        <w:t xml:space="preserve"> </w:t>
      </w:r>
      <m:oMath>
        <m:r>
          <w:rPr>
            <w:rFonts w:ascii="Cambria Math" w:eastAsia="Cambria Math" w:hAnsi="Cambria Math" w:cs="Cambria Math"/>
          </w:rPr>
          <m:t>G</m:t>
        </m:r>
      </m:oMath>
      <w:r>
        <w:rPr>
          <w:rFonts w:ascii="Cambria Math" w:eastAsia="Cambria Math" w:hAnsi="Cambria Math" w:cs="Cambria Math"/>
        </w:rPr>
        <w:t xml:space="preserve">, </w:t>
      </w:r>
      <w:r>
        <w:t xml:space="preserve">the specific growth, is defined as: </w:t>
      </w:r>
      <w:commentRangeStart w:id="531"/>
      <m:oMath>
        <m:r>
          <w:rPr>
            <w:rFonts w:ascii="Cambria Math" w:eastAsia="Cambria Math" w:hAnsi="Cambria Math" w:cs="Cambria Math"/>
          </w:rPr>
          <m:t>G=100×(log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del w:id="532" w:author="Anna Gårdmark" w:date="2022-07-15T10:11:00Z">
                    <w:rPr>
                      <w:rFonts w:ascii="Cambria Math" w:eastAsia="Cambria Math" w:hAnsi="Cambria Math" w:cs="Cambria Math"/>
                    </w:rPr>
                    <m:t>2</m:t>
                  </w:del>
                </m:r>
                <m:r>
                  <w:ins w:id="533" w:author="Anna Gårdmark" w:date="2022-07-15T10:11:00Z">
                    <w:rPr>
                      <w:rFonts w:ascii="Cambria Math" w:eastAsia="Cambria Math" w:hAnsi="Cambria Math" w:cs="Cambria Math"/>
                    </w:rPr>
                    <m:t>i+1</m:t>
                  </w:ins>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del w:id="534" w:author="Anna Gårdmark" w:date="2022-07-15T10:11:00Z">
                    <w:rPr>
                      <w:rFonts w:ascii="Cambria Math" w:eastAsia="Cambria Math" w:hAnsi="Cambria Math" w:cs="Cambria Math"/>
                    </w:rPr>
                    <m:t>1</m:t>
                  </w:del>
                </m:r>
                <m:r>
                  <w:ins w:id="535" w:author="Anna Gårdmark" w:date="2022-07-15T10:12:00Z">
                    <w:rPr>
                      <w:rFonts w:ascii="Cambria Math" w:eastAsia="Cambria Math" w:hAnsi="Cambria Math" w:cs="Cambria Math"/>
                    </w:rPr>
                    <m:t>i</m:t>
                  </w:ins>
                </m:r>
              </m:sub>
            </m:sSub>
          </m:e>
        </m:d>
        <m:r>
          <w:rPr>
            <w:rFonts w:ascii="Cambria Math" w:hAnsi="Cambria Math"/>
          </w:rPr>
          <m:t xml:space="preserve"> </m:t>
        </m:r>
        <m:r>
          <w:rPr>
            <w:rFonts w:ascii="Cambria Math" w:eastAsia="Cambria Math" w:hAnsi="Cambria Math" w:cs="Cambria Math"/>
          </w:rPr>
          <m:t>)/(</m:t>
        </m:r>
        <m:sSub>
          <m:sSubPr>
            <m:ctrlPr>
              <w:rPr>
                <w:rFonts w:ascii="Cambria Math" w:eastAsia="Cambria Math" w:hAnsi="Cambria Math" w:cs="Cambria Math"/>
              </w:rPr>
            </m:ctrlPr>
          </m:sSubPr>
          <m:e>
            <m:r>
              <w:del w:id="536" w:author="Anna Gårdmark" w:date="2022-07-15T10:12:00Z">
                <w:rPr>
                  <w:rFonts w:ascii="Cambria Math" w:eastAsia="Cambria Math" w:hAnsi="Cambria Math" w:cs="Cambria Math"/>
                </w:rPr>
                <m:t>t</m:t>
              </w:del>
            </m:r>
            <m:r>
              <w:ins w:id="537" w:author="Anna Gårdmark" w:date="2022-07-15T10:12:00Z">
                <w:rPr>
                  <w:rFonts w:ascii="Cambria Math" w:eastAsia="Cambria Math" w:hAnsi="Cambria Math" w:cs="Cambria Math"/>
                </w:rPr>
                <m:t>a</m:t>
              </w:ins>
            </m:r>
          </m:e>
          <m:sub>
            <m:r>
              <w:del w:id="538" w:author="Anna Gårdmark" w:date="2022-07-15T10:12:00Z">
                <w:rPr>
                  <w:rFonts w:ascii="Cambria Math" w:eastAsia="Cambria Math" w:hAnsi="Cambria Math" w:cs="Cambria Math"/>
                </w:rPr>
                <m:t>2</m:t>
              </w:del>
            </m:r>
            <m:r>
              <w:ins w:id="539" w:author="Anna Gårdmark" w:date="2022-07-15T10:12:00Z">
                <w:rPr>
                  <w:rFonts w:ascii="Cambria Math" w:eastAsia="Cambria Math" w:hAnsi="Cambria Math" w:cs="Cambria Math"/>
                </w:rPr>
                <m:t>i+1</m:t>
              </w:ins>
            </m:r>
          </m:sub>
        </m:sSub>
        <m:r>
          <w:rPr>
            <w:rFonts w:ascii="Cambria Math" w:eastAsia="Cambria Math" w:hAnsi="Cambria Math" w:cs="Cambria Math"/>
          </w:rPr>
          <m:t>-</m:t>
        </m:r>
        <m:sSub>
          <m:sSubPr>
            <m:ctrlPr>
              <w:rPr>
                <w:rFonts w:ascii="Cambria Math" w:eastAsia="Cambria Math" w:hAnsi="Cambria Math" w:cs="Cambria Math"/>
              </w:rPr>
            </m:ctrlPr>
          </m:sSubPr>
          <m:e>
            <m:r>
              <w:del w:id="540" w:author="Anna Gårdmark" w:date="2022-07-15T10:12:00Z">
                <w:rPr>
                  <w:rFonts w:ascii="Cambria Math" w:eastAsia="Cambria Math" w:hAnsi="Cambria Math" w:cs="Cambria Math"/>
                </w:rPr>
                <m:t>t</m:t>
              </w:del>
            </m:r>
            <m:r>
              <w:ins w:id="541" w:author="Anna Gårdmark" w:date="2022-07-15T10:12:00Z">
                <w:rPr>
                  <w:rFonts w:ascii="Cambria Math" w:eastAsia="Cambria Math" w:hAnsi="Cambria Math" w:cs="Cambria Math"/>
                </w:rPr>
                <m:t>a</m:t>
              </w:ins>
            </m:r>
          </m:e>
          <m:sub>
            <m:r>
              <w:del w:id="542" w:author="Anna Gårdmark" w:date="2022-07-15T10:12:00Z">
                <w:rPr>
                  <w:rFonts w:ascii="Cambria Math" w:eastAsia="Cambria Math" w:hAnsi="Cambria Math" w:cs="Cambria Math"/>
                </w:rPr>
                <m:t>1</m:t>
              </w:del>
            </m:r>
            <m:r>
              <w:ins w:id="543" w:author="Anna Gårdmark" w:date="2022-07-15T10:12:00Z">
                <w:rPr>
                  <w:rFonts w:ascii="Cambria Math" w:eastAsia="Cambria Math" w:hAnsi="Cambria Math" w:cs="Cambria Math"/>
                </w:rPr>
                <m:t>i</m:t>
              </w:ins>
            </m:r>
          </m:sub>
        </m:sSub>
        <m:r>
          <w:rPr>
            <w:rFonts w:ascii="Cambria Math" w:eastAsia="Cambria Math" w:hAnsi="Cambria Math" w:cs="Cambria Math"/>
          </w:rPr>
          <m:t>)</m:t>
        </m:r>
      </m:oMath>
      <w:ins w:id="544" w:author="Anna Gårdmark" w:date="2022-07-15T10:13:00Z">
        <w:r w:rsidR="00D17CA9">
          <w:t xml:space="preserve">,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00D17CA9">
          <w:t xml:space="preserve"> is age in years</w:t>
        </w:r>
      </w:ins>
      <w:r>
        <w:t xml:space="preserve"> </w:t>
      </w:r>
      <w:commentRangeEnd w:id="531"/>
      <w:r w:rsidR="00D17CA9">
        <w:rPr>
          <w:rStyle w:val="Kommentarsreferens"/>
        </w:rPr>
        <w:commentReference w:id="531"/>
      </w:r>
      <w:r>
        <w:t xml:space="preserve">and </w:t>
      </w:r>
      <m:oMath>
        <m:r>
          <w:rPr>
            <w:rFonts w:ascii="Cambria Math" w:eastAsia="Cambria Math" w:hAnsi="Cambria Math" w:cs="Cambria Math"/>
          </w:rPr>
          <m:t>L</m:t>
        </m:r>
      </m:oMath>
      <w:r>
        <w:t xml:space="preserve"> is the geometric mean </w:t>
      </w:r>
      <w:r w:rsidR="0077456C">
        <w:t>length</w:t>
      </w:r>
      <w:r>
        <w:t xml:space="preserve">: </w:t>
      </w:r>
      <m:oMath>
        <m:r>
          <w:rPr>
            <w:rFonts w:ascii="Cambria Math" w:eastAsia="Cambria Math" w:hAnsi="Cambria Math" w:cs="Cambria Math"/>
          </w:rPr>
          <m:t>L=</m:t>
        </m:r>
        <m:sSup>
          <m:sSupPr>
            <m:ctrlPr>
              <w:rPr>
                <w:rFonts w:ascii="Cambria Math" w:eastAsia="Cambria Math" w:hAnsi="Cambria Math" w:cs="Cambria Math"/>
              </w:rPr>
            </m:ctrlPr>
          </m:sSupPr>
          <m:e>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2</m:t>
                    </m:r>
                  </m:sub>
                </m:sSub>
              </m:e>
            </m:d>
          </m:e>
          <m:sup>
            <m:r>
              <w:rPr>
                <w:rFonts w:ascii="Cambria Math" w:eastAsia="Cambria Math" w:hAnsi="Cambria Math" w:cs="Cambria Math"/>
              </w:rPr>
              <m:t>0.5</m:t>
            </m:r>
          </m:sup>
        </m:sSup>
      </m:oMath>
      <w:r>
        <w:t xml:space="preserve">. Here we also used back-calculated length-at-age, </w:t>
      </w:r>
      <w:r w:rsidR="0077456C">
        <w:t xml:space="preserve">resulting in </w:t>
      </w:r>
      <w:r>
        <w:t xml:space="preserve">multiple observations </w:t>
      </w:r>
      <w:r w:rsidR="0077456C">
        <w:t xml:space="preserve">for each </w:t>
      </w:r>
      <w:r>
        <w:t xml:space="preserve">individual. As with the VBGE model, we dummy coded area </w:t>
      </w:r>
      <w:r w:rsidR="00BC5A89">
        <w:t>to</w:t>
      </w:r>
      <w:r>
        <w:t xml:space="preserve"> compare models with different combinations of common and shared parameters. We assumed growth rates were </w:t>
      </w:r>
      <m:oMath>
        <m:r>
          <w:rPr>
            <w:rFonts w:ascii="Cambria Math" w:eastAsia="Cambria Math" w:hAnsi="Cambria Math" w:cs="Cambria Math"/>
          </w:rPr>
          <m:t>Student-t</m:t>
        </m:r>
      </m:oMath>
      <w:r>
        <w:t xml:space="preserve"> distributed, and the full model can be written as:</w:t>
      </w:r>
    </w:p>
    <w:p w14:paraId="6372EF6C" w14:textId="77777777" w:rsidR="00A378E6" w:rsidRPr="00A378E6" w:rsidRDefault="00446CF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 xml:space="preserve">υ, </m:t>
                  </m:r>
                  <m:sSub>
                    <m:sSubPr>
                      <m:ctrlPr>
                        <w:rPr>
                          <w:rFonts w:ascii="Cambria Math" w:eastAsia="Cambria Math" w:hAnsi="Cambria Math" w:cs="Cambria Math"/>
                        </w:rPr>
                      </m:ctrlPr>
                    </m:sSubPr>
                    <m:e>
                      <m:r>
                        <w:rPr>
                          <w:rFonts w:ascii="Cambria Math" w:eastAsia="Cambria Math" w:hAnsi="Cambria Math" w:cs="Cambria Math"/>
                        </w:rPr>
                        <m:t>μ</m:t>
                      </m:r>
                    </m:e>
                    <m:sub>
                      <m:r>
                        <w:rPr>
                          <w:rFonts w:ascii="Cambria Math" w:eastAsia="Cambria Math" w:hAnsi="Cambria Math" w:cs="Cambria Math"/>
                        </w:rPr>
                        <m:t>i</m:t>
                      </m:r>
                    </m:sub>
                  </m:sSub>
                  <m:r>
                    <w:rPr>
                      <w:rFonts w:ascii="Cambria Math" w:eastAsia="Cambria Math" w:hAnsi="Cambria Math" w:cs="Cambria Math"/>
                    </w:rPr>
                    <m:t>,σ</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m:t>
                  </m:r>
                </m:e>
              </m:d>
            </m:e>
          </m:eqArr>
        </m:oMath>
      </m:oMathPara>
    </w:p>
    <w:p w14:paraId="05BB98CF" w14:textId="7A4968BC" w:rsidR="00A378E6" w:rsidRPr="00A378E6" w:rsidRDefault="00446CF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μ</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R</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m:t>
                          </m:r>
                        </m:sub>
                      </m:sSub>
                    </m:sup>
                  </m:sSup>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H</m:t>
                  </m:r>
                </m:sub>
              </m:sSub>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Hj</m:t>
                      </m:r>
                      <m:d>
                        <m:dPr>
                          <m:begChr m:val="["/>
                          <m:endChr m:val="]"/>
                          <m:ctrlPr>
                            <w:rPr>
                              <w:rFonts w:ascii="Cambria Math" w:eastAsia="Cambria Math" w:hAnsi="Cambria Math" w:cs="Cambria Math"/>
                            </w:rPr>
                          </m:ctrlPr>
                        </m:dPr>
                        <m:e>
                          <m:r>
                            <w:rPr>
                              <w:rFonts w:ascii="Cambria Math" w:eastAsia="Cambria Math" w:hAnsi="Cambria Math" w:cs="Cambria Math"/>
                            </w:rPr>
                            <m:t>i</m:t>
                          </m:r>
                        </m:e>
                      </m:d>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i</m:t>
                          </m:r>
                        </m:e>
                      </m:d>
                    </m:sub>
                  </m:sSub>
                  <m:sSup>
                    <m:sSupPr>
                      <m:ctrlPr>
                        <w:rPr>
                          <w:rFonts w:ascii="Cambria Math" w:eastAsia="Cambria Math" w:hAnsi="Cambria Math" w:cs="Cambria Math"/>
                        </w:rPr>
                      </m:ctrlPr>
                    </m:sSupPr>
                    <m:e>
                      <m:r>
                        <w:rPr>
                          <w:rFonts w:ascii="Cambria Math" w:eastAsia="Cambria Math" w:hAnsi="Cambria Math" w:cs="Cambria Math"/>
                        </w:rPr>
                        <m:t>L</m:t>
                      </m:r>
                    </m:e>
                    <m:sup>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H</m:t>
                          </m:r>
                        </m:sub>
                      </m:sSub>
                    </m:sup>
                  </m:sSup>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5</m:t>
                  </m:r>
                </m:e>
              </m:d>
            </m:e>
          </m:eqArr>
        </m:oMath>
      </m:oMathPara>
    </w:p>
    <w:p w14:paraId="38ACCE81" w14:textId="4684FFBC" w:rsidR="00A378E6" w:rsidRDefault="00446CF9"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6</m:t>
                  </m:r>
                </m:e>
              </m:d>
            </m:e>
          </m:eqArr>
        </m:oMath>
      </m:oMathPara>
    </w:p>
    <w:p w14:paraId="4E33F999" w14:textId="01969250" w:rsidR="00A378E6" w:rsidRDefault="00446CF9">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7</m:t>
                  </m:r>
                </m:e>
              </m:d>
            </m:e>
          </m:eqArr>
        </m:oMath>
      </m:oMathPara>
    </w:p>
    <w:p w14:paraId="25CBA678" w14:textId="67223C64" w:rsidR="00A378E6" w:rsidRDefault="00446CF9"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8</m:t>
                  </m:r>
                </m:e>
              </m:d>
            </m:e>
          </m:eqArr>
        </m:oMath>
      </m:oMathPara>
    </w:p>
    <w:p w14:paraId="00000045" w14:textId="0C739F88" w:rsidR="00037DE8" w:rsidRPr="00A378E6" w:rsidRDefault="00446CF9" w:rsidP="00A378E6">
      <w:pPr>
        <w:jc w:val="center"/>
      </w:pPr>
      <m:oMathPara>
        <m:oMath>
          <m:eqArr>
            <m:eqArrPr>
              <m:maxDist m:val="1"/>
              <m:ctrlPr>
                <w:rPr>
                  <w:rFonts w:ascii="Cambria Math" w:eastAsia="Cambria Math" w:hAnsi="Cambria Math" w:cs="Cambria Math"/>
                  <w:i/>
                </w:rPr>
              </m:ctrlPr>
            </m:eqArrPr>
            <m:e>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R,Hj</m:t>
                  </m:r>
                </m:sub>
              </m:sSub>
              <m:r>
                <w:rPr>
                  <w:rFonts w:ascii="Cambria Math" w:eastAsia="Cambria Math" w:hAnsi="Cambria Math" w:cs="Cambria Math"/>
                </w:rPr>
                <m:t>~N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σ</m:t>
                      </m:r>
                    </m:e>
                    <m:sub>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R,Hj</m:t>
                          </m:r>
                        </m:sub>
                      </m:sSub>
                    </m:sub>
                  </m:sSub>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9</m:t>
                  </m:r>
                </m:e>
              </m:d>
            </m:e>
          </m:eqArr>
        </m:oMath>
      </m:oMathPara>
    </w:p>
    <w:p w14:paraId="01E64A09" w14:textId="77777777" w:rsidR="00A378E6" w:rsidRDefault="00A378E6" w:rsidP="00A378E6">
      <w:pPr>
        <w:jc w:val="center"/>
      </w:pPr>
    </w:p>
    <w:p w14:paraId="00000046" w14:textId="0E0DDDE9" w:rsidR="00037DE8" w:rsidRDefault="001B1A85">
      <w:pPr>
        <w:spacing w:line="480" w:lineRule="auto"/>
        <w:jc w:val="both"/>
      </w:pPr>
      <w:r>
        <w:t xml:space="preserve">We assumed only </w:t>
      </w:r>
      <m:oMath>
        <m:r>
          <w:rPr>
            <w:rFonts w:ascii="Cambria Math" w:hAnsi="Cambria Math"/>
          </w:rPr>
          <m:t>α</m:t>
        </m:r>
      </m:oMath>
      <w:r>
        <w:t xml:space="preserve"> varied across individuals </w:t>
      </w:r>
      <m:oMath>
        <m:r>
          <w:rPr>
            <w:rFonts w:ascii="Cambria Math" w:hAnsi="Cambria Math"/>
          </w:rPr>
          <m:t>j</m:t>
        </m:r>
      </m:oMath>
      <w:r w:rsidR="00A378E6">
        <w:t xml:space="preserve"> within </w:t>
      </w:r>
      <w:r>
        <w:t>cohorts</w:t>
      </w:r>
      <w:r w:rsidR="00A378E6">
        <w:t xml:space="preserve"> </w:t>
      </w:r>
      <w:r w:rsidR="00B2549B">
        <w:t>k and</w:t>
      </w:r>
      <w:r>
        <w:t xml:space="preserve"> compared two models</w:t>
      </w:r>
      <w:r w:rsidR="00B25121">
        <w:t>:</w:t>
      </w:r>
      <w:r>
        <w:t xml:space="preserve"> one with </w:t>
      </w:r>
      <m:oMath>
        <m:r>
          <w:rPr>
            <w:rFonts w:ascii="Cambria Math" w:hAnsi="Cambria Math"/>
          </w:rPr>
          <m:t>θ</m:t>
        </m:r>
      </m:oMath>
      <w:r>
        <w:t xml:space="preserve"> common </w:t>
      </w:r>
      <w:r w:rsidR="0077456C">
        <w:t xml:space="preserve">for the </w:t>
      </w:r>
      <w:r w:rsidR="00320473">
        <w:t>heated</w:t>
      </w:r>
      <w:r w:rsidR="00320473" w:rsidDel="00320473">
        <w:t xml:space="preserve"> </w:t>
      </w:r>
      <w:r w:rsidR="0077456C">
        <w:t xml:space="preserve">and </w:t>
      </w:r>
      <w:r w:rsidR="00793EAE">
        <w:t>reference</w:t>
      </w:r>
      <w:r w:rsidR="00793EAE" w:rsidDel="00793EAE">
        <w:t xml:space="preserve"> </w:t>
      </w:r>
      <w:r w:rsidR="0077456C">
        <w:t xml:space="preserve">area, </w:t>
      </w:r>
      <w:r>
        <w:t xml:space="preserve">and one with an area-specific </w:t>
      </w:r>
      <m:oMath>
        <m:r>
          <w:rPr>
            <w:rFonts w:ascii="Cambria Math" w:hAnsi="Cambria Math"/>
          </w:rPr>
          <m:t>θ</m:t>
        </m:r>
      </m:oMath>
      <w:r>
        <w:t>. We used the following priors, after visual exploration of the prior predictive distribution (</w:t>
      </w:r>
      <w:r>
        <w:rPr>
          <w:i/>
        </w:rPr>
        <w:t>Supporting Information</w:t>
      </w:r>
      <w:r>
        <w:t xml:space="preserve">, Fig. S7, S9):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R,H</m:t>
            </m:r>
          </m:sub>
        </m:sSub>
        <m:r>
          <w:rPr>
            <w:rFonts w:ascii="Cambria Math" w:eastAsia="Cambria Math" w:hAnsi="Cambria Math" w:cs="Cambria Math"/>
          </w:rPr>
          <m:t>~N(500, 100)</m:t>
        </m:r>
      </m:oMath>
      <w:r>
        <w:t xml:space="preserve">,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R,H</m:t>
            </m:r>
          </m:sub>
        </m:sSub>
        <m:r>
          <w:rPr>
            <w:rFonts w:ascii="Cambria Math" w:eastAsia="Cambria Math" w:hAnsi="Cambria Math" w:cs="Cambria Math"/>
          </w:rPr>
          <m:t>~N(-1.2, 0.3)</m:t>
        </m:r>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id:cohort</m:t>
            </m:r>
          </m:sub>
        </m:sSub>
      </m:oMath>
      <w:r>
        <w:t xml:space="preserve"> and </w:t>
      </w:r>
      <m:oMath>
        <m:sSub>
          <m:sSubPr>
            <m:ctrlPr>
              <w:rPr>
                <w:rFonts w:ascii="Cambria Math" w:eastAsia="Cambria Math" w:hAnsi="Cambria Math" w:cs="Cambria Math"/>
              </w:rPr>
            </m:ctrlPr>
          </m:sSubPr>
          <m:e>
            <m:r>
              <w:rPr>
                <w:rFonts w:ascii="Cambria Math" w:hAnsi="Cambria Math"/>
              </w:rPr>
              <m:t>σ</m:t>
            </m:r>
          </m:e>
          <m:sub>
            <m:r>
              <w:rPr>
                <w:rFonts w:ascii="Cambria Math" w:eastAsia="Cambria Math" w:hAnsi="Cambria Math" w:cs="Cambria Math"/>
              </w:rPr>
              <m:t>cohort</m:t>
            </m:r>
          </m:sub>
        </m:sSub>
      </m:oMath>
      <w:r>
        <w:t xml:space="preserve"> were all given a </w:t>
      </w:r>
      <m:oMath>
        <m:r>
          <w:rPr>
            <w:rFonts w:ascii="Cambria Math" w:eastAsia="Cambria Math" w:hAnsi="Cambria Math" w:cs="Cambria Math"/>
          </w:rPr>
          <m:t>Student-t</m:t>
        </m:r>
        <m:d>
          <m:dPr>
            <m:ctrlPr>
              <w:rPr>
                <w:rFonts w:ascii="Cambria Math" w:eastAsia="Cambria Math" w:hAnsi="Cambria Math" w:cs="Cambria Math"/>
              </w:rPr>
            </m:ctrlPr>
          </m:dPr>
          <m:e>
            <m:r>
              <w:rPr>
                <w:rFonts w:ascii="Cambria Math" w:eastAsia="Cambria Math" w:hAnsi="Cambria Math" w:cs="Cambria Math"/>
              </w:rPr>
              <m:t>3,0,13.3</m:t>
            </m:r>
          </m:e>
        </m:d>
      </m:oMath>
      <w:r>
        <w:t xml:space="preserve"> prior. </w:t>
      </w:r>
    </w:p>
    <w:p w14:paraId="66572200" w14:textId="5409DFC5" w:rsidR="00727B43" w:rsidRDefault="001B1A85">
      <w:pPr>
        <w:spacing w:line="480" w:lineRule="auto"/>
        <w:ind w:firstLine="284"/>
        <w:jc w:val="both"/>
      </w:pPr>
      <w:r>
        <w:t xml:space="preserve">We estimated total mortality by fitting linear models to the natural log of catch (CPUE) as a function of age (catch curve regression), under the assumption that in a closed population, the exponential decline can be described as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sSup>
          <m:sSupPr>
            <m:ctrlPr>
              <w:rPr>
                <w:rFonts w:ascii="Cambria Math" w:eastAsia="Cambria Math" w:hAnsi="Cambria Math" w:cs="Cambria Math"/>
              </w:rPr>
            </m:ctrlPr>
          </m:sSupPr>
          <m:e>
            <m:r>
              <w:rPr>
                <w:rFonts w:ascii="Cambria Math" w:eastAsia="Cambria Math" w:hAnsi="Cambria Math" w:cs="Cambria Math"/>
              </w:rPr>
              <m:t>e</m:t>
            </m:r>
          </m:e>
          <m:sup>
            <m:r>
              <w:rPr>
                <w:rFonts w:ascii="Cambria Math" w:eastAsia="Cambria Math" w:hAnsi="Cambria Math" w:cs="Cambria Math"/>
              </w:rPr>
              <m:t>-Zt</m:t>
            </m:r>
          </m:sup>
        </m:sSup>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xml:space="preserve"> is the population at time </w:t>
      </w:r>
      <m:oMath>
        <m:r>
          <w:rPr>
            <w:rFonts w:ascii="Cambria Math" w:eastAsia="Cambria Math" w:hAnsi="Cambria Math" w:cs="Cambria Math"/>
          </w:rPr>
          <m:t>t</m:t>
        </m:r>
      </m:oMath>
      <w:r>
        <w:t xml:space="preserve">,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oMath>
      <w:r>
        <w:t xml:space="preserve"> is the initial population size and </w:t>
      </w:r>
      <m:oMath>
        <m:r>
          <w:rPr>
            <w:rFonts w:ascii="Cambria Math" w:eastAsia="Cambria Math" w:hAnsi="Cambria Math" w:cs="Cambria Math"/>
          </w:rPr>
          <m:t>Z</m:t>
        </m:r>
      </m:oMath>
      <w:r>
        <w:t xml:space="preserve"> is the instantaneous mortality rate. This equation can be rewritten as a linear equation: </w:t>
      </w:r>
      <m:oMath>
        <m:r>
          <w:rPr>
            <w:rFonts w:ascii="Cambria Math" w:eastAsia="Cambria Math" w:hAnsi="Cambria Math" w:cs="Cambria Math"/>
          </w:rPr>
          <m:t>log</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e>
        </m:d>
        <m:r>
          <w:rPr>
            <w:rFonts w:ascii="Cambria Math" w:hAnsi="Cambria Math"/>
          </w:rPr>
          <m:t xml:space="preserve"> </m:t>
        </m:r>
        <m:r>
          <w:rPr>
            <w:rFonts w:ascii="Cambria Math" w:eastAsia="Cambria Math" w:hAnsi="Cambria Math" w:cs="Cambria Math"/>
          </w:rPr>
          <m:t>=log</m:t>
        </m:r>
        <m:r>
          <w:rPr>
            <w:rFonts w:ascii="Cambria Math" w:hAnsi="Cambria Math"/>
          </w:rPr>
          <m:t xml:space="preserve"> </m:t>
        </m:r>
        <m:d>
          <m:dPr>
            <m:ctrlPr>
              <w:rPr>
                <w:rFonts w:ascii="Cambria Math" w:eastAsia="Cambria Math" w:hAnsi="Cambria Math" w:cs="Cambria Math"/>
              </w:rPr>
            </m:ctrlPr>
          </m:dPr>
          <m:e>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0</m:t>
                </m:r>
              </m:sub>
            </m:sSub>
          </m:e>
        </m:d>
        <m:r>
          <w:rPr>
            <w:rFonts w:ascii="Cambria Math" w:hAnsi="Cambria Math"/>
          </w:rPr>
          <m:t xml:space="preserve"> </m:t>
        </m:r>
        <m:r>
          <w:rPr>
            <w:rFonts w:ascii="Cambria Math" w:eastAsia="Cambria Math" w:hAnsi="Cambria Math" w:cs="Cambria Math"/>
          </w:rPr>
          <m:t>-Zt</m:t>
        </m:r>
      </m:oMath>
      <w:r>
        <w:t xml:space="preserve">, where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oMath>
      <w:r>
        <w:t xml:space="preserve"> is catch</w:t>
      </w:r>
      <w:del w:id="545" w:author="Anna Gårdmark" w:date="2022-07-15T10:15:00Z">
        <w:r w:rsidDel="006F2B64">
          <w:delText>-</w:delText>
        </w:r>
      </w:del>
      <w:ins w:id="546" w:author="Anna Gårdmark" w:date="2022-07-15T10:15:00Z">
        <w:r w:rsidR="006F2B64">
          <w:t xml:space="preserve"> </w:t>
        </w:r>
      </w:ins>
      <w:r>
        <w:t>at</w:t>
      </w:r>
      <w:del w:id="547" w:author="Anna Gårdmark" w:date="2022-07-15T10:15:00Z">
        <w:r w:rsidDel="006F2B64">
          <w:delText>-</w:delText>
        </w:r>
      </w:del>
      <w:ins w:id="548" w:author="Anna Gårdmark" w:date="2022-07-15T10:15:00Z">
        <w:r w:rsidR="006F2B64">
          <w:t xml:space="preserve"> </w:t>
        </w:r>
      </w:ins>
      <w:r>
        <w:t xml:space="preserve">age </w:t>
      </w:r>
      <m:oMath>
        <m:r>
          <w:rPr>
            <w:rFonts w:ascii="Cambria Math" w:eastAsia="Cambria Math" w:hAnsi="Cambria Math" w:cs="Cambria Math"/>
          </w:rPr>
          <m:t>t</m:t>
        </m:r>
      </m:oMath>
      <w:r>
        <w:t xml:space="preserve">, if catch is assumed proportional to the number of fish (i.e.,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=v</m:t>
        </m:r>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t</m:t>
            </m:r>
          </m:sub>
        </m:sSub>
      </m:oMath>
      <w:r>
        <w:t>). Hence, the negative of the slope of the regression is</w:t>
      </w:r>
      <w:ins w:id="549" w:author="Anna Gårdmark" w:date="2022-07-15T10:15:00Z">
        <w:r w:rsidR="006F2B64">
          <w:t xml:space="preserve"> the mortality rate,</w:t>
        </w:r>
      </w:ins>
      <w:r>
        <w:t xml:space="preserve"> </w:t>
      </w:r>
      <m:oMath>
        <m:r>
          <w:rPr>
            <w:rFonts w:ascii="Cambria Math" w:eastAsia="Cambria Math" w:hAnsi="Cambria Math" w:cs="Cambria Math"/>
          </w:rPr>
          <m:t>Z</m:t>
        </m:r>
      </m:oMath>
      <w:r>
        <w:t xml:space="preserve">. To get catch-at-age data, we constructed area-specific age-length keys </w:t>
      </w:r>
      <w:r w:rsidR="0077456C">
        <w:t xml:space="preserve">using </w:t>
      </w:r>
      <w:r>
        <w:t xml:space="preserve">the sub-sample of the total </w:t>
      </w:r>
      <w:ins w:id="550" w:author="Anna Gårdmark" w:date="2022-07-15T10:16:00Z">
        <w:r w:rsidR="006F2B64">
          <w:t xml:space="preserve">(female) </w:t>
        </w:r>
      </w:ins>
      <w:r>
        <w:t>catch that was age-determined. Age length-keys describe the age-proportions of each length-category (i.e., a matrix with length category as rows, ages as columns). Age</w:t>
      </w:r>
      <w:r w:rsidR="00094996">
        <w:t xml:space="preserve"> composition</w:t>
      </w:r>
      <w:r>
        <w:t xml:space="preserve"> is then estimated for the total catch based on the “probability” of fish in each length-category being a certain age. With fit this model with and without an </w:t>
      </w:r>
      <m:oMath>
        <m:r>
          <w:rPr>
            <w:rFonts w:ascii="Cambria Math" w:eastAsia="Cambria Math" w:hAnsi="Cambria Math" w:cs="Cambria Math"/>
          </w:rPr>
          <m:t>age</m:t>
        </m:r>
      </m:oMath>
      <w:r>
        <w:t>-</w:t>
      </w:r>
      <m:oMath>
        <m:r>
          <w:rPr>
            <w:rFonts w:ascii="Cambria Math" w:eastAsia="Cambria Math" w:hAnsi="Cambria Math" w:cs="Cambria Math"/>
          </w:rPr>
          <m:t>area</m:t>
        </m:r>
      </m:oMath>
      <w:r>
        <w:t>-interaction, and the former can be written as:</w:t>
      </w:r>
    </w:p>
    <w:p w14:paraId="5594D2B7" w14:textId="77777777" w:rsidR="00A378E6" w:rsidRDefault="00446CF9" w:rsidP="00A378E6">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del w:id="551" w:author="Max Lindmark" w:date="2022-04-24T08:45:00Z">
                  <m:rPr>
                    <m:sty m:val="p"/>
                  </m:rPr>
                  <w:rPr>
                    <w:rFonts w:ascii="Cambria Math" w:eastAsiaTheme="minorEastAsia" w:hAnsi="Cambria Math"/>
                  </w:rPr>
                  <m:t>⁡</m:t>
                </w:del>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p w14:paraId="4964A4ED" w14:textId="253859E4" w:rsidR="00A378E6" w:rsidRPr="008F06C1" w:rsidRDefault="00446CF9" w:rsidP="00A378E6">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)#(11)</m:t>
              </m:r>
            </m:e>
          </m:eqArr>
        </m:oMath>
      </m:oMathPara>
    </w:p>
    <w:p w14:paraId="0000004A" w14:textId="74D7D91D" w:rsidR="00037DE8" w:rsidRPr="00A378E6" w:rsidRDefault="00446CF9">
      <w:pPr>
        <w:jc w:val="cente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r>
            <w:rPr>
              <w:rFonts w:ascii="Cambria Math" w:hAnsi="Cambria Math"/>
            </w:rPr>
            <m:t xml:space="preserve"> </m:t>
          </m:r>
        </m:oMath>
      </m:oMathPara>
    </w:p>
    <w:p w14:paraId="17B13575" w14:textId="77777777" w:rsidR="00A378E6" w:rsidRDefault="00A378E6">
      <w:pPr>
        <w:jc w:val="center"/>
      </w:pPr>
    </w:p>
    <w:p w14:paraId="0000004B" w14:textId="3B32FD17" w:rsidR="00037DE8" w:rsidRDefault="001B1A85">
      <w:pPr>
        <w:spacing w:line="480" w:lineRule="auto"/>
        <w:jc w:val="both"/>
      </w:pPr>
      <w:r>
        <w:t xml:space="preserve">where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0j</m:t>
            </m:r>
          </m:sub>
        </m:sSub>
      </m:oMath>
      <w:r>
        <w:t xml:space="preserve">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1j</m:t>
            </m:r>
          </m:sub>
        </m:sSub>
      </m:oMath>
      <w:r>
        <w:t xml:space="preserve"> are the intercepts for the </w:t>
      </w:r>
      <w:r w:rsidR="00793EAE">
        <w:t>reference</w:t>
      </w:r>
      <w:r w:rsidR="00793EAE" w:rsidDel="00793EAE">
        <w:t xml:space="preserve"> </w:t>
      </w:r>
      <w:r>
        <w:t xml:space="preserve">and </w:t>
      </w:r>
      <w:r w:rsidR="00320473">
        <w:t>heated</w:t>
      </w:r>
      <w:r w:rsidR="00320473" w:rsidDel="00320473">
        <w:t xml:space="preserve"> </w:t>
      </w:r>
      <w:r>
        <w:t xml:space="preserve">areas, respectively,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2j</m:t>
            </m:r>
          </m:sub>
        </m:sSub>
      </m:oMath>
      <w:r>
        <w:t xml:space="preserve"> is the age slope for the </w:t>
      </w:r>
      <w:r w:rsidR="00793EAE">
        <w:t>reference</w:t>
      </w:r>
      <w:r w:rsidR="00793EAE" w:rsidDel="00793EAE">
        <w:t xml:space="preserve"> </w:t>
      </w:r>
      <w:r>
        <w:t xml:space="preserve">area and </w:t>
      </w:r>
      <m:oMath>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3j</m:t>
            </m:r>
          </m:sub>
        </m:sSub>
      </m:oMath>
      <w:r>
        <w:t xml:space="preserve"> is the interaction between </w:t>
      </w:r>
      <m:oMath>
        <m:r>
          <w:rPr>
            <w:rFonts w:ascii="Cambria Math" w:eastAsia="Cambria Math" w:hAnsi="Cambria Math" w:cs="Cambria Math"/>
          </w:rPr>
          <m:t>age</m:t>
        </m:r>
      </m:oMath>
      <w:r>
        <w:t xml:space="preserve"> and </w:t>
      </w:r>
      <m:oMath>
        <m:r>
          <w:rPr>
            <w:rFonts w:ascii="Cambria Math" w:eastAsia="Cambria Math" w:hAnsi="Cambria Math" w:cs="Cambria Math"/>
          </w:rPr>
          <m:t>area</m:t>
        </m:r>
      </m:oMath>
      <w:r>
        <w:t xml:space="preserve">. All parameters vary by cohort (for cohort </w:t>
      </w:r>
      <m:oMath>
        <m:r>
          <w:rPr>
            <w:rFonts w:ascii="Cambria Math" w:eastAsia="Cambria Math" w:hAnsi="Cambria Math" w:cs="Cambria Math"/>
          </w:rPr>
          <m:t>j=1981,…, 2000</m:t>
        </m:r>
      </m:oMath>
      <w:r>
        <w:t xml:space="preserve">) and their correlation is set to 0 (Eq. 12). We use the following (vague) priors: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0,…,3j</m:t>
                </m:r>
              </m:sub>
            </m:sSub>
          </m:sub>
        </m:sSub>
        <m:r>
          <w:rPr>
            <w:rFonts w:ascii="Cambria Math" w:eastAsia="Cambria Math" w:hAnsi="Cambria Math" w:cs="Cambria Math"/>
          </w:rPr>
          <m:t>~N</m:t>
        </m:r>
        <m:d>
          <m:dPr>
            <m:ctrlPr>
              <w:rPr>
                <w:rFonts w:ascii="Cambria Math" w:eastAsia="Cambria Math" w:hAnsi="Cambria Math" w:cs="Cambria Math"/>
              </w:rPr>
            </m:ctrlPr>
          </m:dPr>
          <m:e>
            <m:r>
              <w:rPr>
                <w:rFonts w:ascii="Cambria Math" w:eastAsia="Cambria Math" w:hAnsi="Cambria Math" w:cs="Cambria Math"/>
              </w:rPr>
              <m:t>0, 10</m:t>
            </m:r>
          </m:e>
        </m:d>
      </m:oMath>
      <w:r>
        <w:t xml:space="preserve"> (where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m:t>
            </m:r>
          </m:sub>
        </m:sSub>
      </m:oMath>
      <w:r>
        <w:t xml:space="preserve"> and </w:t>
      </w:r>
      <m:oMath>
        <m:sSub>
          <m:sSubPr>
            <m:ctrlPr>
              <w:rPr>
                <w:rFonts w:ascii="Cambria Math" w:hAnsi="Cambria Math"/>
              </w:rPr>
            </m:ctrlPr>
          </m:sSubPr>
          <m:e>
            <m:r>
              <w:rPr>
                <w:rFonts w:ascii="Cambria Math" w:hAnsi="Cambria Math"/>
              </w:rPr>
              <m:t>μ</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2</m:t>
                </m:r>
              </m:sub>
            </m:sSub>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μ</m:t>
            </m:r>
          </m:e>
          <m:sub>
            <m:sSub>
              <m:sSubPr>
                <m:ctrlPr>
                  <w:rPr>
                    <w:rFonts w:ascii="Cambria Math" w:eastAsia="Cambria Math" w:hAnsi="Cambria Math" w:cs="Cambria Math"/>
                  </w:rPr>
                </m:ctrlPr>
              </m:sSubPr>
              <m:e>
                <m:r>
                  <w:rPr>
                    <w:rFonts w:ascii="Cambria Math" w:eastAsia="Cambria Math" w:hAnsi="Cambria Math" w:cs="Cambria Math"/>
                  </w:rPr>
                  <m:t>β</m:t>
                </m:r>
              </m:e>
              <m:sub>
                <m:r>
                  <w:rPr>
                    <w:rFonts w:ascii="Cambria Math" w:eastAsia="Cambria Math" w:hAnsi="Cambria Math" w:cs="Cambria Math"/>
                  </w:rPr>
                  <m:t>3</m:t>
                </m:r>
              </m:sub>
            </m:sSub>
          </m:sub>
        </m:sSub>
      </m:oMath>
      <w:r>
        <w:t xml:space="preserve"> is the population-level estimate for </w:t>
      </w: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m:t>
            </m:r>
          </m:sub>
        </m:sSub>
      </m:oMath>
      <w:r>
        <w:t xml:space="preserve">) and </w:t>
      </w:r>
      <m:oMath>
        <m:r>
          <w:rPr>
            <w:rFonts w:ascii="Cambria Math" w:eastAsia="Cambria Math" w:hAnsi="Cambria Math" w:cs="Cambria Math"/>
          </w:rPr>
          <m:t>υ~gamma(2,0.1)</m:t>
        </m:r>
      </m:oMath>
      <w:r>
        <w:t xml:space="preserve">. </w:t>
      </w:r>
      <m:oMath>
        <m:r>
          <w:rPr>
            <w:rFonts w:ascii="Cambria Math" w:hAnsi="Cambria Math"/>
          </w:rPr>
          <m:t>σ</m:t>
        </m:r>
      </m:oMath>
      <w:r>
        <w:t xml:space="preserve"> and </w:t>
      </w:r>
      <m:oMath>
        <m:sSub>
          <m:sSubPr>
            <m:ctrlPr>
              <w:rPr>
                <w:rFonts w:ascii="Cambria Math" w:hAnsi="Cambria Math"/>
              </w:rPr>
            </m:ctrlPr>
          </m:sSubPr>
          <m:e>
            <m:r>
              <w:rPr>
                <w:rFonts w:ascii="Cambria Math" w:hAnsi="Cambria Math"/>
              </w:rPr>
              <m:t>σ</m:t>
            </m:r>
          </m:e>
          <m:sub>
            <m:sSub>
              <m:sSubPr>
                <m:ctrlPr>
                  <w:rPr>
                    <w:rFonts w:ascii="Cambria Math" w:eastAsia="Cambria Math" w:hAnsi="Cambria Math" w:cs="Cambria Math"/>
                  </w:rPr>
                </m:ctrlPr>
              </m:sSubPr>
              <m:e>
                <m:r>
                  <w:rPr>
                    <w:rFonts w:ascii="Cambria Math" w:hAnsi="Cambria Math"/>
                  </w:rPr>
                  <m:t>β</m:t>
                </m:r>
              </m:e>
              <m:sub>
                <m:r>
                  <w:rPr>
                    <w:rFonts w:ascii="Cambria Math" w:eastAsia="Cambria Math" w:hAnsi="Cambria Math" w:cs="Cambria Math"/>
                  </w:rPr>
                  <m:t>0,…,3</m:t>
                </m:r>
              </m:sub>
            </m:sSub>
          </m:sub>
        </m:sSub>
      </m:oMath>
      <w:r>
        <w:t xml:space="preserve"> were given a </w:t>
      </w:r>
      <m:oMath>
        <m:r>
          <w:rPr>
            <w:rFonts w:ascii="Cambria Math" w:eastAsia="Cambria Math" w:hAnsi="Cambria Math" w:cs="Cambria Math"/>
          </w:rPr>
          <m:t>Student-t(3,0,2.5)</m:t>
        </m:r>
      </m:oMath>
      <w:r>
        <w:t xml:space="preserve"> prior.</w:t>
      </w:r>
    </w:p>
    <w:p w14:paraId="0000004F" w14:textId="7A684106" w:rsidR="00037DE8" w:rsidRDefault="001B1A85" w:rsidP="006F1AC7">
      <w:pPr>
        <w:spacing w:line="480" w:lineRule="auto"/>
        <w:ind w:firstLine="284"/>
        <w:jc w:val="both"/>
      </w:pPr>
      <w:r>
        <w:t xml:space="preserve">Lastly, we quantified differences in the size-distributions between the areas using size-spectrum </w:t>
      </w:r>
      <w:r w:rsidR="003F0D4B">
        <w:t>exponents</w:t>
      </w:r>
      <w:r>
        <w:t>. We estimate</w:t>
      </w:r>
      <w:r w:rsidR="00385B4A">
        <w:t xml:space="preserve"> </w:t>
      </w:r>
      <w:r w:rsidR="00094996">
        <w:t xml:space="preserve">the </w:t>
      </w:r>
      <w:r w:rsidR="00822EA1">
        <w:t xml:space="preserve">biomass </w:t>
      </w:r>
      <w:r w:rsidR="00385B4A">
        <w:t>size-spectrum exponent</w:t>
      </w:r>
      <w:r>
        <w:t xml:space="preserve"> </w:t>
      </w:r>
      <m:oMath>
        <m:r>
          <w:rPr>
            <w:rFonts w:ascii="Cambria Math" w:hAnsi="Cambria Math"/>
          </w:rPr>
          <m:t>γ</m:t>
        </m:r>
      </m:oMath>
      <w:r>
        <w:t xml:space="preserve"> </w:t>
      </w:r>
      <w:r w:rsidR="00385B4A">
        <w:t xml:space="preserve">directly, </w:t>
      </w:r>
      <w:r>
        <w:t xml:space="preserve">using the likelihood approach for binned data, i.e., the </w:t>
      </w:r>
      <w:r>
        <w:rPr>
          <w:i/>
        </w:rPr>
        <w:t>MLEbin</w:t>
      </w:r>
      <w:r>
        <w:t xml:space="preserve"> method in the R package </w:t>
      </w:r>
      <w:r>
        <w:rPr>
          <w:i/>
        </w:rPr>
        <w:t>sizeSpectra</w:t>
      </w:r>
      <w:r w:rsidR="005E3F19">
        <w:fldChar w:fldCharType="begin"/>
      </w:r>
      <w:r w:rsidR="00377A08">
        <w:instrText xml:space="preserve"> ADDIN ZOTERO_ITEM CSL_CITATION {"citationID":"runtaWtO","properties":{"formattedCitation":"(16, 54, 55)","plainCitation":"(16, 54, 55)","noteIndex":0},"citationItems":[{"id":2155,"uris":["http://zotero.org/users/6116610/items/AND3T26Y"],"itemData":{"id":2155,"type":"article-journal","abstract":"The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J."}],"issued":{"date-parts":[["2020",2,20]]},"citation-key":"edwardsAccountingBinStructure2020"}},{"id":2869,"uris":["http://zotero.org/users/6116610/items/44B22KNF"],"itemData":{"id":2869,"type":"book","title":"sizeSpectra: Fitting Size Spectra to Ecological Data Using Maximum Likelihood","URL":"https://github.com/andrew-edwards/sizeSpectra","version":"R package version 1.0.0.0","author":[{"family":"Edwards","given":"Andrew"}],"issued":{"date-parts":[["2020"]]},"citation-key":"edwardsSizeSpectraFittingSize2020"}}],"schema":"https://github.com/citation-style-language/schema/raw/master/csl-citation.json"} </w:instrText>
      </w:r>
      <w:r w:rsidR="005E3F19">
        <w:fldChar w:fldCharType="separate"/>
      </w:r>
      <w:r w:rsidR="00377A08">
        <w:rPr>
          <w:lang w:val="en-GB"/>
        </w:rPr>
        <w:t>(16, 54, 55)</w:t>
      </w:r>
      <w:r w:rsidR="005E3F19">
        <w:fldChar w:fldCharType="end"/>
      </w:r>
      <w:r>
        <w:t xml:space="preserve">. This method explicitly accounts for uncertainty in body masses </w:t>
      </w:r>
      <w:r>
        <w:rPr>
          <w:i/>
        </w:rPr>
        <w:t xml:space="preserve">within </w:t>
      </w:r>
      <w:r>
        <w:t xml:space="preserve">size-classes </w:t>
      </w:r>
      <w:r>
        <w:lastRenderedPageBreak/>
        <w:t>(bins) in the data and has been shown to be less biased than regression-based methods or the likelihood method based on bin-midpoints</w:t>
      </w:r>
      <w:r w:rsidR="006F1AC7">
        <w:fldChar w:fldCharType="begin"/>
      </w:r>
      <w:r w:rsidR="00377A08">
        <w:instrText xml:space="preserve"> ADDIN ZOTERO_ITEM CSL_CITATION {"citationID":"vbBEmEup","properties":{"formattedCitation":"(16, 54)","plainCitation":"(16, 54)","noteIndex":0},"citationItems":[{"id":2155,"uris":["http://zotero.org/users/6116610/items/AND3T26Y"],"itemData":{"id":2155,"type":"article-journal","abstract":"The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L."}],"issued":{"date-parts":[["2017"]]},"citation-key":"edwardsTestingRecommendingMethods2017"}},{"id":2156,"uris":["http://zotero.org/users/6116610/items/RULATYGJ"],"itemData":{"id":2156,"type":"article-journal","abstract":"Size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J."}],"issued":{"date-parts":[["2020",2,20]]},"citation-key":"edwardsAccountingBinStructure2020"}}],"schema":"https://github.com/citation-style-language/schema/raw/master/csl-citation.json"} </w:instrText>
      </w:r>
      <w:r w:rsidR="006F1AC7">
        <w:fldChar w:fldCharType="separate"/>
      </w:r>
      <w:r w:rsidR="00377A08">
        <w:rPr>
          <w:lang w:val="en-GB"/>
        </w:rPr>
        <w:t>(16, 54)</w:t>
      </w:r>
      <w:r w:rsidR="006F1AC7">
        <w:fldChar w:fldCharType="end"/>
      </w:r>
      <w:r>
        <w:t>.</w:t>
      </w:r>
      <w:r w:rsidR="0042599F">
        <w:t xml:space="preserve"> We pooled all years to </w:t>
      </w:r>
      <w:r w:rsidR="00741676">
        <w:t xml:space="preserve">ensure </w:t>
      </w:r>
      <w:r w:rsidR="00822EA1">
        <w:t xml:space="preserve">negative relationships between </w:t>
      </w:r>
      <w:r w:rsidR="00F765CD">
        <w:t>biomass and size in the size-classes</w:t>
      </w:r>
      <w:r w:rsidR="00094996">
        <w:t xml:space="preserve"> (as the sign of the relationship varied between years)</w:t>
      </w:r>
      <w:r w:rsidR="00F765CD">
        <w:t>.</w:t>
      </w:r>
    </w:p>
    <w:p w14:paraId="00000050" w14:textId="40E00F8E" w:rsidR="00037DE8" w:rsidRDefault="001B1A85">
      <w:pPr>
        <w:spacing w:line="480" w:lineRule="auto"/>
        <w:ind w:firstLine="284"/>
        <w:jc w:val="both"/>
        <w:rPr>
          <w:i/>
        </w:rPr>
      </w:pPr>
      <w:r>
        <w:t>All analyses were done using R</w:t>
      </w:r>
      <w:r w:rsidR="003C2311">
        <w:fldChar w:fldCharType="begin"/>
      </w:r>
      <w:r w:rsidR="00377A08">
        <w:instrText xml:space="preserve"> ADDIN ZOTERO_ITEM CSL_CITATION {"citationID":"GIe7EbQy","properties":{"formattedCitation":"(56)","plainCitation":"(56)","noteIndex":0},"citationItems":[{"id":620,"uris":["http://zotero.org/users/6116610/items/6PCYIS59"],"itemData":{"id":620,"type":"book","event-place":"Vienna,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Team","given":""}],"issued":{"date-parts":[["2020",6,22]]},"citation-key":"rcoreteamLanguageEnvironmentStatistical2020"}}],"schema":"https://github.com/citation-style-language/schema/raw/master/csl-citation.json"} </w:instrText>
      </w:r>
      <w:r w:rsidR="003C2311">
        <w:fldChar w:fldCharType="separate"/>
      </w:r>
      <w:r w:rsidR="00377A08">
        <w:rPr>
          <w:lang w:val="en-GB"/>
        </w:rPr>
        <w:t>(56)</w:t>
      </w:r>
      <w:r w:rsidR="003C2311">
        <w:fldChar w:fldCharType="end"/>
      </w:r>
      <w:r w:rsidR="00C82348">
        <w:t xml:space="preserve"> </w:t>
      </w:r>
      <w:r>
        <w:t>version 4.0.2</w:t>
      </w:r>
      <w:r w:rsidR="0021366A">
        <w:t xml:space="preserve"> with R Studio (</w:t>
      </w:r>
      <w:r w:rsidR="0021366A" w:rsidRPr="0021366A">
        <w:t>2021.09.1</w:t>
      </w:r>
      <w:r w:rsidR="0021366A">
        <w:t>)</w:t>
      </w:r>
      <w:r>
        <w:t xml:space="preserve">. The packages within the </w:t>
      </w:r>
      <w:r>
        <w:rPr>
          <w:i/>
        </w:rPr>
        <w:t>tidyverse</w:t>
      </w:r>
      <w:r w:rsidR="0024288E">
        <w:fldChar w:fldCharType="begin"/>
      </w:r>
      <w:r w:rsidR="00377A08">
        <w:instrText xml:space="preserve"> ADDIN ZOTERO_ITEM CSL_CITATION {"citationID":"XVrDHiuY","properties":{"formattedCitation":"(57)","plainCitation":"(57)","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0024288E">
        <w:fldChar w:fldCharType="separate"/>
      </w:r>
      <w:r w:rsidR="00377A08">
        <w:rPr>
          <w:lang w:val="en-GB"/>
        </w:rPr>
        <w:t>(57)</w:t>
      </w:r>
      <w:r w:rsidR="0024288E">
        <w:fldChar w:fldCharType="end"/>
      </w:r>
      <w:r w:rsidR="003A2013">
        <w:t xml:space="preserve"> </w:t>
      </w:r>
      <w:r>
        <w:t xml:space="preserve">collection were used to processes and visualize data. Models where fit using the R package </w:t>
      </w:r>
      <w:r>
        <w:rPr>
          <w:i/>
        </w:rPr>
        <w:t>brms</w:t>
      </w:r>
      <w:r w:rsidR="00FC254E">
        <w:rPr>
          <w:i/>
        </w:rPr>
        <w:fldChar w:fldCharType="begin"/>
      </w:r>
      <w:r w:rsidR="00377A08">
        <w:rPr>
          <w:i/>
        </w:rPr>
        <w:instrText xml:space="preserve"> ADDIN ZOTERO_ITEM CSL_CITATION {"citationID":"gCN06xB4","properties":{"formattedCitation":"(58)","plainCitation":"(58)","noteIndex":0},"citationItems":[{"id":813,"uris":["http://zotero.org/users/6116610/items/PAQIC972"],"itemData":{"id":813,"type":"article-journal","abstract":"The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citation-key":"burknerBrmsPackageBayesian2017"}}],"schema":"https://github.com/citation-style-language/schema/raw/master/csl-citation.json"} </w:instrText>
      </w:r>
      <w:r w:rsidR="00FC254E">
        <w:rPr>
          <w:i/>
        </w:rPr>
        <w:fldChar w:fldCharType="separate"/>
      </w:r>
      <w:r w:rsidR="00377A08">
        <w:rPr>
          <w:lang w:val="en-GB"/>
        </w:rPr>
        <w:t>(58)</w:t>
      </w:r>
      <w:r w:rsidR="00FC254E">
        <w:rPr>
          <w:i/>
        </w:rPr>
        <w:fldChar w:fldCharType="end"/>
      </w:r>
      <w:r>
        <w:rPr>
          <w:i/>
        </w:rPr>
        <w:t>.</w:t>
      </w:r>
      <w:r>
        <w:t xml:space="preserve"> When priors were not chosen based on the prior predictive distributions, we used the default priors from </w:t>
      </w:r>
      <w:r>
        <w:rPr>
          <w:i/>
        </w:rPr>
        <w:t>brms</w:t>
      </w:r>
      <w:r>
        <w:t xml:space="preserve"> as written above. We used 3 chains and 4000 iterations in total per chain. Models were compared by evaluating their expected predictive accuracy (expected </w:t>
      </w:r>
      <m:oMath>
        <m:r>
          <m:rPr>
            <m:sty m:val="p"/>
          </m:rPr>
          <w:rPr>
            <w:rFonts w:ascii="Cambria Math" w:hAnsi="Cambria Math"/>
          </w:rPr>
          <m:t>log</m:t>
        </m:r>
      </m:oMath>
      <w:r>
        <w:t xml:space="preserve"> pointwise predictive density) using leave-one-out cross-validation (LOO-CV)</w:t>
      </w:r>
      <w:r w:rsidR="00097CEF">
        <w:fldChar w:fldCharType="begin"/>
      </w:r>
      <w:r w:rsidR="00377A08">
        <w:instrText xml:space="preserve"> ADDIN ZOTERO_ITEM CSL_CITATION {"citationID":"gL0m0LS4","properties":{"formattedCitation":"(59)","plainCitation":"(59)","noteIndex":0},"citationItems":[{"id":2793,"uris":["http://zotero.org/users/6116610/items/V6EYLCQ5"],"itemData":{"id":2793,"type":"article-journal","abstract":"Leave-one-out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citation-key":"vehtariPracticalBayesianModel2017a"}}],"schema":"https://github.com/citation-style-language/schema/raw/master/csl-citation.json"} </w:instrText>
      </w:r>
      <w:r w:rsidR="00097CEF">
        <w:fldChar w:fldCharType="separate"/>
      </w:r>
      <w:r w:rsidR="00377A08">
        <w:rPr>
          <w:lang w:val="en-GB"/>
        </w:rPr>
        <w:t>(59)</w:t>
      </w:r>
      <w:r w:rsidR="00097CEF">
        <w:fldChar w:fldCharType="end"/>
      </w:r>
      <w:r>
        <w:rPr>
          <w:i/>
        </w:rPr>
        <w:t xml:space="preserve"> </w:t>
      </w:r>
      <w:r>
        <w:t xml:space="preserve">while ensuring </w:t>
      </w:r>
      <w:del w:id="552" w:author="Anna Gårdmark" w:date="2022-07-15T10:17:00Z">
        <w:r w:rsidDel="006F2B64">
          <w:delText xml:space="preserve">pareto </w:delText>
        </w:r>
      </w:del>
      <w:ins w:id="553" w:author="Anna Gårdmark" w:date="2022-07-15T10:17:00Z">
        <w:r w:rsidR="006F2B64">
          <w:t xml:space="preserve">Pareto </w:t>
        </w:r>
      </w:ins>
      <m:oMath>
        <m:r>
          <w:rPr>
            <w:rFonts w:ascii="Cambria Math" w:eastAsia="Cambria Math" w:hAnsi="Cambria Math" w:cs="Cambria Math"/>
          </w:rPr>
          <m:t>k</m:t>
        </m:r>
      </m:oMath>
      <w:r>
        <w:t xml:space="preserve"> values &lt; 0.7, in the R package </w:t>
      </w:r>
      <w:r>
        <w:rPr>
          <w:i/>
        </w:rPr>
        <w:t>loo</w:t>
      </w:r>
      <w:r w:rsidR="00C240DD">
        <w:fldChar w:fldCharType="begin"/>
      </w:r>
      <w:r w:rsidR="00377A08">
        <w:instrText xml:space="preserve"> ADDIN ZOTERO_ITEM CSL_CITATION {"citationID":"VhyKzKc5","properties":{"formattedCitation":"(60)","plainCitation":"(60)","noteIndex":0},"citationItems":[{"id":2856,"uris":["http://zotero.org/users/6116610/items/5G6GTKRJ"],"itemData":{"id":2856,"type":"book","title":"loo: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citation-key":"vehtariLooEfficientLeaveoneout2020"}}],"schema":"https://github.com/citation-style-language/schema/raw/master/csl-citation.json"} </w:instrText>
      </w:r>
      <w:r w:rsidR="00C240DD">
        <w:fldChar w:fldCharType="separate"/>
      </w:r>
      <w:r w:rsidR="00377A08">
        <w:rPr>
          <w:lang w:val="en-GB"/>
        </w:rPr>
        <w:t>(60)</w:t>
      </w:r>
      <w:r w:rsidR="00C240DD">
        <w:fldChar w:fldCharType="end"/>
      </w:r>
      <w:r>
        <w:rPr>
          <w:i/>
        </w:rPr>
        <w:t>.</w:t>
      </w:r>
      <w:r>
        <w:t xml:space="preserve"> Results of the model comparison can be found in the </w:t>
      </w:r>
      <w:r>
        <w:rPr>
          <w:i/>
        </w:rPr>
        <w:t>Supporting Information</w:t>
      </w:r>
      <w:r>
        <w:t>, Table S1-S4.</w:t>
      </w:r>
      <w:r w:rsidR="004733B3">
        <w:t xml:space="preserve"> We used</w:t>
      </w:r>
      <w:r>
        <w:rPr>
          <w:i/>
        </w:rPr>
        <w:t xml:space="preserve"> bayesplot</w:t>
      </w:r>
      <w:r w:rsidR="00CA0D07">
        <w:rPr>
          <w:i/>
        </w:rPr>
        <w:fldChar w:fldCharType="begin"/>
      </w:r>
      <w:r w:rsidR="00377A08">
        <w:rPr>
          <w:i/>
        </w:rPr>
        <w:instrText xml:space="preserve"> ADDIN ZOTERO_ITEM CSL_CITATION {"citationID":"lm1Fmql2","properties":{"formattedCitation":"(61)","plainCitation":"(61)","noteIndex":0},"citationItems":[{"id":993,"uris":["http://zotero.org/users/6116610/items/D45YW53S"],"itemData":{"id":993,"type":"article-journal","abstract":"Bayesian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citation-key":"gabryVisualizationBayesianWorkflow2019"}}],"schema":"https://github.com/citation-style-language/schema/raw/master/csl-citation.json"} </w:instrText>
      </w:r>
      <w:r w:rsidR="00CA0D07">
        <w:rPr>
          <w:i/>
        </w:rPr>
        <w:fldChar w:fldCharType="separate"/>
      </w:r>
      <w:r w:rsidR="00377A08">
        <w:rPr>
          <w:lang w:val="en-GB"/>
        </w:rPr>
        <w:t>(61)</w:t>
      </w:r>
      <w:r w:rsidR="00CA0D07">
        <w:rPr>
          <w:i/>
        </w:rPr>
        <w:fldChar w:fldCharType="end"/>
      </w:r>
      <w:r>
        <w:t xml:space="preserve"> and </w:t>
      </w:r>
      <w:r>
        <w:rPr>
          <w:i/>
        </w:rPr>
        <w:t>tidybaye</w:t>
      </w:r>
      <w:r w:rsidR="00095AF9">
        <w:rPr>
          <w:i/>
        </w:rPr>
        <w:t>s</w:t>
      </w:r>
      <w:r w:rsidR="0019563D">
        <w:rPr>
          <w:i/>
        </w:rPr>
        <w:fldChar w:fldCharType="begin"/>
      </w:r>
      <w:r w:rsidR="00377A08">
        <w:rPr>
          <w:i/>
        </w:rPr>
        <w:instrText xml:space="preserve"> ADDIN ZOTERO_ITEM CSL_CITATION {"citationID":"0cDICCpC","properties":{"formattedCitation":"(62)","plainCitation":"(62)","noteIndex":0},"citationItems":[{"id":840,"uris":["http://zotero.org/users/6116610/items/RCMQ5BKR"],"itemData":{"id":840,"type":"book","title":"tidybayes: Tidy Data and Geoms for Bayesian Models","URL":"http://doi.org/10.5281/zenodo.1308151","version":"R package version 1.1.0","author":[{"family":"Kay","given":"M"}],"issued":{"date-parts":[["2019"]]},"citation-key":"kayTidybayesTidyData2019"}}],"schema":"https://github.com/citation-style-language/schema/raw/master/csl-citation.json"} </w:instrText>
      </w:r>
      <w:r w:rsidR="0019563D">
        <w:rPr>
          <w:i/>
        </w:rPr>
        <w:fldChar w:fldCharType="separate"/>
      </w:r>
      <w:r w:rsidR="00377A08">
        <w:rPr>
          <w:lang w:val="en-GB"/>
        </w:rPr>
        <w:t>(62)</w:t>
      </w:r>
      <w:r w:rsidR="0019563D">
        <w:rPr>
          <w:i/>
        </w:rPr>
        <w:fldChar w:fldCharType="end"/>
      </w:r>
      <w:r>
        <w:t xml:space="preserve"> to process and visualize model diagnostics and posteriors. Model convergence and fit was assessed by ensuring potential scale reduction factors (</w:t>
      </w:r>
      <m:oMath>
        <m:acc>
          <m:accPr>
            <m:ctrlPr>
              <w:rPr>
                <w:rFonts w:ascii="Cambria Math" w:eastAsia="Cambria Math" w:hAnsi="Cambria Math" w:cs="Cambria Math"/>
              </w:rPr>
            </m:ctrlPr>
          </m:accPr>
          <m:e>
            <m:r>
              <w:rPr>
                <w:rFonts w:ascii="Cambria Math" w:eastAsia="Cambria Math" w:hAnsi="Cambria Math" w:cs="Cambria Math"/>
              </w:rPr>
              <m:t>R</m:t>
            </m:r>
          </m:e>
        </m:acc>
      </m:oMath>
      <w:r>
        <w:t xml:space="preserve">) </w:t>
      </w:r>
      <w:r w:rsidR="004733B3">
        <w:t>w</w:t>
      </w:r>
      <w:r>
        <w:t xml:space="preserve">ere </w:t>
      </w:r>
      <w:r w:rsidR="004733B3">
        <w:t xml:space="preserve">less than </w:t>
      </w:r>
      <w:r>
        <w:t>1.1</w:t>
      </w:r>
      <w:r w:rsidR="004733B3">
        <w:t>,</w:t>
      </w:r>
      <w:r>
        <w:t xml:space="preserve"> suggesting all three chains converged to a common distribution)</w:t>
      </w:r>
      <w:r w:rsidR="000350F4">
        <w:fldChar w:fldCharType="begin"/>
      </w:r>
      <w:r w:rsidR="00377A08">
        <w:instrText xml:space="preserve"> ADDIN ZOTERO_ITEM CSL_CITATION {"citationID":"5G6HFpmN","properties":{"formattedCitation":"(63)","plainCitation":"(63)","noteIndex":0},"citationItems":[{"id":752,"uris":["http://zotero.org/users/6116610/items/AFQSL9UE"],"itemData":{"id":752,"type":"book","event-place":"Boca Raton","publisher":"Chapman and Hall/CRC","publisher-place":"Boca Raton","title":"Bayesian Data Analysis. 2nd edition","author":[{"family":"Gelman","given":"A"},{"family":"Carlin","given":"JB"},{"family":"Stern","given":"HS"},{"family":"Rubin","given":"DB"}],"issued":{"date-parts":[["2003"]]},"citation-key":"gelmanBayesianDataAnalysis2003"}}],"schema":"https://github.com/citation-style-language/schema/raw/master/csl-citation.json"} </w:instrText>
      </w:r>
      <w:r w:rsidR="000350F4">
        <w:fldChar w:fldCharType="separate"/>
      </w:r>
      <w:r w:rsidR="00377A08">
        <w:rPr>
          <w:lang w:val="en-GB"/>
        </w:rPr>
        <w:t>(63)</w:t>
      </w:r>
      <w:r w:rsidR="000350F4">
        <w:fldChar w:fldCharType="end"/>
      </w:r>
      <w:r w:rsidR="000350F4">
        <w:t>,</w:t>
      </w:r>
      <w:r w:rsidR="00C84399">
        <w:t xml:space="preserve"> </w:t>
      </w:r>
      <w:r>
        <w:t>and by visually inspecting trace plots, residuals QQ-plots and with posterior predictive checks (</w:t>
      </w:r>
      <w:r>
        <w:rPr>
          <w:i/>
        </w:rPr>
        <w:t>Supporting Information</w:t>
      </w:r>
      <w:r>
        <w:t>, Fig. S2, S8, S10).</w:t>
      </w:r>
    </w:p>
    <w:p w14:paraId="00000051" w14:textId="77777777" w:rsidR="00037DE8" w:rsidRDefault="00037DE8">
      <w:pPr>
        <w:spacing w:line="480" w:lineRule="auto"/>
        <w:jc w:val="both"/>
      </w:pPr>
    </w:p>
    <w:p w14:paraId="00000052" w14:textId="77777777" w:rsidR="00037DE8" w:rsidRDefault="001B1A85">
      <w:pPr>
        <w:spacing w:line="480" w:lineRule="auto"/>
        <w:jc w:val="both"/>
        <w:rPr>
          <w:sz w:val="28"/>
          <w:szCs w:val="28"/>
        </w:rPr>
      </w:pPr>
      <w:r>
        <w:rPr>
          <w:sz w:val="28"/>
          <w:szCs w:val="28"/>
        </w:rPr>
        <w:t>Acknowledgements</w:t>
      </w:r>
    </w:p>
    <w:p w14:paraId="00000053" w14:textId="66B14AF4" w:rsidR="00037DE8" w:rsidRDefault="001B1A85">
      <w:pPr>
        <w:spacing w:line="480" w:lineRule="auto"/>
        <w:jc w:val="both"/>
      </w:pPr>
      <w:r>
        <w:t>We thank all staff involved in data collection</w:t>
      </w:r>
      <w:ins w:id="554" w:author="Max Lindmark" w:date="2022-04-23T10:50:00Z">
        <w:r w:rsidR="002157E8">
          <w:t xml:space="preserve"> </w:t>
        </w:r>
        <w:commentRangeStart w:id="555"/>
        <w:commentRangeStart w:id="556"/>
        <w:r w:rsidR="002157E8">
          <w:t xml:space="preserve">and Jens Olsson for </w:t>
        </w:r>
        <w:r w:rsidR="0091499B">
          <w:t>discussion</w:t>
        </w:r>
      </w:ins>
      <w:commentRangeEnd w:id="555"/>
      <w:ins w:id="557" w:author="Max Lindmark" w:date="2022-04-23T10:51:00Z">
        <w:r w:rsidR="0091499B">
          <w:rPr>
            <w:rStyle w:val="Kommentarsreferens"/>
          </w:rPr>
          <w:commentReference w:id="555"/>
        </w:r>
      </w:ins>
      <w:commentRangeEnd w:id="556"/>
      <w:r w:rsidR="006F2B64">
        <w:rPr>
          <w:rStyle w:val="Kommentarsreferens"/>
        </w:rPr>
        <w:commentReference w:id="556"/>
      </w:r>
      <w:ins w:id="558" w:author="Max Lindmark" w:date="2022-04-23T10:50:00Z">
        <w:r w:rsidR="0091499B">
          <w:t>.</w:t>
        </w:r>
      </w:ins>
      <w:del w:id="559" w:author="Max Lindmark" w:date="2022-04-23T10:50:00Z">
        <w:r w:rsidR="002D1E75" w:rsidDel="002157E8">
          <w:delText>.</w:delText>
        </w:r>
      </w:del>
      <w:r w:rsidR="00094996">
        <w:t xml:space="preserve"> This study was supported by SLU Quantitative Fish and Fisheries Ecology.</w:t>
      </w:r>
    </w:p>
    <w:p w14:paraId="00000054" w14:textId="77777777" w:rsidR="00037DE8" w:rsidRDefault="00037DE8">
      <w:pPr>
        <w:spacing w:line="480" w:lineRule="auto"/>
        <w:jc w:val="both"/>
      </w:pPr>
    </w:p>
    <w:p w14:paraId="00000055" w14:textId="77777777" w:rsidR="00037DE8" w:rsidRDefault="001B1A85">
      <w:pPr>
        <w:spacing w:line="480" w:lineRule="auto"/>
        <w:jc w:val="both"/>
        <w:rPr>
          <w:sz w:val="28"/>
          <w:szCs w:val="28"/>
        </w:rPr>
      </w:pPr>
      <w:r>
        <w:rPr>
          <w:sz w:val="28"/>
          <w:szCs w:val="28"/>
        </w:rPr>
        <w:t>Code and Data Availability</w:t>
      </w:r>
    </w:p>
    <w:p w14:paraId="00000056" w14:textId="6C9ED82E" w:rsidR="00037DE8" w:rsidRDefault="001B1A85">
      <w:pPr>
        <w:spacing w:line="480" w:lineRule="auto"/>
        <w:jc w:val="both"/>
      </w:pPr>
      <w:r>
        <w:lastRenderedPageBreak/>
        <w:t xml:space="preserve">All </w:t>
      </w:r>
      <w:sdt>
        <w:sdtPr>
          <w:tag w:val="goog_rdk_37"/>
          <w:id w:val="680319436"/>
        </w:sdtPr>
        <w:sdtEndPr/>
        <w:sdtContent/>
      </w:sdt>
      <w:r>
        <w:t xml:space="preserve">data and R code </w:t>
      </w:r>
      <w:r w:rsidR="003D6A14">
        <w:t xml:space="preserve">to reproduce the analyses </w:t>
      </w:r>
      <w:r>
        <w:t>can be downloaded from a GitHub repository (</w:t>
      </w:r>
      <w:hyperlink r:id="rId9">
        <w:r>
          <w:rPr>
            <w:color w:val="0000FF"/>
            <w:u w:val="single"/>
          </w:rPr>
          <w:t>https://github.com/maxlindmark/warm_life_history</w:t>
        </w:r>
      </w:hyperlink>
      <w:r>
        <w:t xml:space="preserve">) and will be archived on Zenodo upon publication. </w:t>
      </w:r>
    </w:p>
    <w:p w14:paraId="00000057" w14:textId="77777777" w:rsidR="00037DE8" w:rsidRDefault="00037DE8">
      <w:pPr>
        <w:spacing w:line="480" w:lineRule="auto"/>
        <w:jc w:val="both"/>
      </w:pPr>
    </w:p>
    <w:p w14:paraId="00000058" w14:textId="77777777" w:rsidR="00037DE8" w:rsidRDefault="00446CF9">
      <w:pPr>
        <w:spacing w:line="480" w:lineRule="auto"/>
        <w:jc w:val="both"/>
        <w:rPr>
          <w:sz w:val="28"/>
          <w:szCs w:val="28"/>
        </w:rPr>
      </w:pPr>
      <w:sdt>
        <w:sdtPr>
          <w:tag w:val="goog_rdk_38"/>
          <w:id w:val="-507982345"/>
        </w:sdtPr>
        <w:sdtEndPr/>
        <w:sdtContent/>
      </w:sdt>
      <w:r w:rsidR="001B1A85">
        <w:rPr>
          <w:sz w:val="28"/>
          <w:szCs w:val="28"/>
        </w:rPr>
        <w:t>Author Contributions</w:t>
      </w:r>
    </w:p>
    <w:p w14:paraId="00000059" w14:textId="77777777" w:rsidR="00037DE8" w:rsidRDefault="00446CF9">
      <w:pPr>
        <w:spacing w:line="480" w:lineRule="auto"/>
        <w:jc w:val="both"/>
      </w:pPr>
      <w:sdt>
        <w:sdtPr>
          <w:tag w:val="goog_rdk_39"/>
          <w:id w:val="-2118511830"/>
        </w:sdtPr>
        <w:sdtEndPr/>
        <w:sdtContent/>
      </w:sdt>
      <w:r w:rsidR="001B1A85">
        <w:t xml:space="preserve">ML conceived the idea and designed the study and the statistical analysis. Data-processing, initial statistical analyses, and </w:t>
      </w:r>
      <w:sdt>
        <w:sdtPr>
          <w:tag w:val="goog_rdk_40"/>
          <w:id w:val="-1911996344"/>
        </w:sdtPr>
        <w:sdtEndPr/>
        <w:sdtContent/>
      </w:sdt>
      <w:r w:rsidR="001B1A85">
        <w:t>initial writing was done by MK and ML. AG contributed critically to all mentioned parts of the paper. All authors contributed to the manuscript writing and gave final approval for publication.</w:t>
      </w:r>
    </w:p>
    <w:p w14:paraId="0000005A" w14:textId="77777777" w:rsidR="00037DE8" w:rsidRDefault="00037DE8">
      <w:pPr>
        <w:spacing w:line="480" w:lineRule="auto"/>
        <w:jc w:val="both"/>
      </w:pPr>
    </w:p>
    <w:p w14:paraId="0000005B" w14:textId="77777777" w:rsidR="00037DE8" w:rsidRPr="008427B6" w:rsidRDefault="001B1A85">
      <w:pPr>
        <w:spacing w:line="480" w:lineRule="auto"/>
        <w:jc w:val="both"/>
      </w:pPr>
      <w:r w:rsidRPr="008427B6">
        <w:rPr>
          <w:sz w:val="28"/>
          <w:szCs w:val="28"/>
        </w:rPr>
        <w:t>References</w:t>
      </w:r>
    </w:p>
    <w:p w14:paraId="1E617A7B" w14:textId="77777777" w:rsidR="00377A08" w:rsidRPr="00377A08" w:rsidRDefault="00674C63" w:rsidP="00377A08">
      <w:pPr>
        <w:pStyle w:val="Litteraturfrteckning"/>
        <w:rPr>
          <w:lang w:val="en-GB"/>
        </w:rPr>
      </w:pPr>
      <w:r w:rsidRPr="00674C63">
        <w:fldChar w:fldCharType="begin"/>
      </w:r>
      <w:r w:rsidR="008427B6" w:rsidRPr="008427B6">
        <w:rPr>
          <w:rPrChange w:id="560" w:author="Max Lindmark" w:date="2022-04-24T08:50:00Z">
            <w:rPr>
              <w:lang w:val="sv-SE"/>
            </w:rPr>
          </w:rPrChange>
        </w:rPr>
        <w:instrText xml:space="preserve"> ADDIN ZOTERO_BIBL {"uncited":[],"omitted":[],"custom":[]} CSL_BIBLIOGRAPHY </w:instrText>
      </w:r>
      <w:r w:rsidRPr="00674C63">
        <w:fldChar w:fldCharType="separate"/>
      </w:r>
      <w:r w:rsidR="00377A08" w:rsidRPr="00377A08">
        <w:rPr>
          <w:lang w:val="en-GB"/>
        </w:rPr>
        <w:t xml:space="preserve">1. </w:t>
      </w:r>
      <w:r w:rsidR="00377A08" w:rsidRPr="00377A08">
        <w:rPr>
          <w:lang w:val="en-GB"/>
        </w:rPr>
        <w:tab/>
        <w:t xml:space="preserve">E. O. Wilson, </w:t>
      </w:r>
      <w:r w:rsidR="00377A08" w:rsidRPr="00377A08">
        <w:rPr>
          <w:i/>
          <w:iCs/>
          <w:lang w:val="en-GB"/>
        </w:rPr>
        <w:t>The Diversity of Life</w:t>
      </w:r>
      <w:r w:rsidR="00377A08" w:rsidRPr="00377A08">
        <w:rPr>
          <w:lang w:val="en-GB"/>
        </w:rPr>
        <w:t xml:space="preserve"> (Harvard University Press, 1992).</w:t>
      </w:r>
    </w:p>
    <w:p w14:paraId="1CA47B21" w14:textId="77777777" w:rsidR="00377A08" w:rsidRPr="00377A08" w:rsidRDefault="00377A08" w:rsidP="00377A08">
      <w:pPr>
        <w:pStyle w:val="Litteraturfrteckning"/>
        <w:rPr>
          <w:lang w:val="en-GB"/>
        </w:rPr>
      </w:pPr>
      <w:r w:rsidRPr="00377A08">
        <w:rPr>
          <w:lang w:val="en-GB"/>
        </w:rPr>
        <w:t xml:space="preserve">2. </w:t>
      </w:r>
      <w:r w:rsidRPr="00377A08">
        <w:rPr>
          <w:lang w:val="en-GB"/>
        </w:rPr>
        <w:tab/>
        <w:t xml:space="preserve">D. Atkinson, R. M. Sibly, Why are organisms usually bigger in colder environments? Making sense of a life history puzzle. </w:t>
      </w:r>
      <w:r w:rsidRPr="00377A08">
        <w:rPr>
          <w:i/>
          <w:iCs/>
          <w:lang w:val="en-GB"/>
        </w:rPr>
        <w:t>Trends in Ecology &amp; Evolution</w:t>
      </w:r>
      <w:r w:rsidRPr="00377A08">
        <w:rPr>
          <w:lang w:val="en-GB"/>
        </w:rPr>
        <w:t xml:space="preserve"> </w:t>
      </w:r>
      <w:r w:rsidRPr="00377A08">
        <w:rPr>
          <w:b/>
          <w:bCs/>
          <w:lang w:val="en-GB"/>
        </w:rPr>
        <w:t>12</w:t>
      </w:r>
      <w:r w:rsidRPr="00377A08">
        <w:rPr>
          <w:lang w:val="en-GB"/>
        </w:rPr>
        <w:t>, 235–239 (1997).</w:t>
      </w:r>
    </w:p>
    <w:p w14:paraId="6D146E89" w14:textId="77777777" w:rsidR="00377A08" w:rsidRPr="00377A08" w:rsidRDefault="00377A08" w:rsidP="00377A08">
      <w:pPr>
        <w:pStyle w:val="Litteraturfrteckning"/>
        <w:rPr>
          <w:lang w:val="en-GB"/>
        </w:rPr>
      </w:pPr>
      <w:r w:rsidRPr="00377A08">
        <w:rPr>
          <w:lang w:val="en-GB"/>
        </w:rPr>
        <w:t xml:space="preserve">3. </w:t>
      </w:r>
      <w:r w:rsidRPr="00377A08">
        <w:rPr>
          <w:lang w:val="en-GB"/>
        </w:rPr>
        <w:tab/>
        <w:t xml:space="preserve">J. L. Gardner, A. Peters, M. R. Kearney, L. Joseph, R. Heinsohn, Declining body size: a third universal response to warming? </w:t>
      </w:r>
      <w:r w:rsidRPr="00377A08">
        <w:rPr>
          <w:i/>
          <w:iCs/>
          <w:lang w:val="en-GB"/>
        </w:rPr>
        <w:t>Trends in Ecology &amp; Evolution</w:t>
      </w:r>
      <w:r w:rsidRPr="00377A08">
        <w:rPr>
          <w:lang w:val="en-GB"/>
        </w:rPr>
        <w:t xml:space="preserve"> </w:t>
      </w:r>
      <w:r w:rsidRPr="00377A08">
        <w:rPr>
          <w:b/>
          <w:bCs/>
          <w:lang w:val="en-GB"/>
        </w:rPr>
        <w:t>26</w:t>
      </w:r>
      <w:r w:rsidRPr="00377A08">
        <w:rPr>
          <w:lang w:val="en-GB"/>
        </w:rPr>
        <w:t>, 285–291 (2011).</w:t>
      </w:r>
    </w:p>
    <w:p w14:paraId="43E17DE6" w14:textId="77777777" w:rsidR="00377A08" w:rsidRPr="00377A08" w:rsidRDefault="00377A08" w:rsidP="00377A08">
      <w:pPr>
        <w:pStyle w:val="Litteraturfrteckning"/>
        <w:rPr>
          <w:lang w:val="en-GB"/>
        </w:rPr>
      </w:pPr>
      <w:r w:rsidRPr="00377A08">
        <w:rPr>
          <w:lang w:val="en-GB"/>
        </w:rPr>
        <w:t xml:space="preserve">4. </w:t>
      </w:r>
      <w:r w:rsidRPr="00377A08">
        <w:rPr>
          <w:lang w:val="en-GB"/>
        </w:rPr>
        <w:tab/>
        <w:t xml:space="preserve">J. A. Sheridan, D. Bickford, Shrinking body size as an ecological response to climate change. </w:t>
      </w:r>
      <w:r w:rsidRPr="00377A08">
        <w:rPr>
          <w:i/>
          <w:iCs/>
          <w:lang w:val="en-GB"/>
        </w:rPr>
        <w:t>Nature Climate Change</w:t>
      </w:r>
      <w:r w:rsidRPr="00377A08">
        <w:rPr>
          <w:lang w:val="en-GB"/>
        </w:rPr>
        <w:t xml:space="preserve"> </w:t>
      </w:r>
      <w:r w:rsidRPr="00377A08">
        <w:rPr>
          <w:b/>
          <w:bCs/>
          <w:lang w:val="en-GB"/>
        </w:rPr>
        <w:t>1</w:t>
      </w:r>
      <w:r w:rsidRPr="00377A08">
        <w:rPr>
          <w:lang w:val="en-GB"/>
        </w:rPr>
        <w:t>, 401–406 (2011).</w:t>
      </w:r>
    </w:p>
    <w:p w14:paraId="3CA7AB69" w14:textId="77777777" w:rsidR="00377A08" w:rsidRPr="00377A08" w:rsidRDefault="00377A08" w:rsidP="00377A08">
      <w:pPr>
        <w:pStyle w:val="Litteraturfrteckning"/>
        <w:rPr>
          <w:lang w:val="en-GB"/>
        </w:rPr>
      </w:pPr>
      <w:r w:rsidRPr="00377A08">
        <w:rPr>
          <w:lang w:val="en-GB"/>
        </w:rPr>
        <w:t xml:space="preserve">5. </w:t>
      </w:r>
      <w:r w:rsidRPr="00377A08">
        <w:rPr>
          <w:lang w:val="en-GB"/>
        </w:rPr>
        <w:tab/>
        <w:t xml:space="preserve">W. W. L. Cheung, </w:t>
      </w:r>
      <w:r w:rsidRPr="00377A08">
        <w:rPr>
          <w:i/>
          <w:iCs/>
          <w:lang w:val="en-GB"/>
        </w:rPr>
        <w:t>et al.</w:t>
      </w:r>
      <w:r w:rsidRPr="00377A08">
        <w:rPr>
          <w:lang w:val="en-GB"/>
        </w:rPr>
        <w:t xml:space="preserve">, Shrinking of fishes exacerbates impacts of global ocean changes on marine ecosystems. </w:t>
      </w:r>
      <w:r w:rsidRPr="00377A08">
        <w:rPr>
          <w:i/>
          <w:iCs/>
          <w:lang w:val="en-GB"/>
        </w:rPr>
        <w:t>Nature Climate Change</w:t>
      </w:r>
      <w:r w:rsidRPr="00377A08">
        <w:rPr>
          <w:lang w:val="en-GB"/>
        </w:rPr>
        <w:t xml:space="preserve"> </w:t>
      </w:r>
      <w:r w:rsidRPr="00377A08">
        <w:rPr>
          <w:b/>
          <w:bCs/>
          <w:lang w:val="en-GB"/>
        </w:rPr>
        <w:t>3</w:t>
      </w:r>
      <w:r w:rsidRPr="00377A08">
        <w:rPr>
          <w:lang w:val="en-GB"/>
        </w:rPr>
        <w:t>, 254–258 (2013).</w:t>
      </w:r>
    </w:p>
    <w:p w14:paraId="0767A03B" w14:textId="77777777" w:rsidR="00377A08" w:rsidRPr="00377A08" w:rsidRDefault="00377A08" w:rsidP="00377A08">
      <w:pPr>
        <w:pStyle w:val="Litteraturfrteckning"/>
        <w:rPr>
          <w:lang w:val="en-GB"/>
        </w:rPr>
      </w:pPr>
      <w:r w:rsidRPr="00377A08">
        <w:rPr>
          <w:lang w:val="en-GB"/>
        </w:rPr>
        <w:t xml:space="preserve">6. </w:t>
      </w:r>
      <w:r w:rsidRPr="00377A08">
        <w:rPr>
          <w:lang w:val="en-GB"/>
        </w:rPr>
        <w:tab/>
        <w:t xml:space="preserve">D. Atkinson, “Temperature and organism size—A biological law for ectotherms?” in </w:t>
      </w:r>
      <w:r w:rsidRPr="00377A08">
        <w:rPr>
          <w:i/>
          <w:iCs/>
          <w:lang w:val="en-GB"/>
        </w:rPr>
        <w:t>Advances in Ecological Research</w:t>
      </w:r>
      <w:r w:rsidRPr="00377A08">
        <w:rPr>
          <w:lang w:val="en-GB"/>
        </w:rPr>
        <w:t>, (Elsevier, 1994), pp. 1–58.</w:t>
      </w:r>
    </w:p>
    <w:p w14:paraId="2D7ABD0B" w14:textId="77777777" w:rsidR="00377A08" w:rsidRPr="00377A08" w:rsidRDefault="00377A08" w:rsidP="00377A08">
      <w:pPr>
        <w:pStyle w:val="Litteraturfrteckning"/>
        <w:rPr>
          <w:lang w:val="en-GB"/>
        </w:rPr>
      </w:pPr>
      <w:r w:rsidRPr="00377A08">
        <w:rPr>
          <w:lang w:val="en-GB"/>
        </w:rPr>
        <w:t xml:space="preserve">7. </w:t>
      </w:r>
      <w:r w:rsidRPr="00377A08">
        <w:rPr>
          <w:lang w:val="en-GB"/>
        </w:rPr>
        <w:tab/>
        <w:t xml:space="preserve">K. J. Fritschie, J. D. Olden, Disentangling the influences of mean body size and size structure on ecosystem functioning: an example of nutrient recycling by a non-native crayfish. </w:t>
      </w:r>
      <w:r w:rsidRPr="00377A08">
        <w:rPr>
          <w:i/>
          <w:iCs/>
          <w:lang w:val="en-GB"/>
        </w:rPr>
        <w:t>Ecology and Evolution</w:t>
      </w:r>
      <w:r w:rsidRPr="00377A08">
        <w:rPr>
          <w:lang w:val="en-GB"/>
        </w:rPr>
        <w:t xml:space="preserve"> </w:t>
      </w:r>
      <w:r w:rsidRPr="00377A08">
        <w:rPr>
          <w:b/>
          <w:bCs/>
          <w:lang w:val="en-GB"/>
        </w:rPr>
        <w:t>6</w:t>
      </w:r>
      <w:r w:rsidRPr="00377A08">
        <w:rPr>
          <w:lang w:val="en-GB"/>
        </w:rPr>
        <w:t>, 159–169 (2016).</w:t>
      </w:r>
    </w:p>
    <w:p w14:paraId="58B31F05" w14:textId="77777777" w:rsidR="00377A08" w:rsidRPr="00377A08" w:rsidRDefault="00377A08" w:rsidP="00377A08">
      <w:pPr>
        <w:pStyle w:val="Litteraturfrteckning"/>
        <w:rPr>
          <w:lang w:val="en-GB"/>
        </w:rPr>
      </w:pPr>
      <w:r w:rsidRPr="00377A08">
        <w:rPr>
          <w:lang w:val="en-GB"/>
        </w:rPr>
        <w:t xml:space="preserve">8. </w:t>
      </w:r>
      <w:r w:rsidRPr="00377A08">
        <w:rPr>
          <w:lang w:val="en-GB"/>
        </w:rPr>
        <w:tab/>
        <w:t xml:space="preserve">G. Yvon‐Durocher, J. M. Montoya, M. Trimmer, G. Woodward, Warming alters the size spectrum and shifts the distribution of biomass in freshwater ecosystems. </w:t>
      </w:r>
      <w:r w:rsidRPr="00377A08">
        <w:rPr>
          <w:i/>
          <w:iCs/>
          <w:lang w:val="en-GB"/>
        </w:rPr>
        <w:t>Global Change Biology</w:t>
      </w:r>
      <w:r w:rsidRPr="00377A08">
        <w:rPr>
          <w:lang w:val="en-GB"/>
        </w:rPr>
        <w:t xml:space="preserve"> </w:t>
      </w:r>
      <w:r w:rsidRPr="00377A08">
        <w:rPr>
          <w:b/>
          <w:bCs/>
          <w:lang w:val="en-GB"/>
        </w:rPr>
        <w:t>17</w:t>
      </w:r>
      <w:r w:rsidRPr="00377A08">
        <w:rPr>
          <w:lang w:val="en-GB"/>
        </w:rPr>
        <w:t>, 1681–1694 (2011).</w:t>
      </w:r>
    </w:p>
    <w:p w14:paraId="6AB9DC5A" w14:textId="77777777" w:rsidR="00377A08" w:rsidRPr="00377A08" w:rsidRDefault="00377A08" w:rsidP="00377A08">
      <w:pPr>
        <w:pStyle w:val="Litteraturfrteckning"/>
        <w:rPr>
          <w:lang w:val="en-GB"/>
        </w:rPr>
      </w:pPr>
      <w:r w:rsidRPr="00377A08">
        <w:rPr>
          <w:lang w:val="en-GB"/>
        </w:rPr>
        <w:lastRenderedPageBreak/>
        <w:t xml:space="preserve">9. </w:t>
      </w:r>
      <w:r w:rsidRPr="00377A08">
        <w:rPr>
          <w:lang w:val="en-GB"/>
        </w:rPr>
        <w:tab/>
        <w:t xml:space="preserve">K. H. Andersen, Size-based theory for fisheries advice. </w:t>
      </w:r>
      <w:r w:rsidRPr="00377A08">
        <w:rPr>
          <w:i/>
          <w:iCs/>
          <w:lang w:val="en-GB"/>
        </w:rPr>
        <w:t>ICES J Mar Sci</w:t>
      </w:r>
      <w:r w:rsidRPr="00377A08">
        <w:rPr>
          <w:lang w:val="en-GB"/>
        </w:rPr>
        <w:t xml:space="preserve"> </w:t>
      </w:r>
      <w:r w:rsidRPr="00377A08">
        <w:rPr>
          <w:b/>
          <w:bCs/>
          <w:lang w:val="en-GB"/>
        </w:rPr>
        <w:t>77</w:t>
      </w:r>
      <w:r w:rsidRPr="00377A08">
        <w:rPr>
          <w:lang w:val="en-GB"/>
        </w:rPr>
        <w:t>, 2445–2455 (2020).</w:t>
      </w:r>
    </w:p>
    <w:p w14:paraId="77476B38" w14:textId="77777777" w:rsidR="00377A08" w:rsidRPr="00377A08" w:rsidRDefault="00377A08" w:rsidP="00377A08">
      <w:pPr>
        <w:pStyle w:val="Litteraturfrteckning"/>
        <w:rPr>
          <w:lang w:val="en-GB"/>
        </w:rPr>
      </w:pPr>
      <w:r w:rsidRPr="00377A08">
        <w:rPr>
          <w:lang w:val="en-GB"/>
        </w:rPr>
        <w:t xml:space="preserve">10. </w:t>
      </w:r>
      <w:r w:rsidRPr="00377A08">
        <w:rPr>
          <w:lang w:val="en-GB"/>
        </w:rPr>
        <w:tab/>
        <w:t xml:space="preserve">J. L. Blanchard, R. F. Heneghan, J. D. Everett, R. Trebilco, A. J. Richardson, From bacteria to whales: Using functional size spectra to model marine ecosystems. </w:t>
      </w:r>
      <w:r w:rsidRPr="00377A08">
        <w:rPr>
          <w:i/>
          <w:iCs/>
          <w:lang w:val="en-GB"/>
        </w:rPr>
        <w:t>Trends in Ecology &amp; Evolution</w:t>
      </w:r>
      <w:r w:rsidRPr="00377A08">
        <w:rPr>
          <w:lang w:val="en-GB"/>
        </w:rPr>
        <w:t xml:space="preserve"> </w:t>
      </w:r>
      <w:r w:rsidRPr="00377A08">
        <w:rPr>
          <w:b/>
          <w:bCs/>
          <w:lang w:val="en-GB"/>
        </w:rPr>
        <w:t>32</w:t>
      </w:r>
      <w:r w:rsidRPr="00377A08">
        <w:rPr>
          <w:lang w:val="en-GB"/>
        </w:rPr>
        <w:t>, 174–186 (2017).</w:t>
      </w:r>
    </w:p>
    <w:p w14:paraId="09E92D39" w14:textId="77777777" w:rsidR="00377A08" w:rsidRPr="00377A08" w:rsidRDefault="00377A08" w:rsidP="00377A08">
      <w:pPr>
        <w:pStyle w:val="Litteraturfrteckning"/>
        <w:rPr>
          <w:lang w:val="en-GB"/>
        </w:rPr>
      </w:pPr>
      <w:r w:rsidRPr="00377A08">
        <w:rPr>
          <w:lang w:val="en-GB"/>
        </w:rPr>
        <w:t xml:space="preserve">11. </w:t>
      </w:r>
      <w:r w:rsidRPr="00377A08">
        <w:rPr>
          <w:lang w:val="en-GB"/>
        </w:rPr>
        <w:tab/>
        <w:t xml:space="preserve">J. H. Brown, J. F. Gillooly, A. P. Allen, V. M. Savage, G. B. West, Toward a metabolic theory of ecology. </w:t>
      </w:r>
      <w:r w:rsidRPr="00377A08">
        <w:rPr>
          <w:i/>
          <w:iCs/>
          <w:lang w:val="en-GB"/>
        </w:rPr>
        <w:t>Ecology</w:t>
      </w:r>
      <w:r w:rsidRPr="00377A08">
        <w:rPr>
          <w:lang w:val="en-GB"/>
        </w:rPr>
        <w:t xml:space="preserve"> </w:t>
      </w:r>
      <w:r w:rsidRPr="00377A08">
        <w:rPr>
          <w:b/>
          <w:bCs/>
          <w:lang w:val="en-GB"/>
        </w:rPr>
        <w:t>85</w:t>
      </w:r>
      <w:r w:rsidRPr="00377A08">
        <w:rPr>
          <w:lang w:val="en-GB"/>
        </w:rPr>
        <w:t>, 1771–1789 (2004).</w:t>
      </w:r>
    </w:p>
    <w:p w14:paraId="51788A25" w14:textId="77777777" w:rsidR="00377A08" w:rsidRPr="00377A08" w:rsidRDefault="00377A08" w:rsidP="00377A08">
      <w:pPr>
        <w:pStyle w:val="Litteraturfrteckning"/>
        <w:rPr>
          <w:lang w:val="en-GB"/>
        </w:rPr>
      </w:pPr>
      <w:r w:rsidRPr="00377A08">
        <w:rPr>
          <w:lang w:val="en-GB"/>
        </w:rPr>
        <w:t xml:space="preserve">12. </w:t>
      </w:r>
      <w:r w:rsidRPr="00377A08">
        <w:rPr>
          <w:lang w:val="en-GB"/>
        </w:rPr>
        <w:tab/>
        <w:t xml:space="preserve">D. Pauly, On the interrelationships between natural mortality, growth parameters, and mean environmental temperature in 175 fish stocks. </w:t>
      </w:r>
      <w:r w:rsidRPr="00377A08">
        <w:rPr>
          <w:i/>
          <w:iCs/>
          <w:lang w:val="en-GB"/>
        </w:rPr>
        <w:t>ICES Journal of Marine Science</w:t>
      </w:r>
      <w:r w:rsidRPr="00377A08">
        <w:rPr>
          <w:lang w:val="en-GB"/>
        </w:rPr>
        <w:t xml:space="preserve"> </w:t>
      </w:r>
      <w:r w:rsidRPr="00377A08">
        <w:rPr>
          <w:b/>
          <w:bCs/>
          <w:lang w:val="en-GB"/>
        </w:rPr>
        <w:t>39</w:t>
      </w:r>
      <w:r w:rsidRPr="00377A08">
        <w:rPr>
          <w:lang w:val="en-GB"/>
        </w:rPr>
        <w:t>, 175–192 (1980).</w:t>
      </w:r>
    </w:p>
    <w:p w14:paraId="18588E40" w14:textId="77777777" w:rsidR="00377A08" w:rsidRPr="00377A08" w:rsidRDefault="00377A08" w:rsidP="00377A08">
      <w:pPr>
        <w:pStyle w:val="Litteraturfrteckning"/>
        <w:rPr>
          <w:lang w:val="en-GB"/>
        </w:rPr>
      </w:pPr>
      <w:r w:rsidRPr="00377A08">
        <w:rPr>
          <w:lang w:val="en-GB"/>
        </w:rPr>
        <w:t xml:space="preserve">13. </w:t>
      </w:r>
      <w:r w:rsidRPr="00377A08">
        <w:rPr>
          <w:lang w:val="en-GB"/>
        </w:rPr>
        <w:tab/>
        <w:t xml:space="preserve">J. T. Thorson, S. B. Munch, J. M. Cope, J. Gao, Predicting life history parameters for all fishes worldwide. </w:t>
      </w:r>
      <w:r w:rsidRPr="00377A08">
        <w:rPr>
          <w:i/>
          <w:iCs/>
          <w:lang w:val="en-GB"/>
        </w:rPr>
        <w:t>Ecological Applications</w:t>
      </w:r>
      <w:r w:rsidRPr="00377A08">
        <w:rPr>
          <w:lang w:val="en-GB"/>
        </w:rPr>
        <w:t xml:space="preserve"> </w:t>
      </w:r>
      <w:r w:rsidRPr="00377A08">
        <w:rPr>
          <w:b/>
          <w:bCs/>
          <w:lang w:val="en-GB"/>
        </w:rPr>
        <w:t>27</w:t>
      </w:r>
      <w:r w:rsidRPr="00377A08">
        <w:rPr>
          <w:lang w:val="en-GB"/>
        </w:rPr>
        <w:t>, 2262–2276 (2017).</w:t>
      </w:r>
    </w:p>
    <w:p w14:paraId="1855FACE" w14:textId="77777777" w:rsidR="00377A08" w:rsidRPr="00377A08" w:rsidRDefault="00377A08" w:rsidP="00377A08">
      <w:pPr>
        <w:pStyle w:val="Litteraturfrteckning"/>
        <w:rPr>
          <w:lang w:val="en-GB"/>
        </w:rPr>
      </w:pPr>
      <w:r w:rsidRPr="00377A08">
        <w:rPr>
          <w:lang w:val="en-GB"/>
        </w:rPr>
        <w:t xml:space="preserve">14. </w:t>
      </w:r>
      <w:r w:rsidRPr="00377A08">
        <w:rPr>
          <w:lang w:val="en-GB"/>
        </w:rPr>
        <w:tab/>
        <w:t xml:space="preserve">E. Ursin, A Mathematical Model of Some Aspects of Fish Growth, Respiration, and Mortality. </w:t>
      </w:r>
      <w:r w:rsidRPr="00377A08">
        <w:rPr>
          <w:i/>
          <w:iCs/>
          <w:lang w:val="en-GB"/>
        </w:rPr>
        <w:t>Journal of the Fisheries Research Board of Canada</w:t>
      </w:r>
      <w:r w:rsidRPr="00377A08">
        <w:rPr>
          <w:lang w:val="en-GB"/>
        </w:rPr>
        <w:t xml:space="preserve"> </w:t>
      </w:r>
      <w:r w:rsidRPr="00377A08">
        <w:rPr>
          <w:b/>
          <w:bCs/>
          <w:lang w:val="en-GB"/>
        </w:rPr>
        <w:t>24</w:t>
      </w:r>
      <w:r w:rsidRPr="00377A08">
        <w:rPr>
          <w:lang w:val="en-GB"/>
        </w:rPr>
        <w:t>, 2355–2453 (1967).</w:t>
      </w:r>
    </w:p>
    <w:p w14:paraId="3583643D" w14:textId="77777777" w:rsidR="00377A08" w:rsidRPr="00377A08" w:rsidRDefault="00377A08" w:rsidP="00377A08">
      <w:pPr>
        <w:pStyle w:val="Litteraturfrteckning"/>
        <w:rPr>
          <w:lang w:val="en-GB"/>
        </w:rPr>
      </w:pPr>
      <w:r w:rsidRPr="00377A08">
        <w:rPr>
          <w:lang w:val="en-GB"/>
        </w:rPr>
        <w:t xml:space="preserve">15. </w:t>
      </w:r>
      <w:r w:rsidRPr="00377A08">
        <w:rPr>
          <w:lang w:val="en-GB"/>
        </w:rPr>
        <w:tab/>
        <w:t xml:space="preserve">J. R. Bernhardt, J. M. Sunday, P. L. Thompson, M. I. O’Connor, Nonlinear averaging of thermal experience predicts population growth rates in a thermally variable environment. </w:t>
      </w:r>
      <w:r w:rsidRPr="00377A08">
        <w:rPr>
          <w:i/>
          <w:iCs/>
          <w:lang w:val="en-GB"/>
        </w:rPr>
        <w:t>Proceedings of the Royal Society B: Biological Sciences</w:t>
      </w:r>
      <w:r w:rsidRPr="00377A08">
        <w:rPr>
          <w:lang w:val="en-GB"/>
        </w:rPr>
        <w:t xml:space="preserve"> </w:t>
      </w:r>
      <w:r w:rsidRPr="00377A08">
        <w:rPr>
          <w:b/>
          <w:bCs/>
          <w:lang w:val="en-GB"/>
        </w:rPr>
        <w:t>285</w:t>
      </w:r>
      <w:r w:rsidRPr="00377A08">
        <w:rPr>
          <w:lang w:val="en-GB"/>
        </w:rPr>
        <w:t>, 20181076 (2018).</w:t>
      </w:r>
    </w:p>
    <w:p w14:paraId="0CA942DE" w14:textId="77777777" w:rsidR="00377A08" w:rsidRPr="00377A08" w:rsidRDefault="00377A08" w:rsidP="00377A08">
      <w:pPr>
        <w:pStyle w:val="Litteraturfrteckning"/>
        <w:rPr>
          <w:lang w:val="en-GB"/>
        </w:rPr>
      </w:pPr>
      <w:r w:rsidRPr="00377A08">
        <w:rPr>
          <w:lang w:val="en-GB"/>
        </w:rPr>
        <w:t xml:space="preserve">16. </w:t>
      </w:r>
      <w:r w:rsidRPr="00377A08">
        <w:rPr>
          <w:lang w:val="en-GB"/>
        </w:rPr>
        <w:tab/>
        <w:t xml:space="preserve">A. M. Edwards, J. P. W. Robinson, M. J. Plank, J. K. Baum, J. L. Blanchard, Testing and recommending methods for fitting size spectra to data. </w:t>
      </w:r>
      <w:r w:rsidRPr="00377A08">
        <w:rPr>
          <w:i/>
          <w:iCs/>
          <w:lang w:val="en-GB"/>
        </w:rPr>
        <w:t>Methods in Ecology and Evolution</w:t>
      </w:r>
      <w:r w:rsidRPr="00377A08">
        <w:rPr>
          <w:lang w:val="en-GB"/>
        </w:rPr>
        <w:t xml:space="preserve"> </w:t>
      </w:r>
      <w:r w:rsidRPr="00377A08">
        <w:rPr>
          <w:b/>
          <w:bCs/>
          <w:lang w:val="en-GB"/>
        </w:rPr>
        <w:t>8</w:t>
      </w:r>
      <w:r w:rsidRPr="00377A08">
        <w:rPr>
          <w:lang w:val="en-GB"/>
        </w:rPr>
        <w:t>, 57–67 (2017).</w:t>
      </w:r>
    </w:p>
    <w:p w14:paraId="5476F5CB" w14:textId="77777777" w:rsidR="00377A08" w:rsidRPr="00377A08" w:rsidRDefault="00377A08" w:rsidP="00377A08">
      <w:pPr>
        <w:pStyle w:val="Litteraturfrteckning"/>
        <w:rPr>
          <w:lang w:val="en-GB"/>
        </w:rPr>
      </w:pPr>
      <w:r w:rsidRPr="00377A08">
        <w:rPr>
          <w:lang w:val="en-GB"/>
        </w:rPr>
        <w:t xml:space="preserve">17. </w:t>
      </w:r>
      <w:r w:rsidRPr="00377A08">
        <w:rPr>
          <w:lang w:val="en-GB"/>
        </w:rPr>
        <w:tab/>
        <w:t xml:space="preserve">R. W. Sheldon, W. H. Sutcliffe, A. Prakash, The Production of Particles in the Surface Waters of the Ocean with Particular Reference to the Sargasso Sea1. </w:t>
      </w:r>
      <w:r w:rsidRPr="00377A08">
        <w:rPr>
          <w:i/>
          <w:iCs/>
          <w:lang w:val="en-GB"/>
        </w:rPr>
        <w:t>Limnology and Oceanography</w:t>
      </w:r>
      <w:r w:rsidRPr="00377A08">
        <w:rPr>
          <w:lang w:val="en-GB"/>
        </w:rPr>
        <w:t xml:space="preserve"> </w:t>
      </w:r>
      <w:r w:rsidRPr="00377A08">
        <w:rPr>
          <w:b/>
          <w:bCs/>
          <w:lang w:val="en-GB"/>
        </w:rPr>
        <w:t>18</w:t>
      </w:r>
      <w:r w:rsidRPr="00377A08">
        <w:rPr>
          <w:lang w:val="en-GB"/>
        </w:rPr>
        <w:t>, 719–733 (1973).</w:t>
      </w:r>
    </w:p>
    <w:p w14:paraId="72C060F5" w14:textId="77777777" w:rsidR="00377A08" w:rsidRPr="00377A08" w:rsidRDefault="00377A08" w:rsidP="00377A08">
      <w:pPr>
        <w:pStyle w:val="Litteraturfrteckning"/>
        <w:rPr>
          <w:lang w:val="en-GB"/>
        </w:rPr>
      </w:pPr>
      <w:r w:rsidRPr="00377A08">
        <w:rPr>
          <w:lang w:val="en-GB"/>
        </w:rPr>
        <w:t xml:space="preserve">18. </w:t>
      </w:r>
      <w:r w:rsidRPr="00377A08">
        <w:rPr>
          <w:lang w:val="en-GB"/>
        </w:rPr>
        <w:tab/>
        <w:t xml:space="preserve">E. P. White, S. K. M. Ernest, A. J. Kerkhoff, B. J. Enquist, Relationships between body size and abundance in ecology. </w:t>
      </w:r>
      <w:r w:rsidRPr="00377A08">
        <w:rPr>
          <w:i/>
          <w:iCs/>
          <w:lang w:val="en-GB"/>
        </w:rPr>
        <w:t>Trends in Ecology &amp; Evolution</w:t>
      </w:r>
      <w:r w:rsidRPr="00377A08">
        <w:rPr>
          <w:lang w:val="en-GB"/>
        </w:rPr>
        <w:t xml:space="preserve"> </w:t>
      </w:r>
      <w:r w:rsidRPr="00377A08">
        <w:rPr>
          <w:b/>
          <w:bCs/>
          <w:lang w:val="en-GB"/>
        </w:rPr>
        <w:t>22</w:t>
      </w:r>
      <w:r w:rsidRPr="00377A08">
        <w:rPr>
          <w:lang w:val="en-GB"/>
        </w:rPr>
        <w:t>, 323–330 (2007).</w:t>
      </w:r>
    </w:p>
    <w:p w14:paraId="59548CA4" w14:textId="77777777" w:rsidR="00377A08" w:rsidRPr="00377A08" w:rsidRDefault="00377A08" w:rsidP="00377A08">
      <w:pPr>
        <w:pStyle w:val="Litteraturfrteckning"/>
        <w:rPr>
          <w:lang w:val="en-GB"/>
        </w:rPr>
      </w:pPr>
      <w:r w:rsidRPr="00377A08">
        <w:rPr>
          <w:lang w:val="en-GB"/>
        </w:rPr>
        <w:t xml:space="preserve">19. </w:t>
      </w:r>
      <w:r w:rsidRPr="00377A08">
        <w:rPr>
          <w:lang w:val="en-GB"/>
        </w:rPr>
        <w:tab/>
        <w:t xml:space="preserve">R. F. Heneghan, I. A. Hatton, E. D. Galbraith, Climate change impacts on marine ecosystems through the lens of the size spectrum. </w:t>
      </w:r>
      <w:r w:rsidRPr="00377A08">
        <w:rPr>
          <w:i/>
          <w:iCs/>
          <w:lang w:val="en-GB"/>
        </w:rPr>
        <w:t>Emerging Topics in Life Sciences</w:t>
      </w:r>
      <w:r w:rsidRPr="00377A08">
        <w:rPr>
          <w:lang w:val="en-GB"/>
        </w:rPr>
        <w:t xml:space="preserve"> </w:t>
      </w:r>
      <w:r w:rsidRPr="00377A08">
        <w:rPr>
          <w:b/>
          <w:bCs/>
          <w:lang w:val="en-GB"/>
        </w:rPr>
        <w:t>3</w:t>
      </w:r>
      <w:r w:rsidRPr="00377A08">
        <w:rPr>
          <w:lang w:val="en-GB"/>
        </w:rPr>
        <w:t>, 233–243 (2019).</w:t>
      </w:r>
    </w:p>
    <w:p w14:paraId="1BA45050" w14:textId="77777777" w:rsidR="00377A08" w:rsidRPr="00377A08" w:rsidRDefault="00377A08" w:rsidP="00377A08">
      <w:pPr>
        <w:pStyle w:val="Litteraturfrteckning"/>
        <w:rPr>
          <w:lang w:val="en-GB"/>
        </w:rPr>
      </w:pPr>
      <w:r w:rsidRPr="00377A08">
        <w:rPr>
          <w:lang w:val="en-GB"/>
        </w:rPr>
        <w:t xml:space="preserve">20. </w:t>
      </w:r>
      <w:r w:rsidRPr="00377A08">
        <w:rPr>
          <w:lang w:val="en-GB"/>
        </w:rPr>
        <w:tab/>
        <w:t xml:space="preserve">K. H. Andersen, </w:t>
      </w:r>
      <w:r w:rsidRPr="00377A08">
        <w:rPr>
          <w:i/>
          <w:iCs/>
          <w:lang w:val="en-GB"/>
        </w:rPr>
        <w:t>Fish Ecology, Evolution, and Exploitation: A New Theoretical Synthesis</w:t>
      </w:r>
      <w:r w:rsidRPr="00377A08">
        <w:rPr>
          <w:lang w:val="en-GB"/>
        </w:rPr>
        <w:t xml:space="preserve"> (Princeton University Press, 2019).</w:t>
      </w:r>
    </w:p>
    <w:p w14:paraId="09A9D3A6" w14:textId="77777777" w:rsidR="00377A08" w:rsidRPr="00377A08" w:rsidRDefault="00377A08" w:rsidP="00377A08">
      <w:pPr>
        <w:pStyle w:val="Litteraturfrteckning"/>
        <w:rPr>
          <w:lang w:val="en-GB"/>
        </w:rPr>
      </w:pPr>
      <w:r w:rsidRPr="00377A08">
        <w:rPr>
          <w:lang w:val="en-GB"/>
        </w:rPr>
        <w:t xml:space="preserve">21. </w:t>
      </w:r>
      <w:r w:rsidRPr="00377A08">
        <w:rPr>
          <w:lang w:val="en-GB"/>
        </w:rPr>
        <w:tab/>
        <w:t xml:space="preserve">J. L. Blanchard, </w:t>
      </w:r>
      <w:r w:rsidRPr="00377A08">
        <w:rPr>
          <w:i/>
          <w:iCs/>
          <w:lang w:val="en-GB"/>
        </w:rPr>
        <w:t>et al.</w:t>
      </w:r>
      <w:r w:rsidRPr="00377A08">
        <w:rPr>
          <w:lang w:val="en-GB"/>
        </w:rPr>
        <w:t xml:space="preserve">, Do climate and fishing influence size-based indicators of Celtic Sea fish community structure? </w:t>
      </w:r>
      <w:r w:rsidRPr="00377A08">
        <w:rPr>
          <w:i/>
          <w:iCs/>
          <w:lang w:val="en-GB"/>
        </w:rPr>
        <w:t>ICES Journal of Marine Science</w:t>
      </w:r>
      <w:r w:rsidRPr="00377A08">
        <w:rPr>
          <w:lang w:val="en-GB"/>
        </w:rPr>
        <w:t xml:space="preserve"> </w:t>
      </w:r>
      <w:r w:rsidRPr="00377A08">
        <w:rPr>
          <w:b/>
          <w:bCs/>
          <w:lang w:val="en-GB"/>
        </w:rPr>
        <w:t>62</w:t>
      </w:r>
      <w:r w:rsidRPr="00377A08">
        <w:rPr>
          <w:lang w:val="en-GB"/>
        </w:rPr>
        <w:t>, 405–411 (2005).</w:t>
      </w:r>
    </w:p>
    <w:p w14:paraId="53293ED3" w14:textId="77777777" w:rsidR="00377A08" w:rsidRPr="00377A08" w:rsidRDefault="00377A08" w:rsidP="00377A08">
      <w:pPr>
        <w:pStyle w:val="Litteraturfrteckning"/>
        <w:rPr>
          <w:lang w:val="en-GB"/>
        </w:rPr>
      </w:pPr>
      <w:r w:rsidRPr="00377A08">
        <w:rPr>
          <w:lang w:val="en-GB"/>
        </w:rPr>
        <w:t xml:space="preserve">22. </w:t>
      </w:r>
      <w:r w:rsidRPr="00377A08">
        <w:rPr>
          <w:lang w:val="en-GB"/>
        </w:rPr>
        <w:tab/>
        <w:t xml:space="preserve">L. A. K. Barnett, T. A. Branch, R. A. Ranasinghe, T. E. Essington, Old-Growth Fishes Become Scarce under Fishing. </w:t>
      </w:r>
      <w:r w:rsidRPr="00377A08">
        <w:rPr>
          <w:i/>
          <w:iCs/>
          <w:lang w:val="en-GB"/>
        </w:rPr>
        <w:t>Current Biology</w:t>
      </w:r>
      <w:r w:rsidRPr="00377A08">
        <w:rPr>
          <w:lang w:val="en-GB"/>
        </w:rPr>
        <w:t xml:space="preserve"> </w:t>
      </w:r>
      <w:r w:rsidRPr="00377A08">
        <w:rPr>
          <w:b/>
          <w:bCs/>
          <w:lang w:val="en-GB"/>
        </w:rPr>
        <w:t>27</w:t>
      </w:r>
      <w:r w:rsidRPr="00377A08">
        <w:rPr>
          <w:lang w:val="en-GB"/>
        </w:rPr>
        <w:t>, 2843-2848.e2 (2017).</w:t>
      </w:r>
    </w:p>
    <w:p w14:paraId="705C1558" w14:textId="77777777" w:rsidR="00377A08" w:rsidRPr="00377A08" w:rsidRDefault="00377A08" w:rsidP="00377A08">
      <w:pPr>
        <w:pStyle w:val="Litteraturfrteckning"/>
        <w:rPr>
          <w:lang w:val="en-GB"/>
        </w:rPr>
      </w:pPr>
      <w:r w:rsidRPr="00377A08">
        <w:rPr>
          <w:lang w:val="en-GB"/>
        </w:rPr>
        <w:t xml:space="preserve">23. </w:t>
      </w:r>
      <w:r w:rsidRPr="00377A08">
        <w:rPr>
          <w:lang w:val="en-GB"/>
        </w:rPr>
        <w:tab/>
        <w:t xml:space="preserve">M. Daufresne, K. Lengfellner, U. Sommer, Global warming benefits the small in aquatic ecosystems. </w:t>
      </w:r>
      <w:r w:rsidRPr="00377A08">
        <w:rPr>
          <w:i/>
          <w:iCs/>
          <w:lang w:val="en-GB"/>
        </w:rPr>
        <w:t>Proceedings of the National Academy of Sciences, USA</w:t>
      </w:r>
      <w:r w:rsidRPr="00377A08">
        <w:rPr>
          <w:lang w:val="en-GB"/>
        </w:rPr>
        <w:t xml:space="preserve"> </w:t>
      </w:r>
      <w:r w:rsidRPr="00377A08">
        <w:rPr>
          <w:b/>
          <w:bCs/>
          <w:lang w:val="en-GB"/>
        </w:rPr>
        <w:t>106</w:t>
      </w:r>
      <w:r w:rsidRPr="00377A08">
        <w:rPr>
          <w:lang w:val="en-GB"/>
        </w:rPr>
        <w:t>, 12788–12793 (2009).</w:t>
      </w:r>
    </w:p>
    <w:p w14:paraId="17ABB201" w14:textId="77777777" w:rsidR="00377A08" w:rsidRPr="00377A08" w:rsidRDefault="00377A08" w:rsidP="00377A08">
      <w:pPr>
        <w:pStyle w:val="Litteraturfrteckning"/>
        <w:rPr>
          <w:lang w:val="en-GB"/>
        </w:rPr>
      </w:pPr>
      <w:r w:rsidRPr="00377A08">
        <w:rPr>
          <w:lang w:val="en-GB"/>
        </w:rPr>
        <w:lastRenderedPageBreak/>
        <w:t xml:space="preserve">24. </w:t>
      </w:r>
      <w:r w:rsidRPr="00377A08">
        <w:rPr>
          <w:lang w:val="en-GB"/>
        </w:rPr>
        <w:tab/>
        <w:t xml:space="preserve">M. Lindmark, J. Ohlberger, A. Gårdmark, Optimum growth temperature declines with body size within fish species. </w:t>
      </w:r>
      <w:r w:rsidRPr="00377A08">
        <w:rPr>
          <w:i/>
          <w:iCs/>
          <w:lang w:val="en-GB"/>
        </w:rPr>
        <w:t>Global Change Biology</w:t>
      </w:r>
      <w:r w:rsidRPr="00377A08">
        <w:rPr>
          <w:lang w:val="en-GB"/>
        </w:rPr>
        <w:t xml:space="preserve"> </w:t>
      </w:r>
      <w:r w:rsidRPr="00377A08">
        <w:rPr>
          <w:b/>
          <w:bCs/>
          <w:lang w:val="en-GB"/>
        </w:rPr>
        <w:t>28</w:t>
      </w:r>
      <w:r w:rsidRPr="00377A08">
        <w:rPr>
          <w:lang w:val="en-GB"/>
        </w:rPr>
        <w:t>, 2259–2271 (2022).</w:t>
      </w:r>
    </w:p>
    <w:p w14:paraId="30D88C88" w14:textId="77777777" w:rsidR="00377A08" w:rsidRPr="00377A08" w:rsidRDefault="00377A08" w:rsidP="00377A08">
      <w:pPr>
        <w:pStyle w:val="Litteraturfrteckning"/>
        <w:rPr>
          <w:lang w:val="en-GB"/>
        </w:rPr>
      </w:pPr>
      <w:r w:rsidRPr="00377A08">
        <w:rPr>
          <w:lang w:val="en-GB"/>
        </w:rPr>
        <w:t xml:space="preserve">25. </w:t>
      </w:r>
      <w:r w:rsidRPr="00377A08">
        <w:rPr>
          <w:lang w:val="en-GB"/>
        </w:rPr>
        <w:tab/>
        <w:t xml:space="preserve">J. Ohlberger, Climate warming and ectotherm body size – from individual physiology to community ecology. </w:t>
      </w:r>
      <w:r w:rsidRPr="00377A08">
        <w:rPr>
          <w:i/>
          <w:iCs/>
          <w:lang w:val="en-GB"/>
        </w:rPr>
        <w:t>Functional Ecology</w:t>
      </w:r>
      <w:r w:rsidRPr="00377A08">
        <w:rPr>
          <w:lang w:val="en-GB"/>
        </w:rPr>
        <w:t xml:space="preserve"> </w:t>
      </w:r>
      <w:r w:rsidRPr="00377A08">
        <w:rPr>
          <w:b/>
          <w:bCs/>
          <w:lang w:val="en-GB"/>
        </w:rPr>
        <w:t>27</w:t>
      </w:r>
      <w:r w:rsidRPr="00377A08">
        <w:rPr>
          <w:lang w:val="en-GB"/>
        </w:rPr>
        <w:t>, 991–1001 (2013).</w:t>
      </w:r>
    </w:p>
    <w:p w14:paraId="7E9411C6" w14:textId="77777777" w:rsidR="00377A08" w:rsidRPr="00377A08" w:rsidRDefault="00377A08" w:rsidP="00377A08">
      <w:pPr>
        <w:pStyle w:val="Litteraturfrteckning"/>
        <w:rPr>
          <w:lang w:val="en-GB"/>
        </w:rPr>
      </w:pPr>
      <w:r w:rsidRPr="00377A08">
        <w:rPr>
          <w:lang w:val="en-GB"/>
        </w:rPr>
        <w:t xml:space="preserve">26. </w:t>
      </w:r>
      <w:r w:rsidRPr="00377A08">
        <w:rPr>
          <w:lang w:val="en-GB"/>
        </w:rPr>
        <w:tab/>
        <w:t xml:space="preserve">H. F. Wootton, J. R. Morrongiello, T. Schmitt, A. Audzijonyte, Smaller adult fish size in warmer water is not explained by elevated metabolism. </w:t>
      </w:r>
      <w:r w:rsidRPr="00377A08">
        <w:rPr>
          <w:i/>
          <w:iCs/>
          <w:lang w:val="en-GB"/>
        </w:rPr>
        <w:t>Ecology Letters</w:t>
      </w:r>
      <w:r w:rsidRPr="00377A08">
        <w:rPr>
          <w:lang w:val="en-GB"/>
        </w:rPr>
        <w:t xml:space="preserve"> </w:t>
      </w:r>
      <w:r w:rsidRPr="00377A08">
        <w:rPr>
          <w:b/>
          <w:bCs/>
          <w:lang w:val="en-GB"/>
        </w:rPr>
        <w:t>n/a</w:t>
      </w:r>
      <w:r w:rsidRPr="00377A08">
        <w:rPr>
          <w:lang w:val="en-GB"/>
        </w:rPr>
        <w:t>.</w:t>
      </w:r>
    </w:p>
    <w:p w14:paraId="117AC701" w14:textId="77777777" w:rsidR="00377A08" w:rsidRPr="00377A08" w:rsidRDefault="00377A08" w:rsidP="00377A08">
      <w:pPr>
        <w:pStyle w:val="Litteraturfrteckning"/>
        <w:rPr>
          <w:lang w:val="en-GB"/>
        </w:rPr>
      </w:pPr>
      <w:r w:rsidRPr="00377A08">
        <w:rPr>
          <w:lang w:val="en-GB"/>
        </w:rPr>
        <w:t xml:space="preserve">27. </w:t>
      </w:r>
      <w:r w:rsidRPr="00377A08">
        <w:rPr>
          <w:lang w:val="en-GB"/>
        </w:rPr>
        <w:tab/>
        <w:t xml:space="preserve">R. E. Thresher, J. A. Koslow, A. K. Morison, D. C. Smith, Depth-mediated reversal of the effects of climate change on long-term growth rates of exploited marine fish. </w:t>
      </w:r>
      <w:r w:rsidRPr="00377A08">
        <w:rPr>
          <w:i/>
          <w:iCs/>
          <w:lang w:val="en-GB"/>
        </w:rPr>
        <w:t>Proceedings of the National Academy of Sciences, USA</w:t>
      </w:r>
      <w:r w:rsidRPr="00377A08">
        <w:rPr>
          <w:lang w:val="en-GB"/>
        </w:rPr>
        <w:t xml:space="preserve"> </w:t>
      </w:r>
      <w:r w:rsidRPr="00377A08">
        <w:rPr>
          <w:b/>
          <w:bCs/>
          <w:lang w:val="en-GB"/>
        </w:rPr>
        <w:t>104</w:t>
      </w:r>
      <w:r w:rsidRPr="00377A08">
        <w:rPr>
          <w:lang w:val="en-GB"/>
        </w:rPr>
        <w:t>, 7461–7465 (2007).</w:t>
      </w:r>
    </w:p>
    <w:p w14:paraId="2E311E66" w14:textId="77777777" w:rsidR="00377A08" w:rsidRPr="00377A08" w:rsidRDefault="00377A08" w:rsidP="00377A08">
      <w:pPr>
        <w:pStyle w:val="Litteraturfrteckning"/>
        <w:rPr>
          <w:lang w:val="en-GB"/>
        </w:rPr>
      </w:pPr>
      <w:r w:rsidRPr="00377A08">
        <w:rPr>
          <w:lang w:val="en-GB"/>
        </w:rPr>
        <w:t xml:space="preserve">28. </w:t>
      </w:r>
      <w:r w:rsidRPr="00377A08">
        <w:rPr>
          <w:lang w:val="en-GB"/>
        </w:rPr>
        <w:tab/>
        <w:t xml:space="preserve">A. Rindorf, H. Jensen, C. Schrum, Growth, temperature, and density relationships of North Sea cod (Gadus morhua). </w:t>
      </w:r>
      <w:r w:rsidRPr="00377A08">
        <w:rPr>
          <w:i/>
          <w:iCs/>
          <w:lang w:val="en-GB"/>
        </w:rPr>
        <w:t>Canadian Journal of Fisheries and Aquatic Sciences</w:t>
      </w:r>
      <w:r w:rsidRPr="00377A08">
        <w:rPr>
          <w:lang w:val="en-GB"/>
        </w:rPr>
        <w:t xml:space="preserve"> </w:t>
      </w:r>
      <w:r w:rsidRPr="00377A08">
        <w:rPr>
          <w:b/>
          <w:bCs/>
          <w:lang w:val="en-GB"/>
        </w:rPr>
        <w:t>65</w:t>
      </w:r>
      <w:r w:rsidRPr="00377A08">
        <w:rPr>
          <w:lang w:val="en-GB"/>
        </w:rPr>
        <w:t>, 456–470 (2008).</w:t>
      </w:r>
    </w:p>
    <w:p w14:paraId="2D67E8E7" w14:textId="77777777" w:rsidR="00377A08" w:rsidRPr="00377A08" w:rsidRDefault="00377A08" w:rsidP="00377A08">
      <w:pPr>
        <w:pStyle w:val="Litteraturfrteckning"/>
        <w:rPr>
          <w:lang w:val="en-GB"/>
        </w:rPr>
      </w:pPr>
      <w:r w:rsidRPr="00377A08">
        <w:rPr>
          <w:lang w:val="en-GB"/>
        </w:rPr>
        <w:t xml:space="preserve">29. </w:t>
      </w:r>
      <w:r w:rsidRPr="00377A08">
        <w:rPr>
          <w:lang w:val="en-GB"/>
        </w:rPr>
        <w:tab/>
        <w:t xml:space="preserve">M. Huss, M. Lindmark, P. Jacobson, R. M. van Dorst, A. Gårdmark, Experimental evidence of gradual size‐dependent shifts in body size and growth of fish in response to warming. </w:t>
      </w:r>
      <w:r w:rsidRPr="00377A08">
        <w:rPr>
          <w:i/>
          <w:iCs/>
          <w:lang w:val="en-GB"/>
        </w:rPr>
        <w:t>Glob Change Biol</w:t>
      </w:r>
      <w:r w:rsidRPr="00377A08">
        <w:rPr>
          <w:lang w:val="en-GB"/>
        </w:rPr>
        <w:t xml:space="preserve"> </w:t>
      </w:r>
      <w:r w:rsidRPr="00377A08">
        <w:rPr>
          <w:b/>
          <w:bCs/>
          <w:lang w:val="en-GB"/>
        </w:rPr>
        <w:t>25</w:t>
      </w:r>
      <w:r w:rsidRPr="00377A08">
        <w:rPr>
          <w:lang w:val="en-GB"/>
        </w:rPr>
        <w:t>, 2285–2295 (2019).</w:t>
      </w:r>
    </w:p>
    <w:p w14:paraId="065EA217" w14:textId="77777777" w:rsidR="00377A08" w:rsidRPr="00377A08" w:rsidRDefault="00377A08" w:rsidP="00377A08">
      <w:pPr>
        <w:pStyle w:val="Litteraturfrteckning"/>
        <w:rPr>
          <w:lang w:val="en-GB"/>
        </w:rPr>
      </w:pPr>
      <w:r w:rsidRPr="00377A08">
        <w:rPr>
          <w:lang w:val="en-GB"/>
        </w:rPr>
        <w:t xml:space="preserve">30. </w:t>
      </w:r>
      <w:r w:rsidRPr="00377A08">
        <w:rPr>
          <w:lang w:val="en-GB"/>
        </w:rPr>
        <w:tab/>
        <w:t xml:space="preserve">A. R. Baudron, C. L. Needle, A. D. Rijnsdorp, C. T. Marshall, Warming temperatures and smaller body sizes: synchronous changes in growth of North Sea fishes. </w:t>
      </w:r>
      <w:r w:rsidRPr="00377A08">
        <w:rPr>
          <w:i/>
          <w:iCs/>
          <w:lang w:val="en-GB"/>
        </w:rPr>
        <w:t>Global Change Biology</w:t>
      </w:r>
      <w:r w:rsidRPr="00377A08">
        <w:rPr>
          <w:lang w:val="en-GB"/>
        </w:rPr>
        <w:t xml:space="preserve"> </w:t>
      </w:r>
      <w:r w:rsidRPr="00377A08">
        <w:rPr>
          <w:b/>
          <w:bCs/>
          <w:lang w:val="en-GB"/>
        </w:rPr>
        <w:t>20</w:t>
      </w:r>
      <w:r w:rsidRPr="00377A08">
        <w:rPr>
          <w:lang w:val="en-GB"/>
        </w:rPr>
        <w:t>, 1023–1031 (2014).</w:t>
      </w:r>
    </w:p>
    <w:p w14:paraId="777CFA5C" w14:textId="77777777" w:rsidR="00377A08" w:rsidRPr="00377A08" w:rsidRDefault="00377A08" w:rsidP="00377A08">
      <w:pPr>
        <w:pStyle w:val="Litteraturfrteckning"/>
        <w:rPr>
          <w:lang w:val="en-GB"/>
        </w:rPr>
      </w:pPr>
      <w:r w:rsidRPr="00377A08">
        <w:rPr>
          <w:lang w:val="en-GB"/>
        </w:rPr>
        <w:t xml:space="preserve">31. </w:t>
      </w:r>
      <w:r w:rsidRPr="00377A08">
        <w:rPr>
          <w:lang w:val="en-GB"/>
        </w:rPr>
        <w:tab/>
        <w:t xml:space="preserve">D. R. Barneche, M. Jahn, F. Seebacher, Warming increases the cost of growth in a model vertebrate. </w:t>
      </w:r>
      <w:r w:rsidRPr="00377A08">
        <w:rPr>
          <w:i/>
          <w:iCs/>
          <w:lang w:val="en-GB"/>
        </w:rPr>
        <w:t>Functional Ecology</w:t>
      </w:r>
      <w:r w:rsidRPr="00377A08">
        <w:rPr>
          <w:lang w:val="en-GB"/>
        </w:rPr>
        <w:t xml:space="preserve"> </w:t>
      </w:r>
      <w:r w:rsidRPr="00377A08">
        <w:rPr>
          <w:b/>
          <w:bCs/>
          <w:lang w:val="en-GB"/>
        </w:rPr>
        <w:t>33</w:t>
      </w:r>
      <w:r w:rsidRPr="00377A08">
        <w:rPr>
          <w:lang w:val="en-GB"/>
        </w:rPr>
        <w:t>, 1256–1266 (2019).</w:t>
      </w:r>
    </w:p>
    <w:p w14:paraId="109D897F" w14:textId="77777777" w:rsidR="00377A08" w:rsidRPr="00377A08" w:rsidRDefault="00377A08" w:rsidP="00377A08">
      <w:pPr>
        <w:pStyle w:val="Litteraturfrteckning"/>
        <w:rPr>
          <w:lang w:val="en-GB"/>
        </w:rPr>
      </w:pPr>
      <w:r w:rsidRPr="00377A08">
        <w:rPr>
          <w:lang w:val="en-GB"/>
        </w:rPr>
        <w:t xml:space="preserve">32. </w:t>
      </w:r>
      <w:r w:rsidRPr="00377A08">
        <w:rPr>
          <w:lang w:val="en-GB"/>
        </w:rPr>
        <w:tab/>
        <w:t xml:space="preserve">A. Audzijonyte, </w:t>
      </w:r>
      <w:r w:rsidRPr="00377A08">
        <w:rPr>
          <w:i/>
          <w:iCs/>
          <w:lang w:val="en-GB"/>
        </w:rPr>
        <w:t>et al.</w:t>
      </w:r>
      <w:r w:rsidRPr="00377A08">
        <w:rPr>
          <w:lang w:val="en-GB"/>
        </w:rPr>
        <w:t xml:space="preserve">, Trends and management implications of human-influenced life-history changes in marine ectotherms. </w:t>
      </w:r>
      <w:r w:rsidRPr="00377A08">
        <w:rPr>
          <w:i/>
          <w:iCs/>
          <w:lang w:val="en-GB"/>
        </w:rPr>
        <w:t>Fish and Fisheries</w:t>
      </w:r>
      <w:r w:rsidRPr="00377A08">
        <w:rPr>
          <w:lang w:val="en-GB"/>
        </w:rPr>
        <w:t xml:space="preserve"> </w:t>
      </w:r>
      <w:r w:rsidRPr="00377A08">
        <w:rPr>
          <w:b/>
          <w:bCs/>
          <w:lang w:val="en-GB"/>
        </w:rPr>
        <w:t>17</w:t>
      </w:r>
      <w:r w:rsidRPr="00377A08">
        <w:rPr>
          <w:lang w:val="en-GB"/>
        </w:rPr>
        <w:t>, 1005–1028 (2016).</w:t>
      </w:r>
    </w:p>
    <w:p w14:paraId="06B07A2C" w14:textId="77777777" w:rsidR="00377A08" w:rsidRPr="00377A08" w:rsidRDefault="00377A08" w:rsidP="00377A08">
      <w:pPr>
        <w:pStyle w:val="Litteraturfrteckning"/>
        <w:rPr>
          <w:lang w:val="en-GB"/>
        </w:rPr>
      </w:pPr>
      <w:r w:rsidRPr="00377A08">
        <w:rPr>
          <w:lang w:val="en-GB"/>
        </w:rPr>
        <w:t xml:space="preserve">33. </w:t>
      </w:r>
      <w:r w:rsidRPr="00377A08">
        <w:rPr>
          <w:lang w:val="en-GB"/>
        </w:rPr>
        <w:tab/>
        <w:t xml:space="preserve">I. van Rijn, Y. Buba, J. DeLong, M. Kiflawi, J. Belmaker, Large but uneven reduction in fish size across species in relation to changing sea temperatures. </w:t>
      </w:r>
      <w:r w:rsidRPr="00377A08">
        <w:rPr>
          <w:i/>
          <w:iCs/>
          <w:lang w:val="en-GB"/>
        </w:rPr>
        <w:t>Global Change Biology</w:t>
      </w:r>
      <w:r w:rsidRPr="00377A08">
        <w:rPr>
          <w:lang w:val="en-GB"/>
        </w:rPr>
        <w:t xml:space="preserve"> </w:t>
      </w:r>
      <w:r w:rsidRPr="00377A08">
        <w:rPr>
          <w:b/>
          <w:bCs/>
          <w:lang w:val="en-GB"/>
        </w:rPr>
        <w:t>23</w:t>
      </w:r>
      <w:r w:rsidRPr="00377A08">
        <w:rPr>
          <w:lang w:val="en-GB"/>
        </w:rPr>
        <w:t>, 3667–3674 (2017).</w:t>
      </w:r>
    </w:p>
    <w:p w14:paraId="3B4BA3D4" w14:textId="77777777" w:rsidR="00377A08" w:rsidRPr="00377A08" w:rsidRDefault="00377A08" w:rsidP="00377A08">
      <w:pPr>
        <w:pStyle w:val="Litteraturfrteckning"/>
        <w:rPr>
          <w:lang w:val="en-GB"/>
        </w:rPr>
      </w:pPr>
      <w:r w:rsidRPr="00377A08">
        <w:rPr>
          <w:lang w:val="en-GB"/>
        </w:rPr>
        <w:t xml:space="preserve">34. </w:t>
      </w:r>
      <w:r w:rsidRPr="00377A08">
        <w:rPr>
          <w:lang w:val="en-GB"/>
        </w:rPr>
        <w:tab/>
        <w:t xml:space="preserve">I. M. Belkin, Rapid warming of large marine ecosystems. </w:t>
      </w:r>
      <w:r w:rsidRPr="00377A08">
        <w:rPr>
          <w:i/>
          <w:iCs/>
          <w:lang w:val="en-GB"/>
        </w:rPr>
        <w:t>Progress in Oceanography</w:t>
      </w:r>
      <w:r w:rsidRPr="00377A08">
        <w:rPr>
          <w:lang w:val="en-GB"/>
        </w:rPr>
        <w:t xml:space="preserve"> </w:t>
      </w:r>
      <w:r w:rsidRPr="00377A08">
        <w:rPr>
          <w:b/>
          <w:bCs/>
          <w:lang w:val="en-GB"/>
        </w:rPr>
        <w:t>81</w:t>
      </w:r>
      <w:r w:rsidRPr="00377A08">
        <w:rPr>
          <w:lang w:val="en-GB"/>
        </w:rPr>
        <w:t>, 207–213 (2009).</w:t>
      </w:r>
    </w:p>
    <w:p w14:paraId="5FD8DE8B" w14:textId="77777777" w:rsidR="00377A08" w:rsidRPr="00377A08" w:rsidRDefault="00377A08" w:rsidP="00377A08">
      <w:pPr>
        <w:pStyle w:val="Litteraturfrteckning"/>
        <w:rPr>
          <w:lang w:val="en-GB"/>
        </w:rPr>
      </w:pPr>
      <w:r w:rsidRPr="00377A08">
        <w:rPr>
          <w:lang w:val="en-GB"/>
        </w:rPr>
        <w:t xml:space="preserve">35. </w:t>
      </w:r>
      <w:r w:rsidRPr="00377A08">
        <w:rPr>
          <w:lang w:val="en-GB"/>
        </w:rPr>
        <w:tab/>
        <w:t xml:space="preserve">D. Pauly, The gill-oxygen limitation theory (GOLT) and its critics. </w:t>
      </w:r>
      <w:r w:rsidRPr="00377A08">
        <w:rPr>
          <w:i/>
          <w:iCs/>
          <w:lang w:val="en-GB"/>
        </w:rPr>
        <w:t>Science Advances</w:t>
      </w:r>
      <w:r w:rsidRPr="00377A08">
        <w:rPr>
          <w:lang w:val="en-GB"/>
        </w:rPr>
        <w:t xml:space="preserve"> </w:t>
      </w:r>
      <w:r w:rsidRPr="00377A08">
        <w:rPr>
          <w:b/>
          <w:bCs/>
          <w:lang w:val="en-GB"/>
        </w:rPr>
        <w:t>7</w:t>
      </w:r>
      <w:r w:rsidRPr="00377A08">
        <w:rPr>
          <w:lang w:val="en-GB"/>
        </w:rPr>
        <w:t>, eabc6050 (2021).</w:t>
      </w:r>
    </w:p>
    <w:p w14:paraId="1DDE753B" w14:textId="77777777" w:rsidR="00377A08" w:rsidRPr="00377A08" w:rsidRDefault="00377A08" w:rsidP="00377A08">
      <w:pPr>
        <w:pStyle w:val="Litteraturfrteckning"/>
        <w:rPr>
          <w:lang w:val="en-GB"/>
        </w:rPr>
      </w:pPr>
      <w:r w:rsidRPr="00377A08">
        <w:rPr>
          <w:lang w:val="en-GB"/>
        </w:rPr>
        <w:t xml:space="preserve">36. </w:t>
      </w:r>
      <w:r w:rsidRPr="00377A08">
        <w:rPr>
          <w:lang w:val="en-GB"/>
        </w:rPr>
        <w:tab/>
        <w:t xml:space="preserve">P. Karås, G. Thoresson, An application of a bioenergetics model to Eurasian perch (Perca fluviatilis L.). </w:t>
      </w:r>
      <w:r w:rsidRPr="00377A08">
        <w:rPr>
          <w:i/>
          <w:iCs/>
          <w:lang w:val="en-GB"/>
        </w:rPr>
        <w:t>Journal of Fish Biology</w:t>
      </w:r>
      <w:r w:rsidRPr="00377A08">
        <w:rPr>
          <w:lang w:val="en-GB"/>
        </w:rPr>
        <w:t xml:space="preserve"> </w:t>
      </w:r>
      <w:r w:rsidRPr="00377A08">
        <w:rPr>
          <w:b/>
          <w:bCs/>
          <w:lang w:val="en-GB"/>
        </w:rPr>
        <w:t>41</w:t>
      </w:r>
      <w:r w:rsidRPr="00377A08">
        <w:rPr>
          <w:lang w:val="en-GB"/>
        </w:rPr>
        <w:t>, 217–230 (1992).</w:t>
      </w:r>
    </w:p>
    <w:p w14:paraId="7A442023" w14:textId="77777777" w:rsidR="00377A08" w:rsidRPr="00377A08" w:rsidRDefault="00377A08" w:rsidP="00377A08">
      <w:pPr>
        <w:pStyle w:val="Litteraturfrteckning"/>
        <w:rPr>
          <w:lang w:val="en-GB"/>
        </w:rPr>
      </w:pPr>
      <w:r w:rsidRPr="00377A08">
        <w:rPr>
          <w:lang w:val="en-GB"/>
        </w:rPr>
        <w:t xml:space="preserve">37. </w:t>
      </w:r>
      <w:r w:rsidRPr="00377A08">
        <w:rPr>
          <w:lang w:val="en-GB"/>
        </w:rPr>
        <w:tab/>
        <w:t xml:space="preserve">O. Sandström, E. Neuman, G. Thoresson, Effects of temperature on life history variables in perch. </w:t>
      </w:r>
      <w:r w:rsidRPr="00377A08">
        <w:rPr>
          <w:i/>
          <w:iCs/>
          <w:lang w:val="en-GB"/>
        </w:rPr>
        <w:t>Journal of Fish Biology</w:t>
      </w:r>
      <w:r w:rsidRPr="00377A08">
        <w:rPr>
          <w:lang w:val="en-GB"/>
        </w:rPr>
        <w:t xml:space="preserve"> </w:t>
      </w:r>
      <w:r w:rsidRPr="00377A08">
        <w:rPr>
          <w:b/>
          <w:bCs/>
          <w:lang w:val="en-GB"/>
        </w:rPr>
        <w:t>47</w:t>
      </w:r>
      <w:r w:rsidRPr="00377A08">
        <w:rPr>
          <w:lang w:val="en-GB"/>
        </w:rPr>
        <w:t>, 652–670 (1995).</w:t>
      </w:r>
    </w:p>
    <w:p w14:paraId="2291D867" w14:textId="77777777" w:rsidR="00377A08" w:rsidRPr="00377A08" w:rsidRDefault="00377A08" w:rsidP="00377A08">
      <w:pPr>
        <w:pStyle w:val="Litteraturfrteckning"/>
        <w:rPr>
          <w:lang w:val="en-GB"/>
        </w:rPr>
      </w:pPr>
      <w:r w:rsidRPr="00377A08">
        <w:rPr>
          <w:lang w:val="en-GB"/>
        </w:rPr>
        <w:t xml:space="preserve">38. </w:t>
      </w:r>
      <w:r w:rsidRPr="00377A08">
        <w:rPr>
          <w:lang w:val="en-GB"/>
        </w:rPr>
        <w:tab/>
        <w:t xml:space="preserve">S. F. Railsback, What We Don’t Know About the Effects of Temperature on Salmonid Growth. </w:t>
      </w:r>
      <w:r w:rsidRPr="00377A08">
        <w:rPr>
          <w:i/>
          <w:iCs/>
          <w:lang w:val="en-GB"/>
        </w:rPr>
        <w:t>Transactions of the American Fisheries Society</w:t>
      </w:r>
      <w:r w:rsidRPr="00377A08">
        <w:rPr>
          <w:lang w:val="en-GB"/>
        </w:rPr>
        <w:t xml:space="preserve"> </w:t>
      </w:r>
      <w:r w:rsidRPr="00377A08">
        <w:rPr>
          <w:b/>
          <w:bCs/>
          <w:lang w:val="en-GB"/>
        </w:rPr>
        <w:t>151</w:t>
      </w:r>
      <w:r w:rsidRPr="00377A08">
        <w:rPr>
          <w:lang w:val="en-GB"/>
        </w:rPr>
        <w:t>, 3–12 (2022).</w:t>
      </w:r>
    </w:p>
    <w:p w14:paraId="50279A4B" w14:textId="77777777" w:rsidR="00377A08" w:rsidRPr="00377A08" w:rsidRDefault="00377A08" w:rsidP="00377A08">
      <w:pPr>
        <w:pStyle w:val="Litteraturfrteckning"/>
        <w:rPr>
          <w:lang w:val="en-GB"/>
        </w:rPr>
      </w:pPr>
      <w:r w:rsidRPr="00377A08">
        <w:rPr>
          <w:lang w:val="en-GB"/>
        </w:rPr>
        <w:lastRenderedPageBreak/>
        <w:t xml:space="preserve">39. </w:t>
      </w:r>
      <w:r w:rsidRPr="00377A08">
        <w:rPr>
          <w:lang w:val="en-GB"/>
        </w:rPr>
        <w:tab/>
        <w:t xml:space="preserve">A. Gårdmark, M. Huss, Individual variation and interactions explain food web responses to global warming. </w:t>
      </w:r>
      <w:r w:rsidRPr="00377A08">
        <w:rPr>
          <w:i/>
          <w:iCs/>
          <w:lang w:val="en-GB"/>
        </w:rPr>
        <w:t>Philosophical Transactions of the Royal Society B: Biological Sciences</w:t>
      </w:r>
      <w:r w:rsidRPr="00377A08">
        <w:rPr>
          <w:lang w:val="en-GB"/>
        </w:rPr>
        <w:t xml:space="preserve"> </w:t>
      </w:r>
      <w:r w:rsidRPr="00377A08">
        <w:rPr>
          <w:b/>
          <w:bCs/>
          <w:lang w:val="en-GB"/>
        </w:rPr>
        <w:t>375</w:t>
      </w:r>
      <w:r w:rsidRPr="00377A08">
        <w:rPr>
          <w:lang w:val="en-GB"/>
        </w:rPr>
        <w:t>, 20190449 (2020).</w:t>
      </w:r>
    </w:p>
    <w:p w14:paraId="1A5715E7" w14:textId="77777777" w:rsidR="00377A08" w:rsidRPr="00377A08" w:rsidRDefault="00377A08" w:rsidP="00377A08">
      <w:pPr>
        <w:pStyle w:val="Litteraturfrteckning"/>
        <w:rPr>
          <w:lang w:val="en-GB"/>
        </w:rPr>
      </w:pPr>
      <w:r w:rsidRPr="00377A08">
        <w:rPr>
          <w:lang w:val="en-GB"/>
        </w:rPr>
        <w:t xml:space="preserve">40. </w:t>
      </w:r>
      <w:r w:rsidRPr="00377A08">
        <w:rPr>
          <w:lang w:val="en-GB"/>
        </w:rPr>
        <w:tab/>
        <w:t xml:space="preserve">M. W. McCoy, J. F. Gillooly, Predicting natural mortality rates of plants and animals. </w:t>
      </w:r>
      <w:r w:rsidRPr="00377A08">
        <w:rPr>
          <w:i/>
          <w:iCs/>
          <w:lang w:val="en-GB"/>
        </w:rPr>
        <w:t>Ecology Letters</w:t>
      </w:r>
      <w:r w:rsidRPr="00377A08">
        <w:rPr>
          <w:lang w:val="en-GB"/>
        </w:rPr>
        <w:t xml:space="preserve"> </w:t>
      </w:r>
      <w:r w:rsidRPr="00377A08">
        <w:rPr>
          <w:b/>
          <w:bCs/>
          <w:lang w:val="en-GB"/>
        </w:rPr>
        <w:t>11</w:t>
      </w:r>
      <w:r w:rsidRPr="00377A08">
        <w:rPr>
          <w:lang w:val="en-GB"/>
        </w:rPr>
        <w:t>, 710–716 (2008).</w:t>
      </w:r>
    </w:p>
    <w:p w14:paraId="19EFEC8D" w14:textId="77777777" w:rsidR="00377A08" w:rsidRPr="00377A08" w:rsidRDefault="00377A08" w:rsidP="00377A08">
      <w:pPr>
        <w:pStyle w:val="Litteraturfrteckning"/>
        <w:rPr>
          <w:lang w:val="en-GB"/>
        </w:rPr>
      </w:pPr>
      <w:r w:rsidRPr="00377A08">
        <w:rPr>
          <w:lang w:val="en-GB"/>
        </w:rPr>
        <w:t xml:space="preserve">41. </w:t>
      </w:r>
      <w:r w:rsidRPr="00377A08">
        <w:rPr>
          <w:lang w:val="en-GB"/>
        </w:rPr>
        <w:tab/>
        <w:t xml:space="preserve">S. B. Munch, S. Salinas, Latitudinal variation in lifespan within species is explained by the metabolic theory of ecology. </w:t>
      </w:r>
      <w:r w:rsidRPr="00377A08">
        <w:rPr>
          <w:i/>
          <w:iCs/>
          <w:lang w:val="en-GB"/>
        </w:rPr>
        <w:t>Proceedings of the National Academy of Sciences</w:t>
      </w:r>
      <w:r w:rsidRPr="00377A08">
        <w:rPr>
          <w:lang w:val="en-GB"/>
        </w:rPr>
        <w:t xml:space="preserve"> </w:t>
      </w:r>
      <w:r w:rsidRPr="00377A08">
        <w:rPr>
          <w:b/>
          <w:bCs/>
          <w:lang w:val="en-GB"/>
        </w:rPr>
        <w:t>106</w:t>
      </w:r>
      <w:r w:rsidRPr="00377A08">
        <w:rPr>
          <w:lang w:val="en-GB"/>
        </w:rPr>
        <w:t>, 13860–13864 (2009).</w:t>
      </w:r>
    </w:p>
    <w:p w14:paraId="2452A874" w14:textId="77777777" w:rsidR="00377A08" w:rsidRPr="00377A08" w:rsidRDefault="00377A08" w:rsidP="00377A08">
      <w:pPr>
        <w:pStyle w:val="Litteraturfrteckning"/>
        <w:rPr>
          <w:lang w:val="en-GB"/>
        </w:rPr>
      </w:pPr>
      <w:r w:rsidRPr="00377A08">
        <w:rPr>
          <w:lang w:val="en-GB"/>
        </w:rPr>
        <w:t xml:space="preserve">42. </w:t>
      </w:r>
      <w:r w:rsidRPr="00377A08">
        <w:rPr>
          <w:lang w:val="en-GB"/>
        </w:rPr>
        <w:tab/>
        <w:t xml:space="preserve">P. A. Biro, J. R. Post, D. J. Booth, Mechanisms for climate-induced mortality of fish populations in whole-lake experiments. </w:t>
      </w:r>
      <w:r w:rsidRPr="00377A08">
        <w:rPr>
          <w:i/>
          <w:iCs/>
          <w:lang w:val="en-GB"/>
        </w:rPr>
        <w:t>Proceedings of the National Academy of Sciences</w:t>
      </w:r>
      <w:r w:rsidRPr="00377A08">
        <w:rPr>
          <w:lang w:val="en-GB"/>
        </w:rPr>
        <w:t xml:space="preserve"> </w:t>
      </w:r>
      <w:r w:rsidRPr="00377A08">
        <w:rPr>
          <w:b/>
          <w:bCs/>
          <w:lang w:val="en-GB"/>
        </w:rPr>
        <w:t>104</w:t>
      </w:r>
      <w:r w:rsidRPr="00377A08">
        <w:rPr>
          <w:lang w:val="en-GB"/>
        </w:rPr>
        <w:t>, 9715–9719 (2007).</w:t>
      </w:r>
    </w:p>
    <w:p w14:paraId="12152BB5" w14:textId="77777777" w:rsidR="00377A08" w:rsidRPr="00377A08" w:rsidRDefault="00377A08" w:rsidP="00377A08">
      <w:pPr>
        <w:pStyle w:val="Litteraturfrteckning"/>
        <w:rPr>
          <w:lang w:val="en-GB"/>
        </w:rPr>
      </w:pPr>
      <w:r w:rsidRPr="00377A08">
        <w:rPr>
          <w:lang w:val="en-GB"/>
        </w:rPr>
        <w:t xml:space="preserve">43. </w:t>
      </w:r>
      <w:r w:rsidRPr="00377A08">
        <w:rPr>
          <w:lang w:val="en-GB"/>
        </w:rPr>
        <w:tab/>
        <w:t xml:space="preserve">H. Gislason, N. Daan, J. C. Rice, J. G. Pope, Size, growth, temperature and the natural mortality of marine fish: Natural mortality and size. </w:t>
      </w:r>
      <w:r w:rsidRPr="00377A08">
        <w:rPr>
          <w:i/>
          <w:iCs/>
          <w:lang w:val="en-GB"/>
        </w:rPr>
        <w:t>Fish and Fisheries</w:t>
      </w:r>
      <w:r w:rsidRPr="00377A08">
        <w:rPr>
          <w:lang w:val="en-GB"/>
        </w:rPr>
        <w:t xml:space="preserve"> </w:t>
      </w:r>
      <w:r w:rsidRPr="00377A08">
        <w:rPr>
          <w:b/>
          <w:bCs/>
          <w:lang w:val="en-GB"/>
        </w:rPr>
        <w:t>11</w:t>
      </w:r>
      <w:r w:rsidRPr="00377A08">
        <w:rPr>
          <w:lang w:val="en-GB"/>
        </w:rPr>
        <w:t>, 149–158 (2010).</w:t>
      </w:r>
    </w:p>
    <w:p w14:paraId="513A6FC2" w14:textId="77777777" w:rsidR="00377A08" w:rsidRPr="00377A08" w:rsidRDefault="00377A08" w:rsidP="00377A08">
      <w:pPr>
        <w:pStyle w:val="Litteraturfrteckning"/>
        <w:rPr>
          <w:lang w:val="en-GB"/>
        </w:rPr>
      </w:pPr>
      <w:r w:rsidRPr="00377A08">
        <w:rPr>
          <w:lang w:val="en-GB"/>
        </w:rPr>
        <w:t xml:space="preserve">44. </w:t>
      </w:r>
      <w:r w:rsidRPr="00377A08">
        <w:rPr>
          <w:lang w:val="en-GB"/>
        </w:rPr>
        <w:tab/>
        <w:t xml:space="preserve">T. Berggren, U. Bergström, G. Sundblad, Ö. Östman, Warmer water increases early body growth of northern pike (Esox lucius) but mortality has larger impact on decreasing body sizes. </w:t>
      </w:r>
      <w:r w:rsidRPr="00377A08">
        <w:rPr>
          <w:i/>
          <w:iCs/>
          <w:lang w:val="en-GB"/>
        </w:rPr>
        <w:t>Can. J. Fish. Aquat. Sci.</w:t>
      </w:r>
      <w:r w:rsidRPr="00377A08">
        <w:rPr>
          <w:lang w:val="en-GB"/>
        </w:rPr>
        <w:t xml:space="preserve"> (2021) https:/doi.org/10.1139/cjfas-2020-0386 (October 27, 2021).</w:t>
      </w:r>
    </w:p>
    <w:p w14:paraId="49DE375F" w14:textId="77777777" w:rsidR="00377A08" w:rsidRPr="00377A08" w:rsidRDefault="00377A08" w:rsidP="00377A08">
      <w:pPr>
        <w:pStyle w:val="Litteraturfrteckning"/>
        <w:rPr>
          <w:lang w:val="en-GB"/>
        </w:rPr>
      </w:pPr>
      <w:r w:rsidRPr="00377A08">
        <w:rPr>
          <w:lang w:val="en-GB"/>
        </w:rPr>
        <w:t xml:space="preserve">45. </w:t>
      </w:r>
      <w:r w:rsidRPr="00377A08">
        <w:rPr>
          <w:lang w:val="en-GB"/>
        </w:rPr>
        <w:tab/>
        <w:t xml:space="preserve">J. Ohlberger, E. J. Ward, D. E. Schindler, B. Lewis, Demographic changes in Chinook salmon across the Northeast Pacific Ocean. </w:t>
      </w:r>
      <w:r w:rsidRPr="00377A08">
        <w:rPr>
          <w:i/>
          <w:iCs/>
          <w:lang w:val="en-GB"/>
        </w:rPr>
        <w:t>Fish and Fisheries</w:t>
      </w:r>
      <w:r w:rsidRPr="00377A08">
        <w:rPr>
          <w:lang w:val="en-GB"/>
        </w:rPr>
        <w:t xml:space="preserve"> </w:t>
      </w:r>
      <w:r w:rsidRPr="00377A08">
        <w:rPr>
          <w:b/>
          <w:bCs/>
          <w:lang w:val="en-GB"/>
        </w:rPr>
        <w:t>19</w:t>
      </w:r>
      <w:r w:rsidRPr="00377A08">
        <w:rPr>
          <w:lang w:val="en-GB"/>
        </w:rPr>
        <w:t>, 533–546 (2018).</w:t>
      </w:r>
    </w:p>
    <w:p w14:paraId="6CFF25CE" w14:textId="77777777" w:rsidR="00377A08" w:rsidRPr="00377A08" w:rsidRDefault="00377A08" w:rsidP="00377A08">
      <w:pPr>
        <w:pStyle w:val="Litteraturfrteckning"/>
        <w:rPr>
          <w:lang w:val="en-GB"/>
        </w:rPr>
      </w:pPr>
      <w:r w:rsidRPr="00377A08">
        <w:rPr>
          <w:lang w:val="en-GB"/>
        </w:rPr>
        <w:t xml:space="preserve">46. </w:t>
      </w:r>
      <w:r w:rsidRPr="00377A08">
        <w:rPr>
          <w:lang w:val="en-GB"/>
        </w:rPr>
        <w:tab/>
        <w:t xml:space="preserve">I. Peralta-Maraver, E. L. Rezende, Heat tolerance in ectotherms scales predictably with body size. </w:t>
      </w:r>
      <w:r w:rsidRPr="00377A08">
        <w:rPr>
          <w:i/>
          <w:iCs/>
          <w:lang w:val="en-GB"/>
        </w:rPr>
        <w:t>Nat. Clim. Chang.</w:t>
      </w:r>
      <w:r w:rsidRPr="00377A08">
        <w:rPr>
          <w:lang w:val="en-GB"/>
        </w:rPr>
        <w:t xml:space="preserve"> </w:t>
      </w:r>
      <w:r w:rsidRPr="00377A08">
        <w:rPr>
          <w:b/>
          <w:bCs/>
          <w:lang w:val="en-GB"/>
        </w:rPr>
        <w:t>11</w:t>
      </w:r>
      <w:r w:rsidRPr="00377A08">
        <w:rPr>
          <w:lang w:val="en-GB"/>
        </w:rPr>
        <w:t>, 58–63 (2021).</w:t>
      </w:r>
    </w:p>
    <w:p w14:paraId="135A3810" w14:textId="77777777" w:rsidR="00377A08" w:rsidRPr="00E040E9" w:rsidRDefault="00377A08" w:rsidP="00377A08">
      <w:pPr>
        <w:pStyle w:val="Litteraturfrteckning"/>
        <w:rPr>
          <w:lang w:val="sv-SE"/>
          <w:rPrChange w:id="561" w:author="Anna Gårdmark" w:date="2022-07-15T08:29:00Z">
            <w:rPr>
              <w:lang w:val="en-GB"/>
            </w:rPr>
          </w:rPrChange>
        </w:rPr>
      </w:pPr>
      <w:r w:rsidRPr="00377A08">
        <w:rPr>
          <w:lang w:val="en-GB"/>
        </w:rPr>
        <w:t xml:space="preserve">47. </w:t>
      </w:r>
      <w:r w:rsidRPr="00377A08">
        <w:rPr>
          <w:lang w:val="en-GB"/>
        </w:rPr>
        <w:tab/>
        <w:t xml:space="preserve">A. Audzijonyte, </w:t>
      </w:r>
      <w:r w:rsidRPr="00377A08">
        <w:rPr>
          <w:i/>
          <w:iCs/>
          <w:lang w:val="en-GB"/>
        </w:rPr>
        <w:t>et al.</w:t>
      </w:r>
      <w:r w:rsidRPr="00377A08">
        <w:rPr>
          <w:lang w:val="en-GB"/>
        </w:rPr>
        <w:t xml:space="preserve">, Fish body sizes change with temperature but not all species shrink with warming. </w:t>
      </w:r>
      <w:r w:rsidRPr="00E040E9">
        <w:rPr>
          <w:i/>
          <w:iCs/>
          <w:lang w:val="sv-SE"/>
          <w:rPrChange w:id="562" w:author="Anna Gårdmark" w:date="2022-07-15T08:29:00Z">
            <w:rPr>
              <w:i/>
              <w:iCs/>
              <w:lang w:val="en-GB"/>
            </w:rPr>
          </w:rPrChange>
        </w:rPr>
        <w:t>Nat Ecol Evol</w:t>
      </w:r>
      <w:r w:rsidRPr="00E040E9">
        <w:rPr>
          <w:lang w:val="sv-SE"/>
          <w:rPrChange w:id="563" w:author="Anna Gårdmark" w:date="2022-07-15T08:29:00Z">
            <w:rPr>
              <w:lang w:val="en-GB"/>
            </w:rPr>
          </w:rPrChange>
        </w:rPr>
        <w:t xml:space="preserve"> </w:t>
      </w:r>
      <w:r w:rsidRPr="00E040E9">
        <w:rPr>
          <w:b/>
          <w:bCs/>
          <w:lang w:val="sv-SE"/>
          <w:rPrChange w:id="564" w:author="Anna Gårdmark" w:date="2022-07-15T08:29:00Z">
            <w:rPr>
              <w:b/>
              <w:bCs/>
              <w:lang w:val="en-GB"/>
            </w:rPr>
          </w:rPrChange>
        </w:rPr>
        <w:t>4</w:t>
      </w:r>
      <w:r w:rsidRPr="00E040E9">
        <w:rPr>
          <w:lang w:val="sv-SE"/>
          <w:rPrChange w:id="565" w:author="Anna Gårdmark" w:date="2022-07-15T08:29:00Z">
            <w:rPr>
              <w:lang w:val="en-GB"/>
            </w:rPr>
          </w:rPrChange>
        </w:rPr>
        <w:t>, 809–814 (2020).</w:t>
      </w:r>
    </w:p>
    <w:p w14:paraId="07258AC5" w14:textId="77777777" w:rsidR="00377A08" w:rsidRPr="00E040E9" w:rsidRDefault="00377A08" w:rsidP="00377A08">
      <w:pPr>
        <w:pStyle w:val="Litteraturfrteckning"/>
        <w:rPr>
          <w:lang w:val="sv-SE"/>
          <w:rPrChange w:id="566" w:author="Anna Gårdmark" w:date="2022-07-15T08:29:00Z">
            <w:rPr>
              <w:lang w:val="en-GB"/>
            </w:rPr>
          </w:rPrChange>
        </w:rPr>
      </w:pPr>
      <w:r w:rsidRPr="00E040E9">
        <w:rPr>
          <w:lang w:val="sv-SE"/>
          <w:rPrChange w:id="567" w:author="Anna Gårdmark" w:date="2022-07-15T08:29:00Z">
            <w:rPr>
              <w:lang w:val="en-GB"/>
            </w:rPr>
          </w:rPrChange>
        </w:rPr>
        <w:t xml:space="preserve">48. </w:t>
      </w:r>
      <w:r w:rsidRPr="00E040E9">
        <w:rPr>
          <w:lang w:val="sv-SE"/>
          <w:rPrChange w:id="568" w:author="Anna Gårdmark" w:date="2022-07-15T08:29:00Z">
            <w:rPr>
              <w:lang w:val="en-GB"/>
            </w:rPr>
          </w:rPrChange>
        </w:rPr>
        <w:tab/>
        <w:t>A. Adill, K. Mo, A. Sevastik, J. Olsson, L. Bergström, “Biologisk recipientkontroll vid Forsmarks kärnkraftverk (in Swedish)” (2013) (August 10, 2021).</w:t>
      </w:r>
    </w:p>
    <w:p w14:paraId="46494995" w14:textId="77777777" w:rsidR="00377A08" w:rsidRPr="00377A08" w:rsidRDefault="00377A08" w:rsidP="00377A08">
      <w:pPr>
        <w:pStyle w:val="Litteraturfrteckning"/>
        <w:rPr>
          <w:lang w:val="en-GB"/>
        </w:rPr>
      </w:pPr>
      <w:r w:rsidRPr="00377A08">
        <w:rPr>
          <w:lang w:val="en-GB"/>
        </w:rPr>
        <w:t xml:space="preserve">49. </w:t>
      </w:r>
      <w:r w:rsidRPr="00377A08">
        <w:rPr>
          <w:lang w:val="en-GB"/>
        </w:rPr>
        <w:tab/>
        <w:t xml:space="preserve">M. Björklund, T. Aho, J. Behrmann-Godel, Isolation over 35 years in a heated biotest basin causes selection on MHC class IIß genes in the European perch (Perca fluviatilis L.). </w:t>
      </w:r>
      <w:r w:rsidRPr="00377A08">
        <w:rPr>
          <w:i/>
          <w:iCs/>
          <w:lang w:val="en-GB"/>
        </w:rPr>
        <w:t>Ecol Evol</w:t>
      </w:r>
      <w:r w:rsidRPr="00377A08">
        <w:rPr>
          <w:lang w:val="en-GB"/>
        </w:rPr>
        <w:t xml:space="preserve"> </w:t>
      </w:r>
      <w:r w:rsidRPr="00377A08">
        <w:rPr>
          <w:b/>
          <w:bCs/>
          <w:lang w:val="en-GB"/>
        </w:rPr>
        <w:t>5</w:t>
      </w:r>
      <w:r w:rsidRPr="00377A08">
        <w:rPr>
          <w:lang w:val="en-GB"/>
        </w:rPr>
        <w:t>, 1440–1455 (2015).</w:t>
      </w:r>
    </w:p>
    <w:p w14:paraId="0498C4CE" w14:textId="77777777" w:rsidR="00377A08" w:rsidRPr="00377A08" w:rsidRDefault="00377A08" w:rsidP="00377A08">
      <w:pPr>
        <w:pStyle w:val="Litteraturfrteckning"/>
        <w:rPr>
          <w:lang w:val="en-GB"/>
        </w:rPr>
      </w:pPr>
      <w:r w:rsidRPr="00377A08">
        <w:rPr>
          <w:lang w:val="en-GB"/>
        </w:rPr>
        <w:t xml:space="preserve">50. </w:t>
      </w:r>
      <w:r w:rsidRPr="00377A08">
        <w:rPr>
          <w:lang w:val="en-GB"/>
        </w:rPr>
        <w:tab/>
        <w:t xml:space="preserve">J. R. Morrongiello, R. E. Thresher, A statistical framework to explore ontogenetic growth variation among individuals and populations: a marine fish example. </w:t>
      </w:r>
      <w:r w:rsidRPr="00377A08">
        <w:rPr>
          <w:i/>
          <w:iCs/>
          <w:lang w:val="en-GB"/>
        </w:rPr>
        <w:t>Ecological Monographs</w:t>
      </w:r>
      <w:r w:rsidRPr="00377A08">
        <w:rPr>
          <w:lang w:val="en-GB"/>
        </w:rPr>
        <w:t xml:space="preserve"> </w:t>
      </w:r>
      <w:r w:rsidRPr="00377A08">
        <w:rPr>
          <w:b/>
          <w:bCs/>
          <w:lang w:val="en-GB"/>
        </w:rPr>
        <w:t>85</w:t>
      </w:r>
      <w:r w:rsidRPr="00377A08">
        <w:rPr>
          <w:lang w:val="en-GB"/>
        </w:rPr>
        <w:t>, 93–115 (2015).</w:t>
      </w:r>
    </w:p>
    <w:p w14:paraId="73C2C6FC" w14:textId="77777777" w:rsidR="00377A08" w:rsidRPr="00E040E9" w:rsidRDefault="00377A08" w:rsidP="00377A08">
      <w:pPr>
        <w:pStyle w:val="Litteraturfrteckning"/>
        <w:rPr>
          <w:lang w:val="sv-SE"/>
          <w:rPrChange w:id="569" w:author="Anna Gårdmark" w:date="2022-07-15T08:29:00Z">
            <w:rPr>
              <w:lang w:val="en-GB"/>
            </w:rPr>
          </w:rPrChange>
        </w:rPr>
      </w:pPr>
      <w:r w:rsidRPr="00377A08">
        <w:rPr>
          <w:lang w:val="en-GB"/>
        </w:rPr>
        <w:t xml:space="preserve">51. </w:t>
      </w:r>
      <w:r w:rsidRPr="00377A08">
        <w:rPr>
          <w:lang w:val="en-GB"/>
        </w:rPr>
        <w:tab/>
        <w:t xml:space="preserve">T. E. Essington, M. E. Matta, B. A. Black, T. E. Helser, P. D. Spencer, Fitting growth models to otolith increments to reveal time-varying growth. </w:t>
      </w:r>
      <w:r w:rsidRPr="00E040E9">
        <w:rPr>
          <w:i/>
          <w:iCs/>
          <w:lang w:val="sv-SE"/>
          <w:rPrChange w:id="570" w:author="Anna Gårdmark" w:date="2022-07-15T08:29:00Z">
            <w:rPr>
              <w:i/>
              <w:iCs/>
              <w:lang w:val="en-GB"/>
            </w:rPr>
          </w:rPrChange>
        </w:rPr>
        <w:t>Can. J. Fish. Aquat. Sci.</w:t>
      </w:r>
      <w:r w:rsidRPr="00E040E9">
        <w:rPr>
          <w:lang w:val="sv-SE"/>
          <w:rPrChange w:id="571" w:author="Anna Gårdmark" w:date="2022-07-15T08:29:00Z">
            <w:rPr>
              <w:lang w:val="en-GB"/>
            </w:rPr>
          </w:rPrChange>
        </w:rPr>
        <w:t xml:space="preserve"> </w:t>
      </w:r>
      <w:r w:rsidRPr="00E040E9">
        <w:rPr>
          <w:b/>
          <w:bCs/>
          <w:lang w:val="sv-SE"/>
          <w:rPrChange w:id="572" w:author="Anna Gårdmark" w:date="2022-07-15T08:29:00Z">
            <w:rPr>
              <w:b/>
              <w:bCs/>
              <w:lang w:val="en-GB"/>
            </w:rPr>
          </w:rPrChange>
        </w:rPr>
        <w:t>79</w:t>
      </w:r>
      <w:r w:rsidRPr="00E040E9">
        <w:rPr>
          <w:lang w:val="sv-SE"/>
          <w:rPrChange w:id="573" w:author="Anna Gårdmark" w:date="2022-07-15T08:29:00Z">
            <w:rPr>
              <w:lang w:val="en-GB"/>
            </w:rPr>
          </w:rPrChange>
        </w:rPr>
        <w:t>, 159–167 (2022).</w:t>
      </w:r>
    </w:p>
    <w:p w14:paraId="12589B93" w14:textId="77777777" w:rsidR="00377A08" w:rsidRPr="00E040E9" w:rsidRDefault="00377A08" w:rsidP="00377A08">
      <w:pPr>
        <w:pStyle w:val="Litteraturfrteckning"/>
        <w:rPr>
          <w:lang w:val="sv-SE"/>
          <w:rPrChange w:id="574" w:author="Anna Gårdmark" w:date="2022-07-15T08:29:00Z">
            <w:rPr>
              <w:lang w:val="en-GB"/>
            </w:rPr>
          </w:rPrChange>
        </w:rPr>
      </w:pPr>
      <w:r w:rsidRPr="00E040E9">
        <w:rPr>
          <w:lang w:val="sv-SE"/>
          <w:rPrChange w:id="575" w:author="Anna Gårdmark" w:date="2022-07-15T08:29:00Z">
            <w:rPr>
              <w:lang w:val="en-GB"/>
            </w:rPr>
          </w:rPrChange>
        </w:rPr>
        <w:t xml:space="preserve">52. </w:t>
      </w:r>
      <w:r w:rsidRPr="00E040E9">
        <w:rPr>
          <w:lang w:val="sv-SE"/>
          <w:rPrChange w:id="576" w:author="Anna Gårdmark" w:date="2022-07-15T08:29:00Z">
            <w:rPr>
              <w:lang w:val="en-GB"/>
            </w:rPr>
          </w:rPrChange>
        </w:rPr>
        <w:tab/>
        <w:t>G. Thoresson, “Metoder för övervakning av kustfiskbestånd (in Swedish)” (Kustlaboratoriet, Fiskeriverket, 1996) (September 28, 2021).</w:t>
      </w:r>
    </w:p>
    <w:p w14:paraId="6C550AC6" w14:textId="77777777" w:rsidR="00377A08" w:rsidRPr="00377A08" w:rsidRDefault="00377A08" w:rsidP="00377A08">
      <w:pPr>
        <w:pStyle w:val="Litteraturfrteckning"/>
        <w:rPr>
          <w:lang w:val="en-GB"/>
        </w:rPr>
      </w:pPr>
      <w:r w:rsidRPr="00377A08">
        <w:rPr>
          <w:lang w:val="en-GB"/>
        </w:rPr>
        <w:lastRenderedPageBreak/>
        <w:t xml:space="preserve">53. </w:t>
      </w:r>
      <w:r w:rsidRPr="00377A08">
        <w:rPr>
          <w:lang w:val="en-GB"/>
        </w:rPr>
        <w:tab/>
        <w:t xml:space="preserve">J. S. Wesner, J. P. F. Pomeranz, Choosing priors in Bayesian ecological models by simulating from the prior predictive distribution. </w:t>
      </w:r>
      <w:r w:rsidRPr="00377A08">
        <w:rPr>
          <w:i/>
          <w:iCs/>
          <w:lang w:val="en-GB"/>
        </w:rPr>
        <w:t>Ecosphere</w:t>
      </w:r>
      <w:r w:rsidRPr="00377A08">
        <w:rPr>
          <w:lang w:val="en-GB"/>
        </w:rPr>
        <w:t xml:space="preserve"> </w:t>
      </w:r>
      <w:r w:rsidRPr="00377A08">
        <w:rPr>
          <w:b/>
          <w:bCs/>
          <w:lang w:val="en-GB"/>
        </w:rPr>
        <w:t>12</w:t>
      </w:r>
      <w:r w:rsidRPr="00377A08">
        <w:rPr>
          <w:lang w:val="en-GB"/>
        </w:rPr>
        <w:t>, e03739 (2021).</w:t>
      </w:r>
    </w:p>
    <w:p w14:paraId="158B4CDC" w14:textId="77777777" w:rsidR="00377A08" w:rsidRPr="00377A08" w:rsidRDefault="00377A08" w:rsidP="00377A08">
      <w:pPr>
        <w:pStyle w:val="Litteraturfrteckning"/>
        <w:rPr>
          <w:lang w:val="en-GB"/>
        </w:rPr>
      </w:pPr>
      <w:r w:rsidRPr="00377A08">
        <w:rPr>
          <w:lang w:val="en-GB"/>
        </w:rPr>
        <w:t xml:space="preserve">54. </w:t>
      </w:r>
      <w:r w:rsidRPr="00377A08">
        <w:rPr>
          <w:lang w:val="en-GB"/>
        </w:rPr>
        <w:tab/>
        <w:t xml:space="preserve">A. M. Edwards, J. P. W. Robinson, J. L. Blanchard, J. K. Baum, M. J. Plank, Accounting for the bin structure of data removes bias when fitting size spectra. </w:t>
      </w:r>
      <w:r w:rsidRPr="00377A08">
        <w:rPr>
          <w:i/>
          <w:iCs/>
          <w:lang w:val="en-GB"/>
        </w:rPr>
        <w:t>Marine Ecology Progress Series</w:t>
      </w:r>
      <w:r w:rsidRPr="00377A08">
        <w:rPr>
          <w:lang w:val="en-GB"/>
        </w:rPr>
        <w:t xml:space="preserve"> </w:t>
      </w:r>
      <w:r w:rsidRPr="00377A08">
        <w:rPr>
          <w:b/>
          <w:bCs/>
          <w:lang w:val="en-GB"/>
        </w:rPr>
        <w:t>636</w:t>
      </w:r>
      <w:r w:rsidRPr="00377A08">
        <w:rPr>
          <w:lang w:val="en-GB"/>
        </w:rPr>
        <w:t>, 19–33 (2020).</w:t>
      </w:r>
    </w:p>
    <w:p w14:paraId="1C106260" w14:textId="77777777" w:rsidR="00377A08" w:rsidRPr="00377A08" w:rsidRDefault="00377A08" w:rsidP="00377A08">
      <w:pPr>
        <w:pStyle w:val="Litteraturfrteckning"/>
        <w:rPr>
          <w:lang w:val="en-GB"/>
        </w:rPr>
      </w:pPr>
      <w:r w:rsidRPr="00377A08">
        <w:rPr>
          <w:lang w:val="en-GB"/>
        </w:rPr>
        <w:t xml:space="preserve">55. </w:t>
      </w:r>
      <w:r w:rsidRPr="00377A08">
        <w:rPr>
          <w:lang w:val="en-GB"/>
        </w:rPr>
        <w:tab/>
        <w:t xml:space="preserve">A. Edwards, </w:t>
      </w:r>
      <w:r w:rsidRPr="00377A08">
        <w:rPr>
          <w:i/>
          <w:iCs/>
          <w:lang w:val="en-GB"/>
        </w:rPr>
        <w:t>sizeSpectra: Fitting Size Spectra to Ecological Data Using Maximum Likelihood</w:t>
      </w:r>
      <w:r w:rsidRPr="00377A08">
        <w:rPr>
          <w:lang w:val="en-GB"/>
        </w:rPr>
        <w:t xml:space="preserve"> (2020).</w:t>
      </w:r>
    </w:p>
    <w:p w14:paraId="3B9AB72B" w14:textId="77777777" w:rsidR="00377A08" w:rsidRPr="00377A08" w:rsidRDefault="00377A08" w:rsidP="00377A08">
      <w:pPr>
        <w:pStyle w:val="Litteraturfrteckning"/>
        <w:rPr>
          <w:lang w:val="en-GB"/>
        </w:rPr>
      </w:pPr>
      <w:r w:rsidRPr="00377A08">
        <w:rPr>
          <w:lang w:val="en-GB"/>
        </w:rPr>
        <w:t xml:space="preserve">56. </w:t>
      </w:r>
      <w:r w:rsidRPr="00377A08">
        <w:rPr>
          <w:lang w:val="en-GB"/>
        </w:rPr>
        <w:tab/>
        <w:t xml:space="preserve">R Core Team, </w:t>
      </w:r>
      <w:r w:rsidRPr="00377A08">
        <w:rPr>
          <w:i/>
          <w:iCs/>
          <w:lang w:val="en-GB"/>
        </w:rPr>
        <w:t>R: A Language and Environment for Statistical Computing. R Foundation for Statistical Computing</w:t>
      </w:r>
      <w:r w:rsidRPr="00377A08">
        <w:rPr>
          <w:lang w:val="en-GB"/>
        </w:rPr>
        <w:t xml:space="preserve"> (2020).</w:t>
      </w:r>
    </w:p>
    <w:p w14:paraId="3971D299" w14:textId="77777777" w:rsidR="00377A08" w:rsidRPr="00377A08" w:rsidRDefault="00377A08" w:rsidP="00377A08">
      <w:pPr>
        <w:pStyle w:val="Litteraturfrteckning"/>
        <w:rPr>
          <w:lang w:val="en-GB"/>
        </w:rPr>
      </w:pPr>
      <w:r w:rsidRPr="00377A08">
        <w:rPr>
          <w:lang w:val="en-GB"/>
        </w:rPr>
        <w:t xml:space="preserve">57. </w:t>
      </w:r>
      <w:r w:rsidRPr="00377A08">
        <w:rPr>
          <w:lang w:val="en-GB"/>
        </w:rPr>
        <w:tab/>
        <w:t xml:space="preserve">H. Wickham, </w:t>
      </w:r>
      <w:r w:rsidRPr="00377A08">
        <w:rPr>
          <w:i/>
          <w:iCs/>
          <w:lang w:val="en-GB"/>
        </w:rPr>
        <w:t>et al.</w:t>
      </w:r>
      <w:r w:rsidRPr="00377A08">
        <w:rPr>
          <w:lang w:val="en-GB"/>
        </w:rPr>
        <w:t xml:space="preserve">, Welcome to the tidyverse. </w:t>
      </w:r>
      <w:r w:rsidRPr="00377A08">
        <w:rPr>
          <w:i/>
          <w:iCs/>
          <w:lang w:val="en-GB"/>
        </w:rPr>
        <w:t>Journal of Open Source Software</w:t>
      </w:r>
      <w:r w:rsidRPr="00377A08">
        <w:rPr>
          <w:lang w:val="en-GB"/>
        </w:rPr>
        <w:t>, 1686 (2019).</w:t>
      </w:r>
    </w:p>
    <w:p w14:paraId="5EA91996" w14:textId="77777777" w:rsidR="00377A08" w:rsidRPr="00377A08" w:rsidRDefault="00377A08" w:rsidP="00377A08">
      <w:pPr>
        <w:pStyle w:val="Litteraturfrteckning"/>
        <w:rPr>
          <w:lang w:val="en-GB"/>
        </w:rPr>
      </w:pPr>
      <w:r w:rsidRPr="00377A08">
        <w:rPr>
          <w:lang w:val="en-GB"/>
        </w:rPr>
        <w:t xml:space="preserve">58. </w:t>
      </w:r>
      <w:r w:rsidRPr="00377A08">
        <w:rPr>
          <w:lang w:val="en-GB"/>
        </w:rPr>
        <w:tab/>
        <w:t xml:space="preserve">P.-C. Bürkner, </w:t>
      </w:r>
      <w:r w:rsidRPr="00377A08">
        <w:rPr>
          <w:b/>
          <w:bCs/>
          <w:lang w:val="en-GB"/>
        </w:rPr>
        <w:t>brms</w:t>
      </w:r>
      <w:r w:rsidRPr="00377A08">
        <w:rPr>
          <w:lang w:val="en-GB"/>
        </w:rPr>
        <w:t xml:space="preserve"> : An </w:t>
      </w:r>
      <w:r w:rsidRPr="00377A08">
        <w:rPr>
          <w:i/>
          <w:iCs/>
          <w:lang w:val="en-GB"/>
        </w:rPr>
        <w:t>R</w:t>
      </w:r>
      <w:r w:rsidRPr="00377A08">
        <w:rPr>
          <w:lang w:val="en-GB"/>
        </w:rPr>
        <w:t xml:space="preserve"> Package for Bayesian Multilevel Models Using </w:t>
      </w:r>
      <w:r w:rsidRPr="00377A08">
        <w:rPr>
          <w:i/>
          <w:iCs/>
          <w:lang w:val="en-GB"/>
        </w:rPr>
        <w:t>Stan</w:t>
      </w:r>
      <w:r w:rsidRPr="00377A08">
        <w:rPr>
          <w:lang w:val="en-GB"/>
        </w:rPr>
        <w:t xml:space="preserve">. </w:t>
      </w:r>
      <w:r w:rsidRPr="00377A08">
        <w:rPr>
          <w:i/>
          <w:iCs/>
          <w:lang w:val="en-GB"/>
        </w:rPr>
        <w:t>Journal of Statistical Software</w:t>
      </w:r>
      <w:r w:rsidRPr="00377A08">
        <w:rPr>
          <w:lang w:val="en-GB"/>
        </w:rPr>
        <w:t xml:space="preserve"> </w:t>
      </w:r>
      <w:r w:rsidRPr="00377A08">
        <w:rPr>
          <w:b/>
          <w:bCs/>
          <w:lang w:val="en-GB"/>
        </w:rPr>
        <w:t>80</w:t>
      </w:r>
      <w:r w:rsidRPr="00377A08">
        <w:rPr>
          <w:lang w:val="en-GB"/>
        </w:rPr>
        <w:t xml:space="preserve"> (2017).</w:t>
      </w:r>
    </w:p>
    <w:p w14:paraId="18477FD0" w14:textId="77777777" w:rsidR="00377A08" w:rsidRPr="00377A08" w:rsidRDefault="00377A08" w:rsidP="00377A08">
      <w:pPr>
        <w:pStyle w:val="Litteraturfrteckning"/>
        <w:rPr>
          <w:lang w:val="en-GB"/>
        </w:rPr>
      </w:pPr>
      <w:r w:rsidRPr="00377A08">
        <w:rPr>
          <w:lang w:val="en-GB"/>
        </w:rPr>
        <w:t xml:space="preserve">59. </w:t>
      </w:r>
      <w:r w:rsidRPr="00377A08">
        <w:rPr>
          <w:lang w:val="en-GB"/>
        </w:rPr>
        <w:tab/>
        <w:t xml:space="preserve">A. Vehtari, A. Gelman, J. Gabry, Practical Bayesian model evaluation using leave-one-out cross-validation and WAIC. </w:t>
      </w:r>
      <w:r w:rsidRPr="00377A08">
        <w:rPr>
          <w:i/>
          <w:iCs/>
          <w:lang w:val="en-GB"/>
        </w:rPr>
        <w:t>Stat Comput</w:t>
      </w:r>
      <w:r w:rsidRPr="00377A08">
        <w:rPr>
          <w:lang w:val="en-GB"/>
        </w:rPr>
        <w:t xml:space="preserve"> </w:t>
      </w:r>
      <w:r w:rsidRPr="00377A08">
        <w:rPr>
          <w:b/>
          <w:bCs/>
          <w:lang w:val="en-GB"/>
        </w:rPr>
        <w:t>27</w:t>
      </w:r>
      <w:r w:rsidRPr="00377A08">
        <w:rPr>
          <w:lang w:val="en-GB"/>
        </w:rPr>
        <w:t>, 1413–1432 (2017).</w:t>
      </w:r>
    </w:p>
    <w:p w14:paraId="09FF0CC2" w14:textId="77777777" w:rsidR="00377A08" w:rsidRPr="00377A08" w:rsidRDefault="00377A08" w:rsidP="00377A08">
      <w:pPr>
        <w:pStyle w:val="Litteraturfrteckning"/>
        <w:rPr>
          <w:lang w:val="en-GB"/>
        </w:rPr>
      </w:pPr>
      <w:r w:rsidRPr="00377A08">
        <w:rPr>
          <w:lang w:val="en-GB"/>
        </w:rPr>
        <w:t xml:space="preserve">60. </w:t>
      </w:r>
      <w:r w:rsidRPr="00377A08">
        <w:rPr>
          <w:lang w:val="en-GB"/>
        </w:rPr>
        <w:tab/>
        <w:t xml:space="preserve">A. Vehtari, </w:t>
      </w:r>
      <w:r w:rsidRPr="00377A08">
        <w:rPr>
          <w:i/>
          <w:iCs/>
          <w:lang w:val="en-GB"/>
        </w:rPr>
        <w:t>et al.</w:t>
      </w:r>
      <w:r w:rsidRPr="00377A08">
        <w:rPr>
          <w:lang w:val="en-GB"/>
        </w:rPr>
        <w:t xml:space="preserve">, </w:t>
      </w:r>
      <w:r w:rsidRPr="00377A08">
        <w:rPr>
          <w:i/>
          <w:iCs/>
          <w:lang w:val="en-GB"/>
        </w:rPr>
        <w:t>loo: Efficient leave-one-out cross-validation and WAIC for Bayesian models.</w:t>
      </w:r>
      <w:r w:rsidRPr="00377A08">
        <w:rPr>
          <w:lang w:val="en-GB"/>
        </w:rPr>
        <w:t xml:space="preserve"> (2020).</w:t>
      </w:r>
    </w:p>
    <w:p w14:paraId="189918D0" w14:textId="77777777" w:rsidR="00377A08" w:rsidRPr="00377A08" w:rsidRDefault="00377A08" w:rsidP="00377A08">
      <w:pPr>
        <w:pStyle w:val="Litteraturfrteckning"/>
        <w:rPr>
          <w:lang w:val="en-GB"/>
        </w:rPr>
      </w:pPr>
      <w:r w:rsidRPr="00377A08">
        <w:rPr>
          <w:lang w:val="en-GB"/>
        </w:rPr>
        <w:t xml:space="preserve">61. </w:t>
      </w:r>
      <w:r w:rsidRPr="00377A08">
        <w:rPr>
          <w:lang w:val="en-GB"/>
        </w:rPr>
        <w:tab/>
        <w:t xml:space="preserve">J. Gabry, D. Simpson, A. Vehtari, M. Betancourt, A. Gelman, Visualization in Bayesian workflow. </w:t>
      </w:r>
      <w:r w:rsidRPr="00377A08">
        <w:rPr>
          <w:i/>
          <w:iCs/>
          <w:lang w:val="en-GB"/>
        </w:rPr>
        <w:t>J. R. Stat. Soc. A</w:t>
      </w:r>
      <w:r w:rsidRPr="00377A08">
        <w:rPr>
          <w:lang w:val="en-GB"/>
        </w:rPr>
        <w:t xml:space="preserve"> </w:t>
      </w:r>
      <w:r w:rsidRPr="00377A08">
        <w:rPr>
          <w:b/>
          <w:bCs/>
          <w:lang w:val="en-GB"/>
        </w:rPr>
        <w:t>182</w:t>
      </w:r>
      <w:r w:rsidRPr="00377A08">
        <w:rPr>
          <w:lang w:val="en-GB"/>
        </w:rPr>
        <w:t>, 389–402 (2019).</w:t>
      </w:r>
    </w:p>
    <w:p w14:paraId="4459AF17" w14:textId="77777777" w:rsidR="00377A08" w:rsidRPr="00377A08" w:rsidRDefault="00377A08" w:rsidP="00377A08">
      <w:pPr>
        <w:pStyle w:val="Litteraturfrteckning"/>
        <w:rPr>
          <w:lang w:val="en-GB"/>
        </w:rPr>
      </w:pPr>
      <w:r w:rsidRPr="00377A08">
        <w:rPr>
          <w:lang w:val="en-GB"/>
        </w:rPr>
        <w:t xml:space="preserve">62. </w:t>
      </w:r>
      <w:r w:rsidRPr="00377A08">
        <w:rPr>
          <w:lang w:val="en-GB"/>
        </w:rPr>
        <w:tab/>
        <w:t xml:space="preserve">M. Kay, </w:t>
      </w:r>
      <w:r w:rsidRPr="00377A08">
        <w:rPr>
          <w:i/>
          <w:iCs/>
          <w:lang w:val="en-GB"/>
        </w:rPr>
        <w:t>tidybayes: Tidy Data and Geoms for Bayesian Models</w:t>
      </w:r>
      <w:r w:rsidRPr="00377A08">
        <w:rPr>
          <w:lang w:val="en-GB"/>
        </w:rPr>
        <w:t xml:space="preserve"> (2019).</w:t>
      </w:r>
    </w:p>
    <w:p w14:paraId="3F9EE2CB" w14:textId="77777777" w:rsidR="00377A08" w:rsidRPr="00377A08" w:rsidRDefault="00377A08" w:rsidP="00377A08">
      <w:pPr>
        <w:pStyle w:val="Litteraturfrteckning"/>
        <w:rPr>
          <w:lang w:val="en-GB"/>
        </w:rPr>
      </w:pPr>
      <w:r w:rsidRPr="00377A08">
        <w:rPr>
          <w:lang w:val="en-GB"/>
        </w:rPr>
        <w:t xml:space="preserve">63. </w:t>
      </w:r>
      <w:r w:rsidRPr="00377A08">
        <w:rPr>
          <w:lang w:val="en-GB"/>
        </w:rPr>
        <w:tab/>
        <w:t xml:space="preserve">A. Gelman, J. Carlin, H. Stern, D. Rubin, </w:t>
      </w:r>
      <w:r w:rsidRPr="00377A08">
        <w:rPr>
          <w:i/>
          <w:iCs/>
          <w:lang w:val="en-GB"/>
        </w:rPr>
        <w:t>Bayesian Data Analysis. 2nd edition</w:t>
      </w:r>
      <w:r w:rsidRPr="00377A08">
        <w:rPr>
          <w:lang w:val="en-GB"/>
        </w:rPr>
        <w:t xml:space="preserve"> (Chapman and Hall/CRC, 2003).</w:t>
      </w:r>
    </w:p>
    <w:p w14:paraId="0000008E" w14:textId="1F8AA108" w:rsidR="00037DE8" w:rsidRPr="0078385D" w:rsidRDefault="00674C63" w:rsidP="007C3DE3">
      <w:pPr>
        <w:pStyle w:val="Litteraturfrteckning"/>
        <w:rPr>
          <w:sz w:val="28"/>
          <w:szCs w:val="28"/>
        </w:rPr>
      </w:pPr>
      <w:r w:rsidRPr="00674C63">
        <w:fldChar w:fldCharType="end"/>
      </w:r>
    </w:p>
    <w:p w14:paraId="0000008F" w14:textId="008BF51E" w:rsidR="00037DE8" w:rsidRDefault="00037DE8">
      <w:pPr>
        <w:spacing w:line="480" w:lineRule="auto"/>
        <w:jc w:val="both"/>
        <w:rPr>
          <w:sz w:val="28"/>
          <w:szCs w:val="28"/>
        </w:rPr>
      </w:pPr>
    </w:p>
    <w:p w14:paraId="00000090" w14:textId="477AF8F8" w:rsidR="00037DE8" w:rsidRDefault="001B1A85">
      <w:pPr>
        <w:spacing w:line="480" w:lineRule="auto"/>
        <w:jc w:val="both"/>
        <w:rPr>
          <w:sz w:val="28"/>
          <w:szCs w:val="28"/>
        </w:rPr>
      </w:pPr>
      <w:r>
        <w:rPr>
          <w:sz w:val="28"/>
          <w:szCs w:val="28"/>
        </w:rPr>
        <w:lastRenderedPageBreak/>
        <w:t>Figures</w:t>
      </w:r>
      <w:r w:rsidR="00F649A6">
        <w:rPr>
          <w:noProof/>
          <w:sz w:val="28"/>
          <w:szCs w:val="28"/>
          <w:lang w:val="sv-SE"/>
        </w:rPr>
        <w:drawing>
          <wp:inline distT="0" distB="0" distL="0" distR="0" wp14:anchorId="6498001B" wp14:editId="6E9D3332">
            <wp:extent cx="5731427" cy="5506279"/>
            <wp:effectExtent l="0" t="0" r="0" b="571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10" cstate="print">
                      <a:extLst>
                        <a:ext uri="{28A0092B-C50C-407E-A947-70E740481C1C}">
                          <a14:useLocalDpi xmlns:a14="http://schemas.microsoft.com/office/drawing/2010/main" val="0"/>
                        </a:ext>
                      </a:extLst>
                    </a:blip>
                    <a:srcRect t="1561" b="2368"/>
                    <a:stretch/>
                  </pic:blipFill>
                  <pic:spPr bwMode="auto">
                    <a:xfrm>
                      <a:off x="0" y="0"/>
                      <a:ext cx="5731510" cy="5506359"/>
                    </a:xfrm>
                    <a:prstGeom prst="rect">
                      <a:avLst/>
                    </a:prstGeom>
                    <a:ln>
                      <a:noFill/>
                    </a:ln>
                    <a:extLst>
                      <a:ext uri="{53640926-AAD7-44D8-BBD7-CCE9431645EC}">
                        <a14:shadowObscured xmlns:a14="http://schemas.microsoft.com/office/drawing/2010/main"/>
                      </a:ext>
                    </a:extLst>
                  </pic:spPr>
                </pic:pic>
              </a:graphicData>
            </a:graphic>
          </wp:inline>
        </w:drawing>
      </w:r>
    </w:p>
    <w:p w14:paraId="00000092" w14:textId="3A73DDF7" w:rsidR="00037DE8" w:rsidRDefault="001B1A85" w:rsidP="007064E7">
      <w:pPr>
        <w:spacing w:line="360" w:lineRule="auto"/>
        <w:jc w:val="both"/>
      </w:pPr>
      <w:commentRangeStart w:id="577"/>
      <w:r>
        <w:rPr>
          <w:b/>
        </w:rPr>
        <w:t>Fig. 1.</w:t>
      </w:r>
      <w:r>
        <w:t xml:space="preserve"> </w:t>
      </w:r>
      <w:commentRangeEnd w:id="577"/>
      <w:r w:rsidR="00D758C6">
        <w:rPr>
          <w:rStyle w:val="Kommentarsreferens"/>
        </w:rPr>
        <w:commentReference w:id="577"/>
      </w:r>
      <w:r>
        <w:t>Map of the area</w:t>
      </w:r>
      <w:r w:rsidR="00CC6788">
        <w:t xml:space="preserve"> with </w:t>
      </w:r>
      <w:r w:rsidR="00320473">
        <w:t xml:space="preserve">the </w:t>
      </w:r>
      <w:r w:rsidR="00CC6788">
        <w:t xml:space="preserve">unique </w:t>
      </w:r>
      <w:r w:rsidR="00094996">
        <w:t>whole-</w:t>
      </w:r>
      <w:r w:rsidR="00CC6788">
        <w:t>ecosystem warming experiment from which perch in this study was sampled. I</w:t>
      </w:r>
      <w:r>
        <w:t>nset show</w:t>
      </w:r>
      <w:r w:rsidR="00CC6788">
        <w:t>s</w:t>
      </w:r>
      <w:r>
        <w:t xml:space="preserve"> the 1 </w:t>
      </w:r>
      <m:oMath>
        <m:r>
          <m:rPr>
            <m:sty m:val="p"/>
          </m:rPr>
          <w:rPr>
            <w:rFonts w:ascii="Cambria Math" w:eastAsia="Cambria Math" w:hAnsi="Cambria Math" w:cs="Cambria Math"/>
          </w:rPr>
          <m:t>k</m:t>
        </m:r>
        <m:sSup>
          <m:sSupPr>
            <m:ctrlPr>
              <w:rPr>
                <w:rFonts w:ascii="Cambria Math" w:eastAsia="Cambria Math" w:hAnsi="Cambria Math" w:cs="Cambria Math"/>
                <w:iCs/>
              </w:rPr>
            </m:ctrlPr>
          </m:sSupPr>
          <m:e>
            <m:r>
              <m:rPr>
                <m:sty m:val="p"/>
              </m:rPr>
              <w:rPr>
                <w:rFonts w:ascii="Cambria Math" w:eastAsia="Cambria Math" w:hAnsi="Cambria Math" w:cs="Cambria Math"/>
              </w:rPr>
              <m:t>m</m:t>
            </m:r>
          </m:e>
          <m:sup>
            <m:r>
              <m:rPr>
                <m:sty m:val="p"/>
              </m:rPr>
              <w:rPr>
                <w:rFonts w:ascii="Cambria Math" w:eastAsia="Cambria Math" w:hAnsi="Cambria Math" w:cs="Cambria Math"/>
              </w:rPr>
              <m:t>2</m:t>
            </m:r>
          </m:sup>
        </m:sSup>
      </m:oMath>
      <w:r>
        <w:t xml:space="preserve"> </w:t>
      </w:r>
      <w:r w:rsidR="00C00598">
        <w:t>enclosed coastal bay that has been artificially heated for 23 years</w:t>
      </w:r>
      <w:r>
        <w:t xml:space="preserve">, the </w:t>
      </w:r>
      <w:r w:rsidR="00C00598">
        <w:t xml:space="preserve">adjacent </w:t>
      </w:r>
      <w:r>
        <w:t>reference area</w:t>
      </w:r>
      <w:r w:rsidR="00CC6788">
        <w:t xml:space="preserve"> with natural temperatures</w:t>
      </w:r>
      <w:r>
        <w:t xml:space="preserve">, and locations of the cooling water intake and where the </w:t>
      </w:r>
      <w:r w:rsidR="00320473">
        <w:t>heated</w:t>
      </w:r>
      <w:r w:rsidR="00320473" w:rsidDel="00320473">
        <w:t xml:space="preserve"> </w:t>
      </w:r>
      <w:r>
        <w:t>water outlet</w:t>
      </w:r>
      <w:r w:rsidR="00CC6788">
        <w:t xml:space="preserve"> from nuclear power plants</w:t>
      </w:r>
      <w:r>
        <w:t xml:space="preserve"> enters the </w:t>
      </w:r>
      <w:r w:rsidR="00C00598">
        <w:t xml:space="preserve">heated </w:t>
      </w:r>
      <w:r w:rsidR="00CC6788">
        <w:t xml:space="preserve">coastal </w:t>
      </w:r>
      <w:del w:id="578" w:author="Anna Gårdmark" w:date="2022-07-15T09:33:00Z">
        <w:r w:rsidR="00C00598" w:rsidDel="00D758C6">
          <w:delText>area</w:delText>
        </w:r>
      </w:del>
      <w:ins w:id="579" w:author="Anna Gårdmark" w:date="2022-07-15T09:33:00Z">
        <w:r w:rsidR="00D758C6">
          <w:t>bay</w:t>
        </w:r>
      </w:ins>
      <w:r>
        <w:t>.</w:t>
      </w:r>
    </w:p>
    <w:p w14:paraId="00000093" w14:textId="77777777" w:rsidR="00037DE8" w:rsidRDefault="00037DE8">
      <w:pPr>
        <w:spacing w:line="480" w:lineRule="auto"/>
        <w:jc w:val="both"/>
        <w:rPr>
          <w:sz w:val="28"/>
          <w:szCs w:val="28"/>
        </w:rPr>
      </w:pPr>
    </w:p>
    <w:p w14:paraId="00000094" w14:textId="77777777" w:rsidR="00037DE8" w:rsidRDefault="00037DE8">
      <w:pPr>
        <w:spacing w:line="480" w:lineRule="auto"/>
        <w:jc w:val="both"/>
        <w:rPr>
          <w:sz w:val="28"/>
          <w:szCs w:val="28"/>
        </w:rPr>
      </w:pPr>
    </w:p>
    <w:p w14:paraId="00000097" w14:textId="04C5E185" w:rsidR="00037DE8" w:rsidRDefault="00D4685F">
      <w:pPr>
        <w:spacing w:line="480" w:lineRule="auto"/>
        <w:jc w:val="center"/>
        <w:rPr>
          <w:sz w:val="28"/>
          <w:szCs w:val="28"/>
        </w:rPr>
      </w:pPr>
      <w:r>
        <w:rPr>
          <w:noProof/>
          <w:sz w:val="28"/>
          <w:szCs w:val="28"/>
          <w:lang w:val="sv-SE"/>
        </w:rPr>
        <w:lastRenderedPageBreak/>
        <w:drawing>
          <wp:inline distT="0" distB="0" distL="0" distR="0" wp14:anchorId="5C087CF1" wp14:editId="4D8BE108">
            <wp:extent cx="5731171" cy="5476461"/>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t="2255" b="2190"/>
                    <a:stretch/>
                  </pic:blipFill>
                  <pic:spPr bwMode="auto">
                    <a:xfrm>
                      <a:off x="0" y="0"/>
                      <a:ext cx="5731510" cy="5476785"/>
                    </a:xfrm>
                    <a:prstGeom prst="rect">
                      <a:avLst/>
                    </a:prstGeom>
                    <a:ln>
                      <a:noFill/>
                    </a:ln>
                    <a:extLst>
                      <a:ext uri="{53640926-AAD7-44D8-BBD7-CCE9431645EC}">
                        <a14:shadowObscured xmlns:a14="http://schemas.microsoft.com/office/drawing/2010/main"/>
                      </a:ext>
                    </a:extLst>
                  </pic:spPr>
                </pic:pic>
              </a:graphicData>
            </a:graphic>
          </wp:inline>
        </w:drawing>
      </w:r>
    </w:p>
    <w:p w14:paraId="00000098" w14:textId="3801A756" w:rsidR="00037DE8" w:rsidRDefault="001B1A85" w:rsidP="00315D5B">
      <w:pPr>
        <w:spacing w:line="360" w:lineRule="auto"/>
        <w:jc w:val="both"/>
      </w:pPr>
      <w:r>
        <w:rPr>
          <w:b/>
        </w:rPr>
        <w:t>Fig. 2.</w:t>
      </w:r>
      <w:r w:rsidRPr="001F0746">
        <w:rPr>
          <w:bCs/>
        </w:rPr>
        <w:t xml:space="preserve"> </w:t>
      </w:r>
      <w:ins w:id="580" w:author="Max Lindmark" w:date="2022-04-23T10:20:00Z">
        <w:r w:rsidR="001F0746" w:rsidRPr="001F0746">
          <w:rPr>
            <w:bCs/>
          </w:rPr>
          <w:t>Fish grow faster and reach larger sizes</w:t>
        </w:r>
      </w:ins>
      <w:del w:id="581" w:author="Max Lindmark" w:date="2022-04-23T10:20:00Z">
        <w:r w:rsidDel="001F0746">
          <w:delText>The average length-at-age is larger for</w:delText>
        </w:r>
        <w:r w:rsidR="006B2987" w:rsidDel="001F0746">
          <w:delText xml:space="preserve"> fish of</w:delText>
        </w:r>
        <w:r w:rsidDel="001F0746">
          <w:delText xml:space="preserve"> all ages</w:delText>
        </w:r>
      </w:del>
      <w:r>
        <w:t xml:space="preserve"> in the </w:t>
      </w:r>
      <w:r w:rsidR="00320473">
        <w:t>heated</w:t>
      </w:r>
      <w:r w:rsidR="00320473" w:rsidDel="00320473">
        <w:t xml:space="preserve"> </w:t>
      </w:r>
      <w:r>
        <w:t xml:space="preserve">(red) </w:t>
      </w:r>
      <w:ins w:id="582" w:author="Anna Gårdmark" w:date="2022-07-15T09:31:00Z">
        <w:r w:rsidR="00744435">
          <w:t xml:space="preserve">enclosed bay </w:t>
        </w:r>
      </w:ins>
      <w:r>
        <w:t xml:space="preserve">compared to the </w:t>
      </w:r>
      <w:r w:rsidR="00793EAE">
        <w:t>reference</w:t>
      </w:r>
      <w:r w:rsidR="00793EAE" w:rsidDel="00793EAE">
        <w:t xml:space="preserve"> </w:t>
      </w:r>
      <w:r>
        <w:t>(blue)</w:t>
      </w:r>
      <w:r w:rsidR="006B2987">
        <w:t xml:space="preserve"> </w:t>
      </w:r>
      <w:del w:id="583" w:author="Anna Gårdmark" w:date="2022-07-15T09:31:00Z">
        <w:r w:rsidR="006B2987" w:rsidDel="00744435">
          <w:delText>coastal</w:delText>
        </w:r>
        <w:r w:rsidDel="00744435">
          <w:delText xml:space="preserve"> </w:delText>
        </w:r>
      </w:del>
      <w:r>
        <w:t>area. Points in panel (</w:t>
      </w:r>
      <w:commentRangeStart w:id="584"/>
      <w:r>
        <w:t>A</w:t>
      </w:r>
      <w:commentRangeEnd w:id="584"/>
      <w:r w:rsidR="00D758C6">
        <w:rPr>
          <w:rStyle w:val="Kommentarsreferens"/>
        </w:rPr>
        <w:commentReference w:id="584"/>
      </w:r>
      <w:r>
        <w:t>) depict individual-level length-at-age and lines show the global posterior prediction (both exponentiated) without group-level effects (i.e., cohort) from the von Bertalanffy</w:t>
      </w:r>
      <w:r w:rsidR="006B2987">
        <w:t xml:space="preserve"> growth</w:t>
      </w:r>
      <w:r>
        <w:t xml:space="preserve"> model with area-specific coefficients. The shaded areas correspond to 50% and 90% credible intervals. Panel (B) shows the posterior distributions for </w:t>
      </w:r>
      <w:r w:rsidR="006B2987">
        <w:t xml:space="preserve">growth </w:t>
      </w:r>
      <w:r w:rsidR="003A3021">
        <w:t>coefficient</w:t>
      </w:r>
      <w:r w:rsidR="006B2987">
        <w:t xml:space="preserve">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 xml:space="preserve">difference. Panel (D) shows the posterior distributions for </w:t>
      </w:r>
      <w:r w:rsidR="006B2987">
        <w:t>asymptotic length (</w:t>
      </w:r>
      <w:r>
        <w:t xml:space="preserve">parameters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oMath>
      <w:r w:rsidR="006B2987">
        <w:t>)</w:t>
      </w:r>
      <w:r>
        <w:t xml:space="preserve">, and (E) the distribution of </w:t>
      </w:r>
      <w:r w:rsidR="006B2987">
        <w:t xml:space="preserve">their </w:t>
      </w:r>
      <w:r>
        <w:t xml:space="preserve">difference. </w:t>
      </w:r>
    </w:p>
    <w:p w14:paraId="00000099" w14:textId="0289F8E8" w:rsidR="00037DE8" w:rsidRDefault="00037DE8">
      <w:pPr>
        <w:jc w:val="center"/>
        <w:rPr>
          <w:sz w:val="28"/>
          <w:szCs w:val="28"/>
        </w:rPr>
      </w:pPr>
    </w:p>
    <w:p w14:paraId="021E8BDD" w14:textId="4B89FEC7" w:rsidR="00196457" w:rsidRDefault="00196457">
      <w:pPr>
        <w:jc w:val="center"/>
        <w:rPr>
          <w:sz w:val="28"/>
          <w:szCs w:val="28"/>
        </w:rPr>
      </w:pPr>
    </w:p>
    <w:p w14:paraId="07FFFB0D" w14:textId="53D61A57" w:rsidR="00196457" w:rsidRDefault="00196457">
      <w:pPr>
        <w:jc w:val="center"/>
        <w:rPr>
          <w:sz w:val="28"/>
          <w:szCs w:val="28"/>
        </w:rPr>
      </w:pPr>
    </w:p>
    <w:p w14:paraId="57BD6481" w14:textId="7123A68F" w:rsidR="00196457" w:rsidRDefault="00196457">
      <w:pPr>
        <w:jc w:val="center"/>
        <w:rPr>
          <w:sz w:val="28"/>
          <w:szCs w:val="28"/>
        </w:rPr>
      </w:pPr>
    </w:p>
    <w:p w14:paraId="7FB9BBC6" w14:textId="51CD94C4" w:rsidR="00196457" w:rsidRDefault="009B6030">
      <w:pPr>
        <w:jc w:val="center"/>
        <w:rPr>
          <w:sz w:val="28"/>
          <w:szCs w:val="28"/>
        </w:rPr>
      </w:pPr>
      <w:r>
        <w:rPr>
          <w:noProof/>
          <w:sz w:val="28"/>
          <w:szCs w:val="28"/>
          <w:lang w:val="sv-SE"/>
        </w:rPr>
        <w:drawing>
          <wp:inline distT="0" distB="0" distL="0" distR="0" wp14:anchorId="56D0F519" wp14:editId="046A8F53">
            <wp:extent cx="5731510" cy="573151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0FEA220" w14:textId="0F18A00B" w:rsidR="009B6030" w:rsidRDefault="009B6030" w:rsidP="009B6030">
      <w:pPr>
        <w:spacing w:line="360" w:lineRule="auto"/>
        <w:jc w:val="both"/>
      </w:pPr>
      <w:r>
        <w:rPr>
          <w:b/>
        </w:rPr>
        <w:t xml:space="preserve">Fig. 3. </w:t>
      </w:r>
      <w:r>
        <w:t>The average length-at-age is larger for fish of all ages in the heated</w:t>
      </w:r>
      <w:r w:rsidDel="00320473">
        <w:t xml:space="preserve"> </w:t>
      </w:r>
      <w:ins w:id="585" w:author="Anna Gårdmark" w:date="2022-07-15T09:29:00Z">
        <w:r w:rsidR="00744435">
          <w:t xml:space="preserve">enclosed bay </w:t>
        </w:r>
      </w:ins>
      <w:del w:id="586" w:author="Max Lindmark" w:date="2022-04-23T10:21:00Z">
        <w:r w:rsidDel="001F75DD">
          <w:delText xml:space="preserve">(red) </w:delText>
        </w:r>
      </w:del>
      <w:r>
        <w:t>compared to the reference</w:t>
      </w:r>
      <w:r w:rsidDel="00793EAE">
        <w:t xml:space="preserve"> </w:t>
      </w:r>
      <w:del w:id="587" w:author="Max Lindmark" w:date="2022-04-23T10:21:00Z">
        <w:r w:rsidDel="001F75DD">
          <w:delText>(blue)</w:delText>
        </w:r>
      </w:del>
      <w:del w:id="588" w:author="Anna Gårdmark" w:date="2022-07-15T09:29:00Z">
        <w:r w:rsidDel="00744435">
          <w:delText xml:space="preserve"> coastal </w:delText>
        </w:r>
      </w:del>
      <w:r>
        <w:t>area</w:t>
      </w:r>
      <w:ins w:id="589" w:author="Max Lindmark" w:date="2022-04-23T10:21:00Z">
        <w:r w:rsidR="00F2242D">
          <w:t xml:space="preserve">, and the relative difference declines </w:t>
        </w:r>
      </w:ins>
      <w:ins w:id="590" w:author="Max Lindmark" w:date="2022-04-23T10:26:00Z">
        <w:r w:rsidR="009433A1">
          <w:t xml:space="preserve">very </w:t>
        </w:r>
      </w:ins>
      <w:ins w:id="591" w:author="Max Lindmark" w:date="2022-04-23T10:21:00Z">
        <w:r w:rsidR="00F5072C">
          <w:t xml:space="preserve">slightly </w:t>
        </w:r>
        <w:r w:rsidR="00F2242D">
          <w:t>with age</w:t>
        </w:r>
      </w:ins>
      <w:r>
        <w:t xml:space="preserve">. </w:t>
      </w:r>
      <w:ins w:id="592" w:author="Max Lindmark" w:date="2022-04-23T10:22:00Z">
        <w:r w:rsidR="00F5072C">
          <w:t xml:space="preserve">Violin plots </w:t>
        </w:r>
      </w:ins>
      <w:ins w:id="593" w:author="Max Lindmark" w:date="2022-04-23T10:26:00Z">
        <w:r w:rsidR="00FC3C22">
          <w:t xml:space="preserve">depict </w:t>
        </w:r>
      </w:ins>
      <w:ins w:id="594" w:author="Max Lindmark" w:date="2022-04-23T10:22:00Z">
        <w:r w:rsidR="00F5072C">
          <w:t xml:space="preserve">size-at-age </w:t>
        </w:r>
      </w:ins>
      <w:ins w:id="595" w:author="Max Lindmark" w:date="2022-04-23T10:26:00Z">
        <w:r w:rsidR="00FC3C22">
          <w:t xml:space="preserve">in </w:t>
        </w:r>
      </w:ins>
      <w:ins w:id="596" w:author="Max Lindmark" w:date="2022-04-23T10:22:00Z">
        <w:r w:rsidR="00F5072C">
          <w:t xml:space="preserve">the heated </w:t>
        </w:r>
      </w:ins>
      <w:ins w:id="597" w:author="Max Lindmark" w:date="2022-04-23T10:26:00Z">
        <w:r w:rsidR="00FC3C22">
          <w:t xml:space="preserve">relative to the </w:t>
        </w:r>
      </w:ins>
      <w:ins w:id="598" w:author="Max Lindmark" w:date="2022-04-23T10:22:00Z">
        <w:r w:rsidR="00F5072C">
          <w:t>reference area</w:t>
        </w:r>
      </w:ins>
      <w:ins w:id="599" w:author="Max Lindmark" w:date="2022-04-23T10:27:00Z">
        <w:r w:rsidR="00FC3C22">
          <w:t xml:space="preserve">, based on </w:t>
        </w:r>
        <w:r w:rsidR="00FC3C22" w:rsidRPr="00FC3C22">
          <w:t>draws from expectation of the posterior predictive distribution</w:t>
        </w:r>
      </w:ins>
      <w:ins w:id="600" w:author="Max Lindmark" w:date="2022-04-23T10:28:00Z">
        <w:r w:rsidR="00DD3838">
          <w:t xml:space="preserve"> (</w:t>
        </w:r>
      </w:ins>
      <w:ins w:id="601" w:author="Max Lindmark" w:date="2022-04-23T10:27:00Z">
        <w:r w:rsidR="006614EC">
          <w:t>without random effects</w:t>
        </w:r>
      </w:ins>
      <w:ins w:id="602" w:author="Max Lindmark" w:date="2022-04-23T10:28:00Z">
        <w:r w:rsidR="00DD3838">
          <w:t>)</w:t>
        </w:r>
      </w:ins>
      <w:ins w:id="603" w:author="Max Lindmark" w:date="2022-04-23T10:27:00Z">
        <w:r w:rsidR="00C21AF6">
          <w:t xml:space="preserve">. The </w:t>
        </w:r>
      </w:ins>
      <w:ins w:id="604" w:author="Max Lindmark" w:date="2022-04-23T10:31:00Z">
        <w:r w:rsidR="00113BF2">
          <w:t xml:space="preserve">points and vertical lines depict the </w:t>
        </w:r>
      </w:ins>
      <w:ins w:id="605" w:author="Max Lindmark" w:date="2022-04-23T10:27:00Z">
        <w:r w:rsidR="00C21AF6">
          <w:t xml:space="preserve">median and the </w:t>
        </w:r>
      </w:ins>
      <w:ins w:id="606" w:author="Max Lindmark" w:date="2022-04-23T10:28:00Z">
        <w:r w:rsidR="00186906">
          <w:t>interquartile</w:t>
        </w:r>
      </w:ins>
      <w:ins w:id="607" w:author="Max Lindmark" w:date="2022-04-23T10:27:00Z">
        <w:r w:rsidR="00C21AF6">
          <w:t xml:space="preserve"> range</w:t>
        </w:r>
        <w:commentRangeStart w:id="608"/>
        <w:r w:rsidR="00C21AF6">
          <w:t>.</w:t>
        </w:r>
      </w:ins>
      <w:commentRangeEnd w:id="608"/>
      <w:r w:rsidR="00744435">
        <w:rPr>
          <w:rStyle w:val="Kommentarsreferens"/>
        </w:rPr>
        <w:commentReference w:id="608"/>
      </w:r>
      <w:ins w:id="609" w:author="Max Lindmark" w:date="2022-04-23T10:27:00Z">
        <w:r w:rsidR="00C21AF6">
          <w:t xml:space="preserve"> </w:t>
        </w:r>
      </w:ins>
      <w:del w:id="610" w:author="Max Lindmark" w:date="2022-04-23T10:28:00Z">
        <w:r w:rsidDel="00767DDC">
          <w:delText xml:space="preserve">Points in panel (A) depict individual-level length-at-age and lines show the global posterior prediction (both exponentiated) without group-level effects (i.e., cohort) from the von Bertalanffy growth model with area-specific coefficients. The shaded areas correspond to 50% and 90% credible intervals. Panel (B) shows the posterior distributions for growth coefficient (parameters </w:delTex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heat</m:t>
              </m:r>
            </m:sub>
          </m:sSub>
        </m:oMath>
        <w:r w:rsidDel="00767DDC">
          <w:delText xml:space="preserve"> (red) and </w:delText>
        </w:r>
        <m:oMath>
          <m:sSub>
            <m:sSubPr>
              <m:ctrlPr>
                <w:rPr>
                  <w:rFonts w:ascii="Cambria Math" w:eastAsia="Cambria Math" w:hAnsi="Cambria Math" w:cs="Cambria Math"/>
                </w:rPr>
              </m:ctrlPr>
            </m:sSubPr>
            <m:e>
              <m:r>
                <w:rPr>
                  <w:rFonts w:ascii="Cambria Math" w:eastAsia="Cambria Math" w:hAnsi="Cambria Math" w:cs="Cambria Math"/>
                </w:rPr>
                <m:t>K</m:t>
              </m:r>
            </m:e>
            <m:sub>
              <m:r>
                <w:rPr>
                  <w:rFonts w:ascii="Cambria Math" w:eastAsia="Cambria Math" w:hAnsi="Cambria Math" w:cs="Cambria Math"/>
                </w:rPr>
                <m:t>ref</m:t>
              </m:r>
            </m:sub>
          </m:sSub>
        </m:oMath>
        <w:r w:rsidDel="00767DDC">
          <w:delText xml:space="preserve"> (blue)) and (C) the distribution of their difference. Panel (D) shows the posterior </w:delText>
        </w:r>
        <w:r w:rsidDel="00767DDC">
          <w:lastRenderedPageBreak/>
          <w:delText xml:space="preserve">distributions for asymptotic length (parameters </w:delTex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∞heat</m:t>
              </m:r>
            </m:sub>
          </m:sSub>
        </m:oMath>
        <w:r w:rsidDel="00767DDC">
          <w:delText xml:space="preserve"> and </w:delTex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∞ref</m:t>
              </m:r>
            </m:sub>
          </m:sSub>
        </m:oMath>
        <w:r w:rsidDel="00767DDC">
          <w:delText xml:space="preserve">), and (E) the distribution of their difference. </w:delText>
        </w:r>
      </w:del>
    </w:p>
    <w:p w14:paraId="42F387D8" w14:textId="734859E2" w:rsidR="00C614A0" w:rsidRDefault="00C614A0">
      <w:pPr>
        <w:jc w:val="center"/>
        <w:rPr>
          <w:ins w:id="611" w:author="Max Lindmark" w:date="2022-04-23T10:28:00Z"/>
          <w:sz w:val="28"/>
          <w:szCs w:val="28"/>
        </w:rPr>
      </w:pPr>
    </w:p>
    <w:p w14:paraId="39AD1B07" w14:textId="283859E0" w:rsidR="00767DDC" w:rsidRDefault="00767DDC">
      <w:pPr>
        <w:jc w:val="center"/>
        <w:rPr>
          <w:ins w:id="612" w:author="Max Lindmark" w:date="2022-04-23T10:28:00Z"/>
          <w:sz w:val="28"/>
          <w:szCs w:val="28"/>
        </w:rPr>
      </w:pPr>
    </w:p>
    <w:p w14:paraId="14DCAEE9" w14:textId="6BF9906B" w:rsidR="00767DDC" w:rsidRDefault="00767DDC">
      <w:pPr>
        <w:jc w:val="center"/>
        <w:rPr>
          <w:ins w:id="613" w:author="Max Lindmark" w:date="2022-04-23T10:28:00Z"/>
          <w:sz w:val="28"/>
          <w:szCs w:val="28"/>
        </w:rPr>
      </w:pPr>
    </w:p>
    <w:p w14:paraId="60263987" w14:textId="30FCCA17" w:rsidR="00767DDC" w:rsidRDefault="00767DDC">
      <w:pPr>
        <w:jc w:val="center"/>
        <w:rPr>
          <w:ins w:id="614" w:author="Max Lindmark" w:date="2022-04-23T10:28:00Z"/>
          <w:sz w:val="28"/>
          <w:szCs w:val="28"/>
        </w:rPr>
      </w:pPr>
    </w:p>
    <w:p w14:paraId="6CE1B10A" w14:textId="2C889096" w:rsidR="00767DDC" w:rsidRDefault="00767DDC">
      <w:pPr>
        <w:jc w:val="center"/>
        <w:rPr>
          <w:ins w:id="615" w:author="Max Lindmark" w:date="2022-04-23T10:28:00Z"/>
          <w:sz w:val="28"/>
          <w:szCs w:val="28"/>
        </w:rPr>
      </w:pPr>
    </w:p>
    <w:p w14:paraId="0E1F9E31" w14:textId="095D36ED" w:rsidR="00767DDC" w:rsidRDefault="00767DDC">
      <w:pPr>
        <w:jc w:val="center"/>
        <w:rPr>
          <w:ins w:id="616" w:author="Max Lindmark" w:date="2022-04-23T10:28:00Z"/>
          <w:sz w:val="28"/>
          <w:szCs w:val="28"/>
        </w:rPr>
      </w:pPr>
    </w:p>
    <w:p w14:paraId="5810E741" w14:textId="6430B303" w:rsidR="00767DDC" w:rsidRDefault="00767DDC">
      <w:pPr>
        <w:jc w:val="center"/>
        <w:rPr>
          <w:ins w:id="617" w:author="Max Lindmark" w:date="2022-04-23T10:28:00Z"/>
          <w:sz w:val="28"/>
          <w:szCs w:val="28"/>
        </w:rPr>
      </w:pPr>
    </w:p>
    <w:p w14:paraId="3B50774C" w14:textId="3CC50DCF" w:rsidR="00767DDC" w:rsidRDefault="00767DDC">
      <w:pPr>
        <w:jc w:val="center"/>
        <w:rPr>
          <w:ins w:id="618" w:author="Max Lindmark" w:date="2022-04-23T10:28:00Z"/>
          <w:sz w:val="28"/>
          <w:szCs w:val="28"/>
        </w:rPr>
      </w:pPr>
    </w:p>
    <w:p w14:paraId="0000009A" w14:textId="5B187D4E" w:rsidR="00037DE8" w:rsidRDefault="00474C58">
      <w:pPr>
        <w:jc w:val="center"/>
        <w:rPr>
          <w:sz w:val="28"/>
          <w:szCs w:val="28"/>
        </w:rPr>
      </w:pPr>
      <w:r>
        <w:rPr>
          <w:noProof/>
          <w:sz w:val="28"/>
          <w:szCs w:val="28"/>
          <w:lang w:val="sv-SE"/>
        </w:rPr>
        <w:drawing>
          <wp:inline distT="0" distB="0" distL="0" distR="0" wp14:anchorId="18B6738A" wp14:editId="403A5168">
            <wp:extent cx="5731171" cy="5436704"/>
            <wp:effectExtent l="0" t="0" r="0" b="0"/>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pic:nvPicPr>
                  <pic:blipFill rotWithShape="1">
                    <a:blip r:embed="rId13" cstate="print">
                      <a:extLst>
                        <a:ext uri="{28A0092B-C50C-407E-A947-70E740481C1C}">
                          <a14:useLocalDpi xmlns:a14="http://schemas.microsoft.com/office/drawing/2010/main" val="0"/>
                        </a:ext>
                      </a:extLst>
                    </a:blip>
                    <a:srcRect t="2254" b="2884"/>
                    <a:stretch/>
                  </pic:blipFill>
                  <pic:spPr bwMode="auto">
                    <a:xfrm>
                      <a:off x="0" y="0"/>
                      <a:ext cx="5731510" cy="5437025"/>
                    </a:xfrm>
                    <a:prstGeom prst="rect">
                      <a:avLst/>
                    </a:prstGeom>
                    <a:ln>
                      <a:noFill/>
                    </a:ln>
                    <a:extLst>
                      <a:ext uri="{53640926-AAD7-44D8-BBD7-CCE9431645EC}">
                        <a14:shadowObscured xmlns:a14="http://schemas.microsoft.com/office/drawing/2010/main"/>
                      </a:ext>
                    </a:extLst>
                  </pic:spPr>
                </pic:pic>
              </a:graphicData>
            </a:graphic>
          </wp:inline>
        </w:drawing>
      </w:r>
    </w:p>
    <w:p w14:paraId="0000009B" w14:textId="77777777" w:rsidR="00037DE8" w:rsidRDefault="00037DE8">
      <w:pPr>
        <w:jc w:val="center"/>
        <w:rPr>
          <w:sz w:val="28"/>
          <w:szCs w:val="28"/>
        </w:rPr>
      </w:pPr>
    </w:p>
    <w:p w14:paraId="0000009C" w14:textId="73F2F8B9" w:rsidR="00037DE8" w:rsidRDefault="001B1A85" w:rsidP="00F01DD5">
      <w:pPr>
        <w:spacing w:line="360" w:lineRule="auto"/>
        <w:jc w:val="both"/>
      </w:pPr>
      <w:r>
        <w:rPr>
          <w:b/>
        </w:rPr>
        <w:t xml:space="preserve">Fig. </w:t>
      </w:r>
      <w:r w:rsidR="003839BB">
        <w:rPr>
          <w:b/>
        </w:rPr>
        <w:t>4</w:t>
      </w:r>
      <w:r>
        <w:rPr>
          <w:b/>
        </w:rPr>
        <w:t xml:space="preserve">. </w:t>
      </w:r>
      <w:r>
        <w:t xml:space="preserve">The faster growth rates in the </w:t>
      </w:r>
      <w:r w:rsidR="00320473">
        <w:t>heated</w:t>
      </w:r>
      <w:r w:rsidR="00320473" w:rsidDel="00320473">
        <w:t xml:space="preserve"> </w:t>
      </w:r>
      <w:r>
        <w:t>area</w:t>
      </w:r>
      <w:r w:rsidR="006B2987">
        <w:t xml:space="preserve"> (red) compared to the </w:t>
      </w:r>
      <w:r w:rsidR="00793EAE">
        <w:t>reference</w:t>
      </w:r>
      <w:r w:rsidR="00793EAE" w:rsidDel="00793EAE">
        <w:t xml:space="preserve"> </w:t>
      </w:r>
      <w:r w:rsidR="006B2987">
        <w:t xml:space="preserve">(blue) </w:t>
      </w:r>
      <w:r>
        <w:t xml:space="preserve">are maintained as fish grow. The points illustrate specific growth estimated from back-calculated length-at-age (within individuals) as a function of length (expressed as the geometric mean of the length at the start and end of the time interval). Lines show the global posterior prediction </w:t>
      </w:r>
      <w:r>
        <w:lastRenderedPageBreak/>
        <w:t xml:space="preserve">without group-level effects (i.e., individual within cohort) from the allometric growth model with area-specific coefficients. The shaded areas correspond to the 90% credible interval. The equation uses mean parameter estimates. Panel (B) shows the posterior distributions for </w:t>
      </w:r>
      <w:r w:rsidR="006B2987">
        <w:t>initial growth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heat</m:t>
            </m:r>
          </m:sub>
        </m:sSub>
      </m:oMath>
      <w:r>
        <w:t xml:space="preserve"> </w:t>
      </w:r>
      <w:r w:rsidR="006B2987">
        <w:t xml:space="preserve">(red) </w:t>
      </w:r>
      <w:r>
        <w:t xml:space="preserve">and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ref</m:t>
            </m:r>
          </m:sub>
        </m:sSub>
      </m:oMath>
      <w:r w:rsidR="006B2987">
        <w:t xml:space="preserve"> (blue))</w:t>
      </w:r>
      <w:r>
        <w:t xml:space="preserve">, and (C) the distribution of </w:t>
      </w:r>
      <w:r w:rsidR="006B2987">
        <w:t xml:space="preserve">their </w:t>
      </w:r>
      <w:r>
        <w:t>difference. Panel (D) shows the posterior distributions for</w:t>
      </w:r>
      <w:r w:rsidR="006B2987">
        <w:t xml:space="preserve"> the allometric decline in growth with length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ref</m:t>
            </m:r>
          </m:sub>
        </m:sSub>
      </m:oMath>
      <w:r w:rsidR="006B2987">
        <w:t>)</w:t>
      </w:r>
      <w:r>
        <w:t xml:space="preserve">, and (E) the distribution of </w:t>
      </w:r>
      <w:r w:rsidR="006B2987">
        <w:t xml:space="preserve">their </w:t>
      </w:r>
      <w:r>
        <w:t>difference.</w:t>
      </w:r>
    </w:p>
    <w:p w14:paraId="1D0697E3" w14:textId="290FB5A1" w:rsidR="003A3021" w:rsidRDefault="003A3021">
      <w:pPr>
        <w:spacing w:line="480" w:lineRule="auto"/>
        <w:jc w:val="both"/>
      </w:pPr>
    </w:p>
    <w:p w14:paraId="5AB79B55" w14:textId="3F7D9A20" w:rsidR="003A3021" w:rsidRDefault="003A3021">
      <w:pPr>
        <w:spacing w:line="480" w:lineRule="auto"/>
        <w:jc w:val="both"/>
      </w:pPr>
    </w:p>
    <w:p w14:paraId="3A546E44" w14:textId="75D0FD91" w:rsidR="003A3021" w:rsidRPr="004554D5" w:rsidRDefault="004554D5">
      <w:pPr>
        <w:spacing w:line="480" w:lineRule="auto"/>
        <w:jc w:val="both"/>
        <w:rPr>
          <w:lang w:val="sv-SE"/>
          <w:rPrChange w:id="619" w:author="Max Lindmark" w:date="2022-04-24T11:21:00Z">
            <w:rPr/>
          </w:rPrChange>
        </w:rPr>
      </w:pPr>
      <w:ins w:id="620" w:author="Max Lindmark" w:date="2022-04-24T11:21:00Z">
        <w:r>
          <w:rPr>
            <w:noProof/>
            <w:lang w:val="sv-SE"/>
          </w:rPr>
          <w:lastRenderedPageBreak/>
          <w:drawing>
            <wp:inline distT="0" distB="0" distL="0" distR="0" wp14:anchorId="6D9C9F15" wp14:editId="1179801A">
              <wp:extent cx="5730875" cy="640080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t="3074" b="2418"/>
                      <a:stretch/>
                    </pic:blipFill>
                    <pic:spPr bwMode="auto">
                      <a:xfrm>
                        <a:off x="0" y="0"/>
                        <a:ext cx="5731510" cy="6401509"/>
                      </a:xfrm>
                      <a:prstGeom prst="rect">
                        <a:avLst/>
                      </a:prstGeom>
                      <a:ln>
                        <a:noFill/>
                      </a:ln>
                      <a:extLst>
                        <a:ext uri="{53640926-AAD7-44D8-BBD7-CCE9431645EC}">
                          <a14:shadowObscured xmlns:a14="http://schemas.microsoft.com/office/drawing/2010/main"/>
                        </a:ext>
                      </a:extLst>
                    </pic:spPr>
                  </pic:pic>
                </a:graphicData>
              </a:graphic>
            </wp:inline>
          </w:drawing>
        </w:r>
      </w:ins>
      <w:del w:id="621" w:author="Max Lindmark" w:date="2022-04-24T11:21:00Z">
        <w:r w:rsidR="0006677B" w:rsidDel="004554D5">
          <w:rPr>
            <w:noProof/>
            <w:lang w:val="sv-SE"/>
          </w:rPr>
          <w:lastRenderedPageBreak/>
          <w:drawing>
            <wp:inline distT="0" distB="0" distL="0" distR="0" wp14:anchorId="08EA75B8" wp14:editId="2C34A833">
              <wp:extent cx="5731510" cy="677354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773545"/>
                      </a:xfrm>
                      <a:prstGeom prst="rect">
                        <a:avLst/>
                      </a:prstGeom>
                    </pic:spPr>
                  </pic:pic>
                </a:graphicData>
              </a:graphic>
            </wp:inline>
          </w:drawing>
        </w:r>
      </w:del>
    </w:p>
    <w:p w14:paraId="0000009E" w14:textId="1520B2CD" w:rsidR="00037DE8" w:rsidRDefault="001B1A85" w:rsidP="00F60FC7">
      <w:pPr>
        <w:spacing w:line="360" w:lineRule="auto"/>
        <w:jc w:val="both"/>
        <w:rPr>
          <w:color w:val="000000"/>
        </w:rPr>
      </w:pPr>
      <w:r>
        <w:rPr>
          <w:b/>
        </w:rPr>
        <w:t xml:space="preserve">Fig. </w:t>
      </w:r>
      <w:r w:rsidR="003839BB">
        <w:rPr>
          <w:b/>
        </w:rPr>
        <w:t>5</w:t>
      </w:r>
      <w:r>
        <w:rPr>
          <w:b/>
        </w:rPr>
        <w:t xml:space="preserve">. </w:t>
      </w:r>
      <w:r>
        <w:t>The instantaneous mortality rate</w:t>
      </w:r>
      <w:r w:rsidR="00CC6788">
        <w:t xml:space="preserve"> (</w:t>
      </w:r>
      <m:oMath>
        <m:r>
          <w:rPr>
            <w:rFonts w:ascii="Cambria Math" w:eastAsia="Cambria Math" w:hAnsi="Cambria Math" w:cs="Cambria Math"/>
          </w:rPr>
          <m:t>Z</m:t>
        </m:r>
      </m:oMath>
      <w:r w:rsidR="00CC6788">
        <w:t>)</w:t>
      </w:r>
      <w:r>
        <w:t xml:space="preserve"> is higher in the </w:t>
      </w:r>
      <w:r w:rsidR="00320473">
        <w:t>heated</w:t>
      </w:r>
      <w:r w:rsidR="00320473" w:rsidDel="00320473">
        <w:t xml:space="preserve"> </w:t>
      </w:r>
      <w:r>
        <w:t>area</w:t>
      </w:r>
      <w:r w:rsidR="00CC6788">
        <w:t xml:space="preserve"> (red) than in the </w:t>
      </w:r>
      <w:r w:rsidR="00793EAE">
        <w:t>reference</w:t>
      </w:r>
      <w:r w:rsidR="00793EAE" w:rsidDel="00793EAE">
        <w:t xml:space="preserve"> </w:t>
      </w:r>
      <w:r w:rsidR="00CC6788">
        <w:t>(blue)</w:t>
      </w:r>
      <w:r>
        <w:t xml:space="preserve">. Panel (A) shows the </w:t>
      </w:r>
      <m:oMath>
        <m:r>
          <w:rPr>
            <w:rFonts w:ascii="Cambria Math" w:eastAsia="Cambria Math" w:hAnsi="Cambria Math" w:cs="Cambria Math"/>
          </w:rPr>
          <m:t>log</m:t>
        </m:r>
        <m:r>
          <w:rPr>
            <w:rFonts w:ascii="Cambria Math" w:hAnsi="Cambria Math"/>
          </w:rPr>
          <m:t xml:space="preserve"> </m:t>
        </m:r>
        <m:r>
          <w:rPr>
            <w:rFonts w:ascii="Cambria Math" w:eastAsia="Cambria Math" w:hAnsi="Cambria Math" w:cs="Cambria Math"/>
          </w:rPr>
          <m:t>(CPUE)</m:t>
        </m:r>
        <m:r>
          <w:rPr>
            <w:rFonts w:ascii="Cambria Math" w:hAnsi="Cambria Math"/>
          </w:rPr>
          <m:t xml:space="preserve"> </m:t>
        </m:r>
      </m:oMath>
      <w:r>
        <w:t xml:space="preserve">as a function of </w:t>
      </w:r>
      <m:oMath>
        <m:r>
          <w:rPr>
            <w:rFonts w:ascii="Cambria Math" w:eastAsia="Cambria Math" w:hAnsi="Cambria Math" w:cs="Cambria Math"/>
          </w:rPr>
          <m:t>age</m:t>
        </m:r>
      </m:oMath>
      <w:r>
        <w:t xml:space="preserve">, where the slope corresponds to the global </w:t>
      </w:r>
      <m:oMath>
        <m:r>
          <w:rPr>
            <w:rFonts w:ascii="Cambria Math" w:eastAsia="Cambria Math" w:hAnsi="Cambria Math" w:cs="Cambria Math"/>
          </w:rPr>
          <m:t>-Z</m:t>
        </m:r>
      </m:oMath>
      <w:r>
        <w:t xml:space="preserve">. Lines show the posterior prediction without group-level effects (i.e., cohort) and the shaded areas correspond to the 50% and 90% credible intervals. The equation uses mean parameter estimates. Panel (B) shows the posterior distributions for </w:t>
      </w:r>
      <w:r w:rsidR="00CC6788">
        <w:t>mortality rate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heat</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ref</m:t>
            </m:r>
          </m:sub>
        </m:sSub>
      </m:oMath>
      <w:r w:rsidR="00CC6788">
        <w:t>)</w:t>
      </w:r>
      <w:r>
        <w:t xml:space="preserve">, and (C) the distribution of </w:t>
      </w:r>
      <w:r w:rsidR="00CC6788">
        <w:t xml:space="preserve">their </w:t>
      </w:r>
      <w:r>
        <w:t>difference.</w:t>
      </w:r>
    </w:p>
    <w:p w14:paraId="0000009F" w14:textId="319EA62D" w:rsidR="00037DE8" w:rsidRDefault="006D1B1F">
      <w:pPr>
        <w:spacing w:line="480" w:lineRule="auto"/>
        <w:jc w:val="center"/>
        <w:rPr>
          <w:ins w:id="622" w:author="Max Lindmark" w:date="2022-04-24T11:28:00Z"/>
          <w:sz w:val="28"/>
          <w:szCs w:val="28"/>
        </w:rPr>
      </w:pPr>
      <w:del w:id="623" w:author="Max Lindmark" w:date="2022-04-24T11:28:00Z">
        <w:r w:rsidDel="00F66324">
          <w:rPr>
            <w:noProof/>
            <w:sz w:val="28"/>
            <w:szCs w:val="28"/>
            <w:lang w:val="sv-SE"/>
          </w:rPr>
          <w:lastRenderedPageBreak/>
          <w:drawing>
            <wp:inline distT="0" distB="0" distL="0" distR="0" wp14:anchorId="7AC56C18" wp14:editId="7C739F11">
              <wp:extent cx="5731171" cy="5466522"/>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6" cstate="print">
                        <a:extLst>
                          <a:ext uri="{28A0092B-C50C-407E-A947-70E740481C1C}">
                            <a14:useLocalDpi xmlns:a14="http://schemas.microsoft.com/office/drawing/2010/main" val="0"/>
                          </a:ext>
                        </a:extLst>
                      </a:blip>
                      <a:srcRect t="2254" b="2363"/>
                      <a:stretch/>
                    </pic:blipFill>
                    <pic:spPr bwMode="auto">
                      <a:xfrm>
                        <a:off x="0" y="0"/>
                        <a:ext cx="5731510" cy="5466845"/>
                      </a:xfrm>
                      <a:prstGeom prst="rect">
                        <a:avLst/>
                      </a:prstGeom>
                      <a:ln>
                        <a:noFill/>
                      </a:ln>
                      <a:extLst>
                        <a:ext uri="{53640926-AAD7-44D8-BBD7-CCE9431645EC}">
                          <a14:shadowObscured xmlns:a14="http://schemas.microsoft.com/office/drawing/2010/main"/>
                        </a:ext>
                      </a:extLst>
                    </pic:spPr>
                  </pic:pic>
                </a:graphicData>
              </a:graphic>
            </wp:inline>
          </w:drawing>
        </w:r>
      </w:del>
    </w:p>
    <w:p w14:paraId="2E59CB4A" w14:textId="003BA4CE" w:rsidR="00F66324" w:rsidRDefault="00F66324">
      <w:pPr>
        <w:spacing w:line="480" w:lineRule="auto"/>
        <w:jc w:val="center"/>
        <w:rPr>
          <w:ins w:id="624" w:author="Max Lindmark" w:date="2022-04-24T11:28:00Z"/>
          <w:sz w:val="28"/>
          <w:szCs w:val="28"/>
        </w:rPr>
      </w:pPr>
    </w:p>
    <w:p w14:paraId="0B2E1A67" w14:textId="210E3A61" w:rsidR="00F66324" w:rsidRDefault="00F66324">
      <w:pPr>
        <w:spacing w:line="480" w:lineRule="auto"/>
        <w:jc w:val="center"/>
        <w:rPr>
          <w:sz w:val="28"/>
          <w:szCs w:val="28"/>
        </w:rPr>
      </w:pPr>
      <w:ins w:id="625" w:author="Max Lindmark" w:date="2022-04-24T11:28:00Z">
        <w:r>
          <w:rPr>
            <w:noProof/>
            <w:sz w:val="28"/>
            <w:szCs w:val="28"/>
            <w:lang w:val="sv-SE"/>
          </w:rPr>
          <w:lastRenderedPageBreak/>
          <w:drawing>
            <wp:inline distT="0" distB="0" distL="0" distR="0" wp14:anchorId="39E26591" wp14:editId="3631BEC6">
              <wp:extent cx="5730935" cy="5477347"/>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7" cstate="print">
                        <a:extLst>
                          <a:ext uri="{28A0092B-C50C-407E-A947-70E740481C1C}">
                            <a14:useLocalDpi xmlns:a14="http://schemas.microsoft.com/office/drawing/2010/main" val="0"/>
                          </a:ext>
                        </a:extLst>
                      </a:blip>
                      <a:srcRect t="2527" b="1898"/>
                      <a:stretch/>
                    </pic:blipFill>
                    <pic:spPr bwMode="auto">
                      <a:xfrm>
                        <a:off x="0" y="0"/>
                        <a:ext cx="5731510" cy="5477896"/>
                      </a:xfrm>
                      <a:prstGeom prst="rect">
                        <a:avLst/>
                      </a:prstGeom>
                      <a:ln>
                        <a:noFill/>
                      </a:ln>
                      <a:extLst>
                        <a:ext uri="{53640926-AAD7-44D8-BBD7-CCE9431645EC}">
                          <a14:shadowObscured xmlns:a14="http://schemas.microsoft.com/office/drawing/2010/main"/>
                        </a:ext>
                      </a:extLst>
                    </pic:spPr>
                  </pic:pic>
                </a:graphicData>
              </a:graphic>
            </wp:inline>
          </w:drawing>
        </w:r>
      </w:ins>
    </w:p>
    <w:p w14:paraId="000000A0" w14:textId="7C039046" w:rsidR="00037DE8" w:rsidRPr="00F5516D" w:rsidRDefault="001B1A85" w:rsidP="006A37CA">
      <w:pPr>
        <w:spacing w:line="480" w:lineRule="auto"/>
        <w:jc w:val="both"/>
      </w:pPr>
      <w:r w:rsidRPr="00F5516D">
        <w:rPr>
          <w:b/>
        </w:rPr>
        <w:t xml:space="preserve">Fig. </w:t>
      </w:r>
      <w:r w:rsidR="0033133A">
        <w:rPr>
          <w:b/>
        </w:rPr>
        <w:t>6</w:t>
      </w:r>
      <w:r w:rsidRPr="00F5516D">
        <w:rPr>
          <w:b/>
        </w:rPr>
        <w:t xml:space="preserve">. </w:t>
      </w:r>
      <w:commentRangeStart w:id="626"/>
      <w:r w:rsidRPr="00F5516D">
        <w:t xml:space="preserve">The </w:t>
      </w:r>
      <w:r w:rsidR="00320473" w:rsidRPr="00F5516D">
        <w:t>heated</w:t>
      </w:r>
      <w:r w:rsidR="00320473" w:rsidRPr="00F5516D" w:rsidDel="00320473">
        <w:t xml:space="preserve"> </w:t>
      </w:r>
      <w:r w:rsidRPr="00F5516D">
        <w:t xml:space="preserve">area </w:t>
      </w:r>
      <w:r w:rsidR="00CC6788" w:rsidRPr="00F5516D">
        <w:t xml:space="preserve">(red) </w:t>
      </w:r>
      <w:r w:rsidRPr="00F5516D">
        <w:t>has a larger proportion of large fish</w:t>
      </w:r>
      <w:r w:rsidR="00CC6788" w:rsidRPr="00F5516D">
        <w:t xml:space="preserve"> than the </w:t>
      </w:r>
      <w:r w:rsidR="00793EAE" w:rsidRPr="00F5516D">
        <w:t>reference</w:t>
      </w:r>
      <w:r w:rsidR="00793EAE" w:rsidRPr="00F5516D" w:rsidDel="00793EAE">
        <w:t xml:space="preserve"> </w:t>
      </w:r>
      <w:r w:rsidR="00CC6788" w:rsidRPr="00F5516D">
        <w:t>area (blue)</w:t>
      </w:r>
      <w:r w:rsidRPr="00F5516D">
        <w:t xml:space="preserve">, illustrated both </w:t>
      </w:r>
      <w:r w:rsidR="001C4211" w:rsidRPr="00F5516D">
        <w:t xml:space="preserve">in terms of the biomass size-spectrum </w:t>
      </w:r>
      <w:r w:rsidR="00CC6788" w:rsidRPr="00F5516D">
        <w:t>(</w:t>
      </w:r>
      <w:r w:rsidR="001C4211" w:rsidRPr="00F5516D">
        <w:t>A</w:t>
      </w:r>
      <w:del w:id="627" w:author="Anna Gårdmark" w:date="2022-07-15T09:26:00Z">
        <w:r w:rsidR="001C4211" w:rsidRPr="00F5516D" w:rsidDel="00744435">
          <w:delText>-B</w:delText>
        </w:r>
      </w:del>
      <w:r w:rsidR="00CC6788" w:rsidRPr="00F5516D">
        <w:t>)</w:t>
      </w:r>
      <w:r w:rsidR="00CC22E7" w:rsidRPr="00F5516D">
        <w:t xml:space="preserve">, </w:t>
      </w:r>
      <w:commentRangeEnd w:id="626"/>
      <w:r w:rsidR="00744435">
        <w:rPr>
          <w:rStyle w:val="Kommentarsreferens"/>
        </w:rPr>
        <w:commentReference w:id="626"/>
      </w:r>
      <w:r w:rsidR="00CC22E7" w:rsidRPr="00F5516D">
        <w:t xml:space="preserve">and </w:t>
      </w:r>
      <w:r w:rsidRPr="00F5516D">
        <w:t xml:space="preserve">histograms of proportions </w:t>
      </w:r>
      <w:r w:rsidR="00CC6788" w:rsidRPr="00F5516D">
        <w:t>(</w:t>
      </w:r>
      <w:r w:rsidR="00CD5D25" w:rsidRPr="00F5516D">
        <w:t>C</w:t>
      </w:r>
      <w:r w:rsidR="00CC6788" w:rsidRPr="00F5516D">
        <w:t>)</w:t>
      </w:r>
      <w:ins w:id="629" w:author="Anna Gårdmark" w:date="2022-07-15T09:26:00Z">
        <w:r w:rsidR="00744435">
          <w:t>, but there is no difference in the slope of the size-spectra</w:t>
        </w:r>
      </w:ins>
      <w:ins w:id="630" w:author="Anna Gårdmark" w:date="2022-07-15T09:27:00Z">
        <w:r w:rsidR="00744435">
          <w:t xml:space="preserve"> between the areas (B)</w:t>
        </w:r>
      </w:ins>
      <w:r w:rsidRPr="00F5516D">
        <w:t xml:space="preserve">. Panel (A) </w:t>
      </w:r>
      <w:r w:rsidR="00064D15" w:rsidRPr="00F5516D">
        <w:t xml:space="preserve">shows the size distribution and MLEbins fit (red and blue solid curve for the heated and reference area, respectively) with 95% </w:t>
      </w:r>
      <w:commentRangeStart w:id="631"/>
      <w:r w:rsidR="00064D15" w:rsidRPr="00F5516D">
        <w:t xml:space="preserve">confidence </w:t>
      </w:r>
      <w:commentRangeEnd w:id="631"/>
      <w:r w:rsidR="00744435">
        <w:rPr>
          <w:rStyle w:val="Kommentarsreferens"/>
        </w:rPr>
        <w:commentReference w:id="631"/>
      </w:r>
      <w:r w:rsidR="00064D15" w:rsidRPr="00F5516D">
        <w:t>intervals</w:t>
      </w:r>
      <w:r w:rsidR="006D173F" w:rsidRPr="00F5516D">
        <w:t xml:space="preserve"> indicated by dashed lines. </w:t>
      </w:r>
      <w:r w:rsidR="006A37CA" w:rsidRPr="00F5516D">
        <w:t xml:space="preserve">The vertical span of rectangles </w:t>
      </w:r>
      <w:r w:rsidR="00F95F53" w:rsidRPr="00F5516D">
        <w:t>illustrates</w:t>
      </w:r>
      <w:r w:rsidR="006A37CA" w:rsidRPr="00F5516D">
        <w:t xml:space="preserve"> the possible range of the number of individuals with body mass ≥ the body mass of individuals in that bin</w:t>
      </w:r>
      <w:r w:rsidR="0046101A" w:rsidRPr="00F5516D">
        <w:t xml:space="preserve">. </w:t>
      </w:r>
      <w:r w:rsidRPr="00F5516D">
        <w:t xml:space="preserve">Panel (B) shows the </w:t>
      </w:r>
      <w:r w:rsidR="005E2DE4" w:rsidRPr="00F5516D">
        <w:t xml:space="preserve">estimate of the size-spectrum exponent, </w:t>
      </w:r>
      <m:oMath>
        <m:r>
          <w:rPr>
            <w:rFonts w:ascii="Cambria Math" w:hAnsi="Cambria Math"/>
          </w:rPr>
          <m:t>γ</m:t>
        </m:r>
      </m:oMath>
      <w:r w:rsidR="00D0424F" w:rsidRPr="00F5516D">
        <w:t xml:space="preserve">, and vertical lines </w:t>
      </w:r>
      <w:r w:rsidR="001079D5" w:rsidRPr="00F5516D">
        <w:t>depict</w:t>
      </w:r>
      <w:r w:rsidR="00D0424F" w:rsidRPr="00F5516D">
        <w:t xml:space="preserve"> the 95% confidence interval. </w:t>
      </w:r>
      <w:r w:rsidRPr="00F5516D">
        <w:t>Panel (</w:t>
      </w:r>
      <w:r w:rsidR="000A2EEE" w:rsidRPr="00F5516D">
        <w:t>C</w:t>
      </w:r>
      <w:r w:rsidRPr="00F5516D">
        <w:t xml:space="preserve">) </w:t>
      </w:r>
      <w:r w:rsidRPr="00F5516D">
        <w:lastRenderedPageBreak/>
        <w:t>illustrates histograms of length groups</w:t>
      </w:r>
      <w:r w:rsidR="00CC6788" w:rsidRPr="00F5516D">
        <w:t xml:space="preserve"> in the </w:t>
      </w:r>
      <w:r w:rsidR="00320473" w:rsidRPr="00F5516D">
        <w:t>heated</w:t>
      </w:r>
      <w:r w:rsidR="00320473" w:rsidRPr="00F5516D" w:rsidDel="00320473">
        <w:t xml:space="preserve"> </w:t>
      </w:r>
      <w:r w:rsidR="00CC6788" w:rsidRPr="00F5516D">
        <w:t xml:space="preserve">and </w:t>
      </w:r>
      <w:r w:rsidR="00793EAE" w:rsidRPr="00F5516D">
        <w:t>reference</w:t>
      </w:r>
      <w:r w:rsidR="00793EAE" w:rsidRPr="00F5516D" w:rsidDel="00793EAE">
        <w:t xml:space="preserve"> </w:t>
      </w:r>
      <w:r w:rsidR="00CC6788" w:rsidRPr="00F5516D">
        <w:t>area</w:t>
      </w:r>
      <w:r w:rsidRPr="00F5516D">
        <w:t xml:space="preserve"> as proportions (for all years pooled).</w:t>
      </w:r>
    </w:p>
    <w:sectPr w:rsidR="00037DE8" w:rsidRPr="00F5516D" w:rsidSect="005259BA">
      <w:pgSz w:w="11906" w:h="16838"/>
      <w:pgMar w:top="1440" w:right="1440" w:bottom="1440" w:left="1440" w:header="708" w:footer="708"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Max Lindmark" w:date="2022-04-24T13:03:00Z" w:initials="MOU">
    <w:p w14:paraId="1493298B" w14:textId="77777777" w:rsidR="00E040E9" w:rsidRDefault="00E040E9" w:rsidP="00E040E9">
      <w:r>
        <w:rPr>
          <w:rStyle w:val="Kommentarsreferens"/>
        </w:rPr>
        <w:annotationRef/>
      </w:r>
      <w:r w:rsidRPr="00C45A1B">
        <w:rPr>
          <w:sz w:val="20"/>
          <w:szCs w:val="20"/>
          <w:lang w:val="sv-SE"/>
        </w:rPr>
        <w:t xml:space="preserve">Vad tror ni om detta? Det jag inte gillar med förra titeln är att den inte säger vad det är som kompenseras… </w:t>
      </w:r>
      <w:r>
        <w:rPr>
          <w:sz w:val="20"/>
          <w:szCs w:val="20"/>
        </w:rPr>
        <w:t>Låter som att det skulle vara på individnivå?</w:t>
      </w:r>
    </w:p>
    <w:p w14:paraId="6CAD7D01" w14:textId="77777777" w:rsidR="00E040E9" w:rsidRDefault="00E040E9" w:rsidP="00E040E9"/>
    <w:p w14:paraId="56A18274" w14:textId="77777777" w:rsidR="00E040E9" w:rsidRPr="00C45A1B" w:rsidRDefault="00E040E9" w:rsidP="00E040E9">
      <w:pPr>
        <w:rPr>
          <w:lang w:val="sv-SE"/>
        </w:rPr>
      </w:pPr>
      <w:r w:rsidRPr="00C45A1B">
        <w:rPr>
          <w:sz w:val="20"/>
          <w:szCs w:val="20"/>
          <w:lang w:val="sv-SE"/>
        </w:rPr>
        <w:t>Efter bugg-fixen är dessutom skillnad i size spectrum exponent mindre tydlig.</w:t>
      </w:r>
    </w:p>
  </w:comment>
  <w:comment w:id="3" w:author="Anna Gårdmark" w:date="2022-07-15T08:29:00Z" w:initials="AG">
    <w:p w14:paraId="006B2E88" w14:textId="562812D5" w:rsidR="00E040E9" w:rsidRPr="00463833" w:rsidRDefault="00E040E9">
      <w:pPr>
        <w:pStyle w:val="Kommentarer"/>
      </w:pPr>
      <w:r>
        <w:rPr>
          <w:rStyle w:val="Kommentarsreferens"/>
        </w:rPr>
        <w:annotationRef/>
      </w:r>
      <w:r w:rsidRPr="00E040E9">
        <w:rPr>
          <w:lang w:val="sv-SE"/>
        </w:rPr>
        <w:t>håller med – bättre!</w:t>
      </w:r>
      <w:r>
        <w:rPr>
          <w:lang w:val="sv-SE"/>
        </w:rPr>
        <w:t xml:space="preserve"> och rakare ordföljd. Men jag saknar growth, för det var så bra med balansen mellan de två processerna redan i titeln</w:t>
      </w:r>
      <w:r w:rsidR="00EE1C36">
        <w:rPr>
          <w:lang w:val="sv-SE"/>
        </w:rPr>
        <w:t xml:space="preserve">. </w:t>
      </w:r>
      <w:r w:rsidR="00EE1C36" w:rsidRPr="00463833">
        <w:t>Vad sägs om:</w:t>
      </w:r>
    </w:p>
    <w:p w14:paraId="261182D5" w14:textId="77777777" w:rsidR="006F2B64" w:rsidRDefault="00EE1C36">
      <w:pPr>
        <w:pStyle w:val="Kommentarer"/>
      </w:pPr>
      <w:r w:rsidRPr="00EE1C36">
        <w:t>Higher mortality rate counteract</w:t>
      </w:r>
      <w:r>
        <w:t>s</w:t>
      </w:r>
      <w:r w:rsidRPr="00EE1C36">
        <w:t xml:space="preserve"> faster </w:t>
      </w:r>
      <w:r>
        <w:t xml:space="preserve">body </w:t>
      </w:r>
      <w:r w:rsidRPr="00EE1C36">
        <w:t>growth in heated ecosystem</w:t>
      </w:r>
      <w:r w:rsidR="006F2B64">
        <w:t xml:space="preserve"> leaving fish size-structure unchanged  </w:t>
      </w:r>
    </w:p>
    <w:p w14:paraId="5A676B64" w14:textId="03AD2FDA" w:rsidR="00EE1C36" w:rsidRPr="006F2B64" w:rsidRDefault="006F2B64">
      <w:pPr>
        <w:pStyle w:val="Kommentarer"/>
        <w:rPr>
          <w:lang w:val="sv-SE"/>
        </w:rPr>
      </w:pPr>
      <w:r w:rsidRPr="006F2B64">
        <w:rPr>
          <w:lang w:val="sv-SE"/>
        </w:rPr>
        <w:t>(fast den blev ju lite lång…)</w:t>
      </w:r>
    </w:p>
  </w:comment>
  <w:comment w:id="11" w:author="Max Lindmark" w:date="2022-04-24T08:16:00Z" w:initials="MOU">
    <w:p w14:paraId="5D70EB16" w14:textId="0D1675FC" w:rsidR="00E040E9" w:rsidRPr="00C45A1B" w:rsidRDefault="00E040E9" w:rsidP="00E040E9">
      <w:pPr>
        <w:rPr>
          <w:lang w:val="sv-SE"/>
        </w:rPr>
      </w:pPr>
      <w:r>
        <w:rPr>
          <w:rStyle w:val="Kommentarsreferens"/>
        </w:rPr>
        <w:annotationRef/>
      </w:r>
      <w:r w:rsidRPr="00C45A1B">
        <w:rPr>
          <w:sz w:val="20"/>
          <w:szCs w:val="20"/>
          <w:lang w:val="sv-SE"/>
        </w:rPr>
        <w:t>250 ord för PNAS</w:t>
      </w:r>
    </w:p>
  </w:comment>
  <w:comment w:id="12" w:author="Max Lindmark" w:date="2022-04-24T13:14:00Z" w:initials="MOU">
    <w:p w14:paraId="3A0DD4D5" w14:textId="77777777" w:rsidR="00E040E9" w:rsidRPr="00C45A1B" w:rsidRDefault="00E040E9" w:rsidP="00E040E9">
      <w:pPr>
        <w:rPr>
          <w:lang w:val="sv-SE"/>
        </w:rPr>
      </w:pPr>
      <w:r>
        <w:rPr>
          <w:rStyle w:val="Kommentarsreferens"/>
        </w:rPr>
        <w:annotationRef/>
      </w:r>
      <w:r w:rsidRPr="00C45A1B">
        <w:rPr>
          <w:sz w:val="20"/>
          <w:szCs w:val="20"/>
          <w:lang w:val="sv-SE"/>
        </w:rPr>
        <w:t>DVS vi har plast för 7 ord till :)</w:t>
      </w:r>
    </w:p>
  </w:comment>
  <w:comment w:id="13" w:author="Anna Gårdmark" w:date="2022-07-15T08:41:00Z" w:initials="AG">
    <w:p w14:paraId="3F4060E1" w14:textId="52DFB2C1" w:rsidR="00A67D73" w:rsidRPr="00A67D73" w:rsidRDefault="00A67D73">
      <w:pPr>
        <w:pStyle w:val="Kommentarer"/>
        <w:rPr>
          <w:lang w:val="sv-SE"/>
        </w:rPr>
      </w:pPr>
      <w:r>
        <w:rPr>
          <w:rStyle w:val="Kommentarsreferens"/>
        </w:rPr>
        <w:annotationRef/>
      </w:r>
      <w:r w:rsidRPr="00A67D73">
        <w:rPr>
          <w:rStyle w:val="Kommentarsreferens"/>
          <w:lang w:val="sv-SE"/>
        </w:rPr>
        <w:t xml:space="preserve">om vi har 8 ord över – ska vi kanske lägga in en mening här om varför det är viktigt </w:t>
      </w:r>
      <w:r>
        <w:rPr>
          <w:rStyle w:val="Kommentarsreferens"/>
          <w:lang w:val="sv-SE"/>
        </w:rPr>
        <w:t>att förstå storleksfördelning?</w:t>
      </w:r>
    </w:p>
  </w:comment>
  <w:comment w:id="23" w:author="Anna Gårdmark" w:date="2022-07-15T08:34:00Z" w:initials="AG">
    <w:p w14:paraId="6371BF3B" w14:textId="077A27B6" w:rsidR="00DF6039" w:rsidRPr="00A67D73" w:rsidRDefault="00DF6039">
      <w:pPr>
        <w:pStyle w:val="Kommentarer"/>
        <w:rPr>
          <w:lang w:val="sv-SE"/>
        </w:rPr>
      </w:pPr>
      <w:r>
        <w:rPr>
          <w:rStyle w:val="Kommentarsreferens"/>
        </w:rPr>
        <w:annotationRef/>
      </w:r>
      <w:r w:rsidRPr="00A67D73">
        <w:rPr>
          <w:lang w:val="sv-SE"/>
        </w:rPr>
        <w:t>saknar juvenile growth rate här i logiken, utifrån tidigare meningar (där inte heller mortaliteten nämns); blir det månne tydligare med ”interplay between how mortality rate, juvenile and adult growth rates are affected by warming2</w:t>
      </w:r>
    </w:p>
  </w:comment>
  <w:comment w:id="135" w:author="Max Lindmark" w:date="2022-04-24T08:09:00Z" w:initials="MOU">
    <w:p w14:paraId="6BB81BC5" w14:textId="3FAAD043" w:rsidR="00E040E9" w:rsidRPr="00A67D73" w:rsidRDefault="00E040E9" w:rsidP="00E040E9">
      <w:pPr>
        <w:rPr>
          <w:sz w:val="20"/>
          <w:szCs w:val="20"/>
          <w:lang w:val="sv-SE"/>
        </w:rPr>
      </w:pPr>
      <w:r>
        <w:rPr>
          <w:rStyle w:val="Kommentarsreferens"/>
        </w:rPr>
        <w:annotationRef/>
      </w:r>
    </w:p>
    <w:p w14:paraId="110E396C" w14:textId="77777777" w:rsidR="00E040E9" w:rsidRDefault="00E040E9" w:rsidP="00E040E9">
      <w:r w:rsidRPr="00A67D73">
        <w:rPr>
          <w:sz w:val="20"/>
          <w:szCs w:val="20"/>
          <w:lang w:val="sv-SE"/>
        </w:rPr>
        <w:t xml:space="preserve">    </w:t>
      </w:r>
      <w:r>
        <w:rPr>
          <w:sz w:val="20"/>
          <w:szCs w:val="20"/>
        </w:rPr>
        <w:t>Explain the significance of the research at a level understandable to an undergraduate-educated scientist outside their field of specialty</w:t>
      </w:r>
    </w:p>
    <w:p w14:paraId="69BDAA97" w14:textId="77777777" w:rsidR="00E040E9" w:rsidRPr="00C45A1B" w:rsidRDefault="00E040E9" w:rsidP="00E040E9">
      <w:pPr>
        <w:rPr>
          <w:lang w:val="sv-SE"/>
        </w:rPr>
      </w:pPr>
      <w:r>
        <w:rPr>
          <w:sz w:val="20"/>
          <w:szCs w:val="20"/>
        </w:rPr>
        <w:t xml:space="preserve">    </w:t>
      </w:r>
      <w:r w:rsidRPr="00C45A1B">
        <w:rPr>
          <w:sz w:val="20"/>
          <w:szCs w:val="20"/>
          <w:lang w:val="sv-SE"/>
        </w:rPr>
        <w:t>Include no more than 120 words</w:t>
      </w:r>
    </w:p>
  </w:comment>
  <w:comment w:id="151" w:author="Anna Gårdmark" w:date="2022-07-15T10:24:00Z" w:initials="AG">
    <w:p w14:paraId="4751ABB8" w14:textId="062C145F" w:rsidR="00463833" w:rsidRPr="00463833" w:rsidRDefault="00463833">
      <w:pPr>
        <w:pStyle w:val="Kommentarer"/>
        <w:rPr>
          <w:lang w:val="sv-SE"/>
        </w:rPr>
      </w:pPr>
      <w:r>
        <w:rPr>
          <w:rStyle w:val="Kommentarsreferens"/>
        </w:rPr>
        <w:annotationRef/>
      </w:r>
      <w:r w:rsidRPr="00463833">
        <w:rPr>
          <w:lang w:val="sv-SE"/>
        </w:rPr>
        <w:t xml:space="preserve">OBS! viktigt att du inte kallar detta för en sjö. </w:t>
      </w:r>
      <w:r>
        <w:rPr>
          <w:lang w:val="sv-SE"/>
        </w:rPr>
        <w:t xml:space="preserve">Det är förvirrande för de som tittar på kartan, och att du på de flesta andra ställen pratar om att det är en enclosed bay. Så skippa sjö, för det är ju ingen sådan </w:t>
      </w:r>
      <w:r w:rsidRPr="00463833">
        <w:rPr>
          <w:lang w:val="sv-SE"/>
        </w:rPr>
        <w:sym w:font="Wingdings" w:char="F04A"/>
      </w:r>
    </w:p>
  </w:comment>
  <w:comment w:id="172" w:author="Anna Gårdmark" w:date="2022-07-15T08:46:00Z" w:initials="AG">
    <w:p w14:paraId="304618BF" w14:textId="6140AF10" w:rsidR="00A67D73" w:rsidRPr="00A67D73" w:rsidRDefault="00A67D73">
      <w:pPr>
        <w:pStyle w:val="Kommentarer"/>
        <w:rPr>
          <w:lang w:val="sv-SE"/>
        </w:rPr>
      </w:pPr>
      <w:r>
        <w:rPr>
          <w:rStyle w:val="Kommentarsreferens"/>
        </w:rPr>
        <w:annotationRef/>
      </w:r>
      <w:r w:rsidRPr="00A67D73">
        <w:rPr>
          <w:rStyle w:val="Kommentarsreferens"/>
          <w:lang w:val="sv-SE"/>
        </w:rPr>
        <w:t>obs! abbo-tillväxten beräknas från gällocken, inte otoliterna</w:t>
      </w:r>
      <w:r w:rsidR="00463833">
        <w:rPr>
          <w:rStyle w:val="Kommentarsreferens"/>
          <w:lang w:val="sv-SE"/>
        </w:rPr>
        <w:t>; viktigt</w:t>
      </w:r>
    </w:p>
  </w:comment>
  <w:comment w:id="208" w:author="Anna Gårdmark" w:date="2022-07-15T08:50:00Z" w:initials="AG">
    <w:p w14:paraId="302A5FE3" w14:textId="3F0C842F" w:rsidR="00563DC0" w:rsidRPr="00563DC0" w:rsidRDefault="00563DC0">
      <w:pPr>
        <w:pStyle w:val="Kommentarer"/>
        <w:rPr>
          <w:lang w:val="sv-SE"/>
        </w:rPr>
      </w:pPr>
      <w:r>
        <w:rPr>
          <w:rStyle w:val="Kommentarsreferens"/>
        </w:rPr>
        <w:annotationRef/>
      </w:r>
      <w:r w:rsidRPr="00563DC0">
        <w:rPr>
          <w:rStyle w:val="Kommentarsreferens"/>
          <w:lang w:val="sv-SE"/>
        </w:rPr>
        <w:t>ref här också kanske?</w:t>
      </w:r>
    </w:p>
  </w:comment>
  <w:comment w:id="218" w:author="Anna Gårdmark" w:date="2022-07-15T08:53:00Z" w:initials="AG">
    <w:p w14:paraId="33797131" w14:textId="0C30CC21" w:rsidR="00563DC0" w:rsidRPr="00563DC0" w:rsidRDefault="00563DC0">
      <w:pPr>
        <w:pStyle w:val="Kommentarer"/>
        <w:rPr>
          <w:lang w:val="sv-SE"/>
        </w:rPr>
      </w:pPr>
      <w:r>
        <w:rPr>
          <w:rStyle w:val="Kommentarsreferens"/>
        </w:rPr>
        <w:annotationRef/>
      </w:r>
      <w:r w:rsidRPr="00563DC0">
        <w:rPr>
          <w:rStyle w:val="Kommentarsreferens"/>
          <w:lang w:val="sv-SE"/>
        </w:rPr>
        <w:t xml:space="preserve">snarare ‘processes’ än ‘traits’ </w:t>
      </w:r>
      <w:r>
        <w:rPr>
          <w:rStyle w:val="Kommentarsreferens"/>
          <w:lang w:val="sv-SE"/>
        </w:rPr>
        <w:t>–</w:t>
      </w:r>
      <w:r w:rsidRPr="00563DC0">
        <w:rPr>
          <w:rStyle w:val="Kommentarsreferens"/>
          <w:lang w:val="sv-SE"/>
        </w:rPr>
        <w:t xml:space="preserve"> byta</w:t>
      </w:r>
      <w:r>
        <w:rPr>
          <w:rStyle w:val="Kommentarsreferens"/>
          <w:lang w:val="sv-SE"/>
        </w:rPr>
        <w:t>?</w:t>
      </w:r>
    </w:p>
  </w:comment>
  <w:comment w:id="220" w:author="Anna Gårdmark" w:date="2022-07-15T08:54:00Z" w:initials="AG">
    <w:p w14:paraId="550B9A86" w14:textId="55F9C973" w:rsidR="00563DC0" w:rsidRPr="00563DC0" w:rsidRDefault="00563DC0">
      <w:pPr>
        <w:pStyle w:val="Kommentarer"/>
        <w:rPr>
          <w:lang w:val="sv-SE"/>
        </w:rPr>
      </w:pPr>
      <w:r>
        <w:rPr>
          <w:rStyle w:val="Kommentarsreferens"/>
        </w:rPr>
        <w:annotationRef/>
      </w:r>
      <w:r w:rsidRPr="00563DC0">
        <w:rPr>
          <w:rStyle w:val="Kommentarsreferens"/>
          <w:lang w:val="sv-SE"/>
        </w:rPr>
        <w:t xml:space="preserve">size-distribution spelar ju alltid roll för populationsdynamiken, inte bara under uppvärmning, så en </w:t>
      </w:r>
      <w:r>
        <w:rPr>
          <w:rStyle w:val="Kommentarsreferens"/>
          <w:lang w:val="sv-SE"/>
        </w:rPr>
        <w:t xml:space="preserve">sådan här </w:t>
      </w:r>
      <w:r w:rsidRPr="00563DC0">
        <w:rPr>
          <w:rStyle w:val="Kommentarsreferens"/>
          <w:lang w:val="sv-SE"/>
        </w:rPr>
        <w:t xml:space="preserve">mindre omformulering </w:t>
      </w:r>
      <w:r w:rsidR="00463833">
        <w:rPr>
          <w:rStyle w:val="Kommentarsreferens"/>
          <w:lang w:val="sv-SE"/>
        </w:rPr>
        <w:t>behövs</w:t>
      </w:r>
    </w:p>
  </w:comment>
  <w:comment w:id="226" w:author="Anna Gårdmark" w:date="2022-07-15T08:56:00Z" w:initials="AG">
    <w:p w14:paraId="7DB0A7D5" w14:textId="56FD3581" w:rsidR="00563DC0" w:rsidRPr="00563DC0" w:rsidRDefault="00563DC0">
      <w:pPr>
        <w:pStyle w:val="Kommentarer"/>
        <w:rPr>
          <w:lang w:val="sv-SE"/>
        </w:rPr>
      </w:pPr>
      <w:r>
        <w:rPr>
          <w:rStyle w:val="Kommentarsreferens"/>
        </w:rPr>
        <w:annotationRef/>
      </w:r>
      <w:r w:rsidRPr="00563DC0">
        <w:rPr>
          <w:rStyle w:val="Kommentarsreferens"/>
          <w:lang w:val="sv-SE"/>
        </w:rPr>
        <w:t xml:space="preserve">eller på något annat vis bädda för vad som är unikt med </w:t>
      </w:r>
      <w:r>
        <w:rPr>
          <w:rStyle w:val="Kommentarsreferens"/>
          <w:lang w:val="sv-SE"/>
        </w:rPr>
        <w:t>denna studie</w:t>
      </w:r>
    </w:p>
  </w:comment>
  <w:comment w:id="229" w:author="Anna Gårdmark" w:date="2022-07-15T08:58:00Z" w:initials="AG">
    <w:p w14:paraId="063965CF" w14:textId="5AB56771" w:rsidR="00563DC0" w:rsidRPr="00563DC0" w:rsidRDefault="00563DC0">
      <w:pPr>
        <w:pStyle w:val="Kommentarer"/>
      </w:pPr>
      <w:r>
        <w:rPr>
          <w:rStyle w:val="Kommentarsreferens"/>
          <w:lang w:val="sv-SE"/>
        </w:rPr>
        <w:t xml:space="preserve">vore nog bra att </w:t>
      </w:r>
      <w:r>
        <w:rPr>
          <w:rStyle w:val="Kommentarsreferens"/>
        </w:rPr>
        <w:annotationRef/>
      </w:r>
      <w:r w:rsidRPr="00563DC0">
        <w:rPr>
          <w:rStyle w:val="Kommentarsreferens"/>
          <w:lang w:val="sv-SE"/>
        </w:rPr>
        <w:t xml:space="preserve">förtydliga en mening här emellan om vad </w:t>
      </w:r>
      <w:r>
        <w:rPr>
          <w:rStyle w:val="Kommentarsreferens"/>
          <w:lang w:val="sv-SE"/>
        </w:rPr>
        <w:t>(enbart) högre mortalitet</w:t>
      </w:r>
      <w:r w:rsidRPr="00563DC0">
        <w:rPr>
          <w:rStyle w:val="Kommentarsreferens"/>
          <w:lang w:val="sv-SE"/>
        </w:rPr>
        <w:t xml:space="preserve"> innebär för storleksfördelningen</w:t>
      </w:r>
      <w:r>
        <w:rPr>
          <w:rStyle w:val="Kommentarsreferens"/>
          <w:lang w:val="sv-SE"/>
        </w:rPr>
        <w:t xml:space="preserve">. </w:t>
      </w:r>
      <w:r w:rsidRPr="00563DC0">
        <w:rPr>
          <w:rStyle w:val="Kommentarsreferens"/>
        </w:rPr>
        <w:t xml:space="preserve">T ex: </w:t>
      </w:r>
      <w:r w:rsidR="00D26E8D">
        <w:rPr>
          <w:rStyle w:val="Kommentarsreferens"/>
        </w:rPr>
        <w:t>“</w:t>
      </w:r>
      <w:r w:rsidRPr="00563DC0">
        <w:rPr>
          <w:rStyle w:val="Kommentarsreferens"/>
        </w:rPr>
        <w:t>Unless mortality risk is uniform across all body sizes, higher mortality</w:t>
      </w:r>
      <w:r>
        <w:rPr>
          <w:rStyle w:val="Kommentarsreferens"/>
        </w:rPr>
        <w:t xml:space="preserve"> leads to a loss of</w:t>
      </w:r>
      <w:r w:rsidR="00D26E8D">
        <w:rPr>
          <w:rStyle w:val="Kommentarsreferens"/>
        </w:rPr>
        <w:t xml:space="preserve"> old (and large) individuals and a steeper spectrum slope”</w:t>
      </w:r>
    </w:p>
  </w:comment>
  <w:comment w:id="291" w:author="Max Lindmark" w:date="2022-04-22T10:52:00Z" w:initials="MOU">
    <w:p w14:paraId="1F64322F" w14:textId="2C465233" w:rsidR="00E040E9" w:rsidRPr="00C45A1B" w:rsidRDefault="00E040E9" w:rsidP="00E040E9">
      <w:pPr>
        <w:rPr>
          <w:lang w:val="sv-SE"/>
        </w:rPr>
      </w:pPr>
      <w:r>
        <w:rPr>
          <w:rStyle w:val="Kommentarsreferens"/>
        </w:rPr>
        <w:annotationRef/>
      </w:r>
      <w:r w:rsidRPr="00C45A1B">
        <w:rPr>
          <w:sz w:val="20"/>
          <w:szCs w:val="20"/>
          <w:lang w:val="sv-SE"/>
        </w:rPr>
        <w:t>Anna har du några mer reffar här?</w:t>
      </w:r>
    </w:p>
  </w:comment>
  <w:comment w:id="346" w:author="Anna Gårdmark" w:date="2022-07-15T09:10:00Z" w:initials="AG">
    <w:p w14:paraId="2227E00F" w14:textId="333C0C45" w:rsidR="000102B6" w:rsidRDefault="000102B6">
      <w:pPr>
        <w:pStyle w:val="Kommentarer"/>
        <w:rPr>
          <w:rStyle w:val="Kommentarsreferens"/>
          <w:lang w:val="sv-SE"/>
        </w:rPr>
      </w:pPr>
      <w:r>
        <w:rPr>
          <w:rStyle w:val="Kommentarsreferens"/>
        </w:rPr>
        <w:annotationRef/>
      </w:r>
      <w:r w:rsidRPr="000102B6">
        <w:rPr>
          <w:rStyle w:val="Kommentarsreferens"/>
          <w:lang w:val="sv-SE"/>
        </w:rPr>
        <w:t>skall vi kanske skriva en förklaring till detta,</w:t>
      </w:r>
      <w:r>
        <w:rPr>
          <w:rStyle w:val="Kommentarsreferens"/>
          <w:lang w:val="sv-SE"/>
        </w:rPr>
        <w:t xml:space="preserve"> då det är ganska tekniskt beskrivet, så här</w:t>
      </w:r>
      <w:r w:rsidRPr="000102B6">
        <w:rPr>
          <w:rStyle w:val="Kommentarsreferens"/>
          <w:lang w:val="sv-SE"/>
        </w:rPr>
        <w:t xml:space="preserve"> t ex</w:t>
      </w:r>
      <w:r>
        <w:rPr>
          <w:rStyle w:val="Kommentarsreferens"/>
          <w:lang w:val="sv-SE"/>
        </w:rPr>
        <w:t>:</w:t>
      </w:r>
    </w:p>
    <w:p w14:paraId="42900341" w14:textId="548768EB" w:rsidR="000102B6" w:rsidRPr="000102B6" w:rsidRDefault="000102B6">
      <w:pPr>
        <w:pStyle w:val="Kommentarer"/>
      </w:pPr>
      <w:r w:rsidRPr="000102B6">
        <w:rPr>
          <w:rStyle w:val="Kommentarsreferens"/>
        </w:rPr>
        <w:t>”…</w:t>
      </w:r>
      <w:r>
        <w:rPr>
          <w:rStyle w:val="Kommentarsreferens"/>
        </w:rPr>
        <w:t>and larger individuals grew faster in the heated compared to in the reference area (as the decline in growth with length was steeper in the reference area; Fig. 4).”</w:t>
      </w:r>
    </w:p>
  </w:comment>
  <w:comment w:id="351" w:author="Anna Gårdmark" w:date="2022-07-15T09:12:00Z" w:initials="AG">
    <w:p w14:paraId="4CAC6150" w14:textId="46E6A915" w:rsidR="000102B6" w:rsidRPr="000102B6" w:rsidRDefault="000102B6">
      <w:pPr>
        <w:pStyle w:val="Kommentarer"/>
        <w:rPr>
          <w:lang w:val="sv-SE"/>
        </w:rPr>
      </w:pPr>
      <w:r>
        <w:rPr>
          <w:rStyle w:val="Kommentarsreferens"/>
        </w:rPr>
        <w:annotationRef/>
      </w:r>
      <w:r w:rsidRPr="000102B6">
        <w:rPr>
          <w:rStyle w:val="Kommentarsreferens"/>
          <w:lang w:val="sv-SE"/>
        </w:rPr>
        <w:t>s</w:t>
      </w:r>
      <w:r>
        <w:rPr>
          <w:rStyle w:val="Kommentarsreferens"/>
          <w:lang w:val="sv-SE"/>
        </w:rPr>
        <w:t>tronger than what? hängde inte med här riktigt</w:t>
      </w:r>
    </w:p>
  </w:comment>
  <w:comment w:id="383" w:author="Anna Gårdmark" w:date="2022-07-15T09:22:00Z" w:initials="AG">
    <w:p w14:paraId="0A5B70D4" w14:textId="67E74871" w:rsidR="00744435" w:rsidRPr="00744435" w:rsidRDefault="00744435">
      <w:pPr>
        <w:pStyle w:val="Kommentarer"/>
        <w:rPr>
          <w:lang w:val="sv-SE"/>
        </w:rPr>
      </w:pPr>
      <w:r>
        <w:rPr>
          <w:rStyle w:val="Kommentarsreferens"/>
          <w:lang w:val="sv-SE"/>
        </w:rPr>
        <w:t>(</w:t>
      </w:r>
      <w:r>
        <w:rPr>
          <w:rStyle w:val="Kommentarsreferens"/>
        </w:rPr>
        <w:annotationRef/>
      </w:r>
      <w:r w:rsidRPr="00744435">
        <w:rPr>
          <w:rStyle w:val="Kommentarsreferens"/>
          <w:lang w:val="sv-SE"/>
        </w:rPr>
        <w:t xml:space="preserve">låter lätt som en enda fisk när du skriver </w:t>
      </w:r>
      <w:r>
        <w:rPr>
          <w:rStyle w:val="Kommentarsreferens"/>
          <w:lang w:val="sv-SE"/>
        </w:rPr>
        <w:t>”</w:t>
      </w:r>
      <w:r w:rsidRPr="00744435">
        <w:rPr>
          <w:rStyle w:val="Kommentarsreferens"/>
          <w:lang w:val="sv-SE"/>
        </w:rPr>
        <w:t>the largest fish</w:t>
      </w:r>
      <w:r>
        <w:rPr>
          <w:rStyle w:val="Kommentarsreferens"/>
          <w:lang w:val="sv-SE"/>
        </w:rPr>
        <w:t xml:space="preserve">” </w:t>
      </w:r>
      <w:r w:rsidRPr="00744435">
        <w:rPr>
          <w:rStyle w:val="Kommentarsreferens"/>
          <w:lang w:val="sv-SE"/>
        </w:rPr>
        <w:sym w:font="Wingdings" w:char="F04A"/>
      </w:r>
      <w:r>
        <w:rPr>
          <w:rStyle w:val="Kommentarsreferens"/>
          <w:lang w:val="sv-SE"/>
        </w:rPr>
        <w:t>)</w:t>
      </w:r>
    </w:p>
  </w:comment>
  <w:comment w:id="406" w:author="Anna Gårdmark" w:date="2022-07-15T09:37:00Z" w:initials="AG">
    <w:p w14:paraId="2679FC79" w14:textId="12482FFE" w:rsidR="00D758C6" w:rsidRPr="00D758C6" w:rsidRDefault="00D758C6">
      <w:pPr>
        <w:pStyle w:val="Kommentarer"/>
        <w:rPr>
          <w:lang w:val="sv-SE"/>
        </w:rPr>
      </w:pPr>
      <w:r>
        <w:rPr>
          <w:rStyle w:val="Kommentarsreferens"/>
        </w:rPr>
        <w:annotationRef/>
      </w:r>
      <w:r w:rsidRPr="00D758C6">
        <w:rPr>
          <w:rStyle w:val="Kommentarsreferens"/>
          <w:lang w:val="sv-SE"/>
        </w:rPr>
        <w:t xml:space="preserve">viktigt! </w:t>
      </w:r>
      <w:r>
        <w:rPr>
          <w:rStyle w:val="Kommentarsreferens"/>
          <w:lang w:val="sv-SE"/>
        </w:rPr>
        <w:t xml:space="preserve">(1) </w:t>
      </w:r>
      <w:r w:rsidRPr="00D758C6">
        <w:rPr>
          <w:rStyle w:val="Kommentarsreferens"/>
          <w:lang w:val="sv-SE"/>
        </w:rPr>
        <w:t xml:space="preserve">kan annars tolkas </w:t>
      </w:r>
      <w:r>
        <w:rPr>
          <w:rStyle w:val="Kommentarsreferens"/>
          <w:lang w:val="sv-SE"/>
        </w:rPr>
        <w:t>som att bara fiskindividerna utsatts för värme (t ex i lab) och (2) att det är en experimentuppställning (dvs har ett referensområde) är vad som gör det unikt, jämfört med t ex observationsstudier som ju är vanliga på fiskbestånd</w:t>
      </w:r>
    </w:p>
  </w:comment>
  <w:comment w:id="419" w:author="Anna Gårdmark" w:date="2022-07-15T09:41:00Z" w:initials="AG">
    <w:p w14:paraId="5CD9A94F" w14:textId="69ADA72D" w:rsidR="00D758C6" w:rsidRPr="00D758C6" w:rsidRDefault="00D758C6">
      <w:pPr>
        <w:pStyle w:val="Kommentarer"/>
        <w:rPr>
          <w:lang w:val="sv-SE"/>
        </w:rPr>
      </w:pPr>
      <w:r>
        <w:rPr>
          <w:rStyle w:val="Kommentarsreferens"/>
        </w:rPr>
        <w:annotationRef/>
      </w:r>
      <w:r w:rsidRPr="00D758C6">
        <w:rPr>
          <w:rStyle w:val="Kommentarsreferens"/>
          <w:lang w:val="sv-SE"/>
        </w:rPr>
        <w:t>skall det stå Atkinson här?</w:t>
      </w:r>
    </w:p>
  </w:comment>
  <w:comment w:id="425" w:author="Max Lindmark" w:date="2022-04-23T10:37:00Z" w:initials="MOU">
    <w:p w14:paraId="414DD750" w14:textId="77777777" w:rsidR="00E040E9" w:rsidRPr="00C45A1B" w:rsidRDefault="00E040E9" w:rsidP="00E040E9">
      <w:pPr>
        <w:rPr>
          <w:lang w:val="sv-SE"/>
        </w:rPr>
      </w:pPr>
      <w:r>
        <w:rPr>
          <w:rStyle w:val="Kommentarsreferens"/>
        </w:rPr>
        <w:annotationRef/>
      </w:r>
      <w:r w:rsidRPr="00C45A1B">
        <w:rPr>
          <w:sz w:val="20"/>
          <w:szCs w:val="20"/>
          <w:lang w:val="sv-SE"/>
        </w:rPr>
        <w:t>Har Yao lagt up en preprint?</w:t>
      </w:r>
    </w:p>
  </w:comment>
  <w:comment w:id="426" w:author="Anna Gårdmark" w:date="2022-07-15T09:42:00Z" w:initials="AG">
    <w:p w14:paraId="4AE57586" w14:textId="54226D82" w:rsidR="000676D9" w:rsidRPr="000676D9" w:rsidRDefault="000676D9">
      <w:pPr>
        <w:pStyle w:val="Kommentarer"/>
        <w:rPr>
          <w:lang w:val="sv-SE"/>
        </w:rPr>
      </w:pPr>
      <w:r>
        <w:rPr>
          <w:rStyle w:val="Kommentarsreferens"/>
        </w:rPr>
        <w:annotationRef/>
      </w:r>
      <w:r w:rsidRPr="000676D9">
        <w:rPr>
          <w:lang w:val="sv-SE"/>
        </w:rPr>
        <w:t>nej, inte vad hon sagt till mig iaf</w:t>
      </w:r>
      <w:r>
        <w:rPr>
          <w:lang w:val="sv-SE"/>
        </w:rPr>
        <w:t>; vad hon egentligen hittar är att de blir könsmogna vid en mindre storlek när det är varmt. Hon hittar ingen bestående effekt på GSI av uppvärmningen (men dock en effekt i åren direkt efter uppvärmningen) – men det finns inte så mkt gonadviktsdata, så GSI-analyserna är lite svåra att dra säkra slutsatser av.</w:t>
      </w:r>
    </w:p>
  </w:comment>
  <w:comment w:id="437" w:author="Anna Gårdmark" w:date="2022-07-15T09:46:00Z" w:initials="AG">
    <w:p w14:paraId="116FC3B1" w14:textId="00A52D7D" w:rsidR="000676D9" w:rsidRPr="000676D9" w:rsidRDefault="000676D9">
      <w:pPr>
        <w:pStyle w:val="Kommentarer"/>
        <w:rPr>
          <w:lang w:val="sv-SE"/>
        </w:rPr>
      </w:pPr>
      <w:r>
        <w:rPr>
          <w:rStyle w:val="Kommentarsreferens"/>
        </w:rPr>
        <w:annotationRef/>
      </w:r>
      <w:r w:rsidRPr="000676D9">
        <w:rPr>
          <w:lang w:val="sv-SE"/>
        </w:rPr>
        <w:t>eller? saknas verb i meningen</w:t>
      </w:r>
    </w:p>
  </w:comment>
  <w:comment w:id="460" w:author="Anna Gårdmark" w:date="2022-07-15T09:53:00Z" w:initials="AG">
    <w:p w14:paraId="7FFF8FE7" w14:textId="474BB149" w:rsidR="00284814" w:rsidRPr="00284814" w:rsidRDefault="00284814">
      <w:pPr>
        <w:pStyle w:val="Kommentarer"/>
        <w:rPr>
          <w:lang w:val="sv-SE"/>
        </w:rPr>
      </w:pPr>
      <w:r>
        <w:rPr>
          <w:rStyle w:val="Kommentarsreferens"/>
        </w:rPr>
        <w:annotationRef/>
      </w:r>
      <w:r w:rsidRPr="00284814">
        <w:rPr>
          <w:rStyle w:val="Kommentarsreferens"/>
          <w:lang w:val="sv-SE"/>
        </w:rPr>
        <w:t>länge sedan du använde TSR och det är ju inte allmänt etablerat så kanske bäst att skriva ut här igen</w:t>
      </w:r>
    </w:p>
  </w:comment>
  <w:comment w:id="526" w:author="Anna Gårdmark" w:date="2022-07-15T10:04:00Z" w:initials="AG">
    <w:p w14:paraId="31376EBD" w14:textId="7F18E7A7" w:rsidR="006C4DBC" w:rsidRPr="00D17CA9" w:rsidRDefault="006C4DBC">
      <w:pPr>
        <w:pStyle w:val="Kommentarer"/>
        <w:rPr>
          <w:lang w:val="sv-SE"/>
        </w:rPr>
      </w:pPr>
      <w:r>
        <w:rPr>
          <w:rStyle w:val="Kommentarsreferens"/>
        </w:rPr>
        <w:annotationRef/>
      </w:r>
      <w:r w:rsidRPr="00D17CA9">
        <w:rPr>
          <w:rStyle w:val="Kommentarsreferens"/>
          <w:lang w:val="sv-SE"/>
        </w:rPr>
        <w:t>behövs en ref</w:t>
      </w:r>
    </w:p>
  </w:comment>
  <w:comment w:id="531" w:author="Anna Gårdmark" w:date="2022-07-15T10:13:00Z" w:initials="AG">
    <w:p w14:paraId="3FA79579" w14:textId="12BE947A" w:rsidR="00D17CA9" w:rsidRPr="00D17CA9" w:rsidRDefault="00D17CA9">
      <w:pPr>
        <w:pStyle w:val="Kommentarer"/>
        <w:rPr>
          <w:lang w:val="sv-SE"/>
        </w:rPr>
      </w:pPr>
      <w:r>
        <w:rPr>
          <w:rStyle w:val="Kommentarsreferens"/>
        </w:rPr>
        <w:annotationRef/>
      </w:r>
      <w:r w:rsidRPr="00D17CA9">
        <w:rPr>
          <w:rStyle w:val="Kommentarsreferens"/>
          <w:lang w:val="sv-SE"/>
        </w:rPr>
        <w:t xml:space="preserve">för visst gjordes analysen utifrån </w:t>
      </w:r>
      <w:r>
        <w:rPr>
          <w:rStyle w:val="Kommentarsreferens"/>
          <w:lang w:val="sv-SE"/>
        </w:rPr>
        <w:t>tid i ålder? och för flera åldrar per individ?</w:t>
      </w:r>
    </w:p>
  </w:comment>
  <w:comment w:id="555" w:author="Max Lindmark" w:date="2022-04-23T10:51:00Z" w:initials="MOU">
    <w:p w14:paraId="2D1BC047" w14:textId="77777777" w:rsidR="00E040E9" w:rsidRPr="00C45A1B" w:rsidRDefault="00E040E9" w:rsidP="00E040E9">
      <w:pPr>
        <w:rPr>
          <w:lang w:val="sv-SE"/>
        </w:rPr>
      </w:pPr>
      <w:r>
        <w:rPr>
          <w:rStyle w:val="Kommentarsreferens"/>
        </w:rPr>
        <w:annotationRef/>
      </w:r>
      <w:r w:rsidRPr="00C45A1B">
        <w:rPr>
          <w:sz w:val="20"/>
          <w:szCs w:val="20"/>
          <w:lang w:val="sv-SE"/>
        </w:rPr>
        <w:t>Kanske inte behövs men vi har inte en lång acknowledgements och efter ett snack med honom lade jag till den nya figuren...</w:t>
      </w:r>
    </w:p>
  </w:comment>
  <w:comment w:id="556" w:author="Anna Gårdmark" w:date="2022-07-15T10:17:00Z" w:initials="AG">
    <w:p w14:paraId="74EAFB6D" w14:textId="2283608F" w:rsidR="006F2B64" w:rsidRPr="006F2B64" w:rsidRDefault="006F2B64">
      <w:pPr>
        <w:pStyle w:val="Kommentarer"/>
        <w:rPr>
          <w:lang w:val="sv-SE"/>
        </w:rPr>
      </w:pPr>
      <w:r>
        <w:rPr>
          <w:rStyle w:val="Kommentarsreferens"/>
        </w:rPr>
        <w:annotationRef/>
      </w:r>
      <w:r w:rsidRPr="006F2B64">
        <w:rPr>
          <w:lang w:val="sv-SE"/>
        </w:rPr>
        <w:t>trevligt och bra tycker jag!</w:t>
      </w:r>
    </w:p>
  </w:comment>
  <w:comment w:id="577" w:author="Anna Gårdmark" w:date="2022-07-15T09:34:00Z" w:initials="AG">
    <w:p w14:paraId="6CC65656" w14:textId="2858DC44" w:rsidR="00D758C6" w:rsidRPr="00D758C6" w:rsidRDefault="00D758C6">
      <w:pPr>
        <w:pStyle w:val="Kommentarer"/>
        <w:rPr>
          <w:lang w:val="sv-SE"/>
        </w:rPr>
      </w:pPr>
      <w:r>
        <w:rPr>
          <w:rStyle w:val="Kommentarsreferens"/>
        </w:rPr>
        <w:annotationRef/>
      </w:r>
      <w:r w:rsidR="00463833">
        <w:rPr>
          <w:rStyle w:val="Kommentarsreferens"/>
          <w:lang w:val="sv-SE"/>
        </w:rPr>
        <w:t xml:space="preserve">viktigt: </w:t>
      </w:r>
      <w:r w:rsidRPr="00D758C6">
        <w:rPr>
          <w:rStyle w:val="Kommentarsreferens"/>
          <w:lang w:val="sv-SE"/>
        </w:rPr>
        <w:t xml:space="preserve">ordet ‘lake’ behöver bytas ut I själva inset-delen I kartan. </w:t>
      </w:r>
      <w:r>
        <w:rPr>
          <w:rStyle w:val="Kommentarsreferens"/>
          <w:lang w:val="sv-SE"/>
        </w:rPr>
        <w:t>Det är förvirrande eftersom du (nästan) överallt annat pratar om kust eller enclosed bay. (blir förvirrande om du blandar sötvatten med kust). Föreslår att du skriver antingen ”Heated area” eller ”Heated ecosystem”. Sen en mindre viktig detalj: bör vi också visa att vattnet lämnar biotesten? för det förstår man inte nu – för det behövs en pil vid utloppet</w:t>
      </w:r>
    </w:p>
  </w:comment>
  <w:comment w:id="584" w:author="Anna Gårdmark" w:date="2022-07-15T09:32:00Z" w:initials="AG">
    <w:p w14:paraId="1DEF383F" w14:textId="662C007F" w:rsidR="00D758C6" w:rsidRPr="00D758C6" w:rsidRDefault="00D758C6">
      <w:pPr>
        <w:pStyle w:val="Kommentarer"/>
        <w:rPr>
          <w:lang w:val="sv-SE"/>
        </w:rPr>
      </w:pPr>
      <w:r>
        <w:rPr>
          <w:rStyle w:val="Kommentarsreferens"/>
        </w:rPr>
        <w:annotationRef/>
      </w:r>
      <w:r w:rsidRPr="00D758C6">
        <w:rPr>
          <w:rStyle w:val="Kommentarsreferens"/>
          <w:lang w:val="sv-SE"/>
        </w:rPr>
        <w:t>I A vore det snyggast om du skrev ut heated och reference istället för heat och ref</w:t>
      </w:r>
      <w:r>
        <w:rPr>
          <w:rStyle w:val="Kommentarsreferens"/>
          <w:lang w:val="sv-SE"/>
        </w:rPr>
        <w:t>; eftersom de är oförklarade där, medan du har förklarat förkortningarna när de används i C &amp; E</w:t>
      </w:r>
    </w:p>
  </w:comment>
  <w:comment w:id="608" w:author="Anna Gårdmark" w:date="2022-07-15T09:30:00Z" w:initials="AG">
    <w:p w14:paraId="42AC2FC0" w14:textId="0F2BF386" w:rsidR="00744435" w:rsidRPr="00744435" w:rsidRDefault="00744435">
      <w:pPr>
        <w:pStyle w:val="Kommentarer"/>
        <w:rPr>
          <w:lang w:val="sv-SE"/>
        </w:rPr>
      </w:pPr>
      <w:r>
        <w:rPr>
          <w:rStyle w:val="Kommentarsreferens"/>
        </w:rPr>
        <w:annotationRef/>
      </w:r>
      <w:r w:rsidRPr="00744435">
        <w:rPr>
          <w:rStyle w:val="Kommentarsreferens"/>
          <w:lang w:val="sv-SE"/>
        </w:rPr>
        <w:t>för att koppla informationen I denna figure till tidigare figurer skulle du kunna ha färg på texten på yaxeln, dvs ‘heated’ I rött och ‘reference’ I blått</w:t>
      </w:r>
    </w:p>
  </w:comment>
  <w:comment w:id="626" w:author="Anna Gårdmark" w:date="2022-07-15T09:24:00Z" w:initials="AG">
    <w:p w14:paraId="52328066" w14:textId="185AFB20" w:rsidR="00744435" w:rsidRPr="00744435" w:rsidRDefault="00744435">
      <w:pPr>
        <w:pStyle w:val="Kommentarer"/>
        <w:rPr>
          <w:lang w:val="sv-SE"/>
        </w:rPr>
      </w:pPr>
      <w:r>
        <w:rPr>
          <w:rStyle w:val="Kommentarsreferens"/>
        </w:rPr>
        <w:annotationRef/>
      </w:r>
      <w:r w:rsidR="00463833">
        <w:rPr>
          <w:rStyle w:val="Kommentarsreferens"/>
          <w:lang w:val="sv-SE"/>
        </w:rPr>
        <w:t xml:space="preserve">Viktigt! Texten </w:t>
      </w:r>
      <w:bookmarkStart w:id="628" w:name="_GoBack"/>
      <w:bookmarkEnd w:id="628"/>
      <w:r w:rsidRPr="00744435">
        <w:rPr>
          <w:rStyle w:val="Kommentarsreferens"/>
          <w:lang w:val="sv-SE"/>
        </w:rPr>
        <w:t>behöver väl omformuleras så det är I linje med vad du skriver I nya abstract och resultaten</w:t>
      </w:r>
      <w:r>
        <w:rPr>
          <w:rStyle w:val="Kommentarsreferens"/>
          <w:lang w:val="sv-SE"/>
        </w:rPr>
        <w:t>? dvs att de inte är någon större skillnad i slope? Se förslag i track changes</w:t>
      </w:r>
    </w:p>
  </w:comment>
  <w:comment w:id="631" w:author="Anna Gårdmark" w:date="2022-07-15T09:28:00Z" w:initials="AG">
    <w:p w14:paraId="6E1B2389" w14:textId="5881D4E9" w:rsidR="00744435" w:rsidRPr="00744435" w:rsidRDefault="00744435">
      <w:pPr>
        <w:pStyle w:val="Kommentarer"/>
        <w:rPr>
          <w:lang w:val="sv-SE"/>
        </w:rPr>
      </w:pPr>
      <w:r>
        <w:rPr>
          <w:rStyle w:val="Kommentarsreferens"/>
        </w:rPr>
        <w:annotationRef/>
      </w:r>
      <w:r w:rsidRPr="00744435">
        <w:rPr>
          <w:rStyle w:val="Kommentarsreferens"/>
          <w:lang w:val="sv-SE"/>
        </w:rPr>
        <w:t>skall det här vara ‘credible intervals’</w:t>
      </w:r>
      <w:r>
        <w:rPr>
          <w:rStyle w:val="Kommentarsreferens"/>
          <w:lang w:val="sv-SE"/>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6A18274" w15:done="0"/>
  <w15:commentEx w15:paraId="5A676B64" w15:paraIdParent="56A18274" w15:done="0"/>
  <w15:commentEx w15:paraId="5D70EB16" w15:done="0"/>
  <w15:commentEx w15:paraId="3A0DD4D5" w15:paraIdParent="5D70EB16" w15:done="0"/>
  <w15:commentEx w15:paraId="3F4060E1" w15:done="0"/>
  <w15:commentEx w15:paraId="6371BF3B" w15:done="0"/>
  <w15:commentEx w15:paraId="69BDAA97" w15:done="0"/>
  <w15:commentEx w15:paraId="4751ABB8" w15:done="0"/>
  <w15:commentEx w15:paraId="304618BF" w15:done="0"/>
  <w15:commentEx w15:paraId="302A5FE3" w15:done="0"/>
  <w15:commentEx w15:paraId="33797131" w15:done="0"/>
  <w15:commentEx w15:paraId="550B9A86" w15:done="0"/>
  <w15:commentEx w15:paraId="7DB0A7D5" w15:done="0"/>
  <w15:commentEx w15:paraId="063965CF" w15:done="0"/>
  <w15:commentEx w15:paraId="1F64322F" w15:done="0"/>
  <w15:commentEx w15:paraId="42900341" w15:done="0"/>
  <w15:commentEx w15:paraId="4CAC6150" w15:done="0"/>
  <w15:commentEx w15:paraId="0A5B70D4" w15:done="0"/>
  <w15:commentEx w15:paraId="2679FC79" w15:done="0"/>
  <w15:commentEx w15:paraId="5CD9A94F" w15:done="0"/>
  <w15:commentEx w15:paraId="414DD750" w15:done="0"/>
  <w15:commentEx w15:paraId="4AE57586" w15:paraIdParent="414DD750" w15:done="0"/>
  <w15:commentEx w15:paraId="116FC3B1" w15:done="0"/>
  <w15:commentEx w15:paraId="7FFF8FE7" w15:done="0"/>
  <w15:commentEx w15:paraId="31376EBD" w15:done="0"/>
  <w15:commentEx w15:paraId="3FA79579" w15:done="0"/>
  <w15:commentEx w15:paraId="2D1BC047" w15:done="0"/>
  <w15:commentEx w15:paraId="74EAFB6D" w15:paraIdParent="2D1BC047" w15:done="0"/>
  <w15:commentEx w15:paraId="6CC65656" w15:done="0"/>
  <w15:commentEx w15:paraId="1DEF383F" w15:done="0"/>
  <w15:commentEx w15:paraId="42AC2FC0" w15:done="0"/>
  <w15:commentEx w15:paraId="52328066" w15:done="0"/>
  <w15:commentEx w15:paraId="6E1B2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FC90D" w16cex:dateUtc="2022-04-24T11:03:00Z"/>
  <w16cex:commentExtensible w16cex:durableId="260F85FB" w16cex:dateUtc="2022-04-24T06:16:00Z"/>
  <w16cex:commentExtensible w16cex:durableId="260FCBB1" w16cex:dateUtc="2022-04-24T11:14:00Z"/>
  <w16cex:commentExtensible w16cex:durableId="260F8426" w16cex:dateUtc="2022-04-24T06:09:00Z"/>
  <w16cex:commentExtensible w16cex:durableId="260D078B" w16cex:dateUtc="2022-04-22T08:52:00Z"/>
  <w16cex:commentExtensible w16cex:durableId="260E5564" w16cex:dateUtc="2022-04-23T08:37:00Z"/>
  <w16cex:commentExtensible w16cex:durableId="260E58B2" w16cex:dateUtc="2022-04-23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A18274" w16cid:durableId="260FC90D"/>
  <w16cid:commentId w16cid:paraId="5D70EB16" w16cid:durableId="260F85FB"/>
  <w16cid:commentId w16cid:paraId="3A0DD4D5" w16cid:durableId="260FCBB1"/>
  <w16cid:commentId w16cid:paraId="69BDAA97" w16cid:durableId="260F8426"/>
  <w16cid:commentId w16cid:paraId="1F64322F" w16cid:durableId="260D078B"/>
  <w16cid:commentId w16cid:paraId="414DD750" w16cid:durableId="260E5564"/>
  <w16cid:commentId w16cid:paraId="2D1BC047" w16cid:durableId="260E58B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8F1E9B" w14:textId="77777777" w:rsidR="00446CF9" w:rsidRDefault="00446CF9" w:rsidP="00A07AC6">
      <w:r>
        <w:separator/>
      </w:r>
    </w:p>
  </w:endnote>
  <w:endnote w:type="continuationSeparator" w:id="0">
    <w:p w14:paraId="24FB7FE6" w14:textId="77777777" w:rsidR="00446CF9" w:rsidRDefault="00446CF9" w:rsidP="00A07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F9C63A" w14:textId="77777777" w:rsidR="00446CF9" w:rsidRDefault="00446CF9" w:rsidP="00A07AC6">
      <w:r>
        <w:separator/>
      </w:r>
    </w:p>
  </w:footnote>
  <w:footnote w:type="continuationSeparator" w:id="0">
    <w:p w14:paraId="4A3EAC7C" w14:textId="77777777" w:rsidR="00446CF9" w:rsidRDefault="00446CF9" w:rsidP="00A07AC6">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DE8"/>
    <w:rsid w:val="000040EC"/>
    <w:rsid w:val="000102B6"/>
    <w:rsid w:val="000108E9"/>
    <w:rsid w:val="000174AE"/>
    <w:rsid w:val="000242F8"/>
    <w:rsid w:val="000246A2"/>
    <w:rsid w:val="00030B3B"/>
    <w:rsid w:val="000350F4"/>
    <w:rsid w:val="00035ADA"/>
    <w:rsid w:val="00037DE8"/>
    <w:rsid w:val="000419C3"/>
    <w:rsid w:val="000432AC"/>
    <w:rsid w:val="00043B6E"/>
    <w:rsid w:val="00045BEE"/>
    <w:rsid w:val="000537CE"/>
    <w:rsid w:val="00060BD1"/>
    <w:rsid w:val="00061321"/>
    <w:rsid w:val="00064D15"/>
    <w:rsid w:val="0006677B"/>
    <w:rsid w:val="000676D9"/>
    <w:rsid w:val="000677E3"/>
    <w:rsid w:val="0007083A"/>
    <w:rsid w:val="0007083B"/>
    <w:rsid w:val="00072C77"/>
    <w:rsid w:val="00072E48"/>
    <w:rsid w:val="00073625"/>
    <w:rsid w:val="00076934"/>
    <w:rsid w:val="00077EB3"/>
    <w:rsid w:val="000812AB"/>
    <w:rsid w:val="0008422D"/>
    <w:rsid w:val="00084FA0"/>
    <w:rsid w:val="000909DE"/>
    <w:rsid w:val="000939B7"/>
    <w:rsid w:val="00094996"/>
    <w:rsid w:val="00095AF9"/>
    <w:rsid w:val="00097CEF"/>
    <w:rsid w:val="000A1566"/>
    <w:rsid w:val="000A2EEE"/>
    <w:rsid w:val="000A40B4"/>
    <w:rsid w:val="000B1480"/>
    <w:rsid w:val="000B1A04"/>
    <w:rsid w:val="000B20DE"/>
    <w:rsid w:val="000B6084"/>
    <w:rsid w:val="000C5704"/>
    <w:rsid w:val="000D3DA3"/>
    <w:rsid w:val="000E52A3"/>
    <w:rsid w:val="000F2085"/>
    <w:rsid w:val="00100F78"/>
    <w:rsid w:val="001079D5"/>
    <w:rsid w:val="00113BF2"/>
    <w:rsid w:val="00125ECD"/>
    <w:rsid w:val="00127BEE"/>
    <w:rsid w:val="00134E04"/>
    <w:rsid w:val="001369DC"/>
    <w:rsid w:val="00136D0F"/>
    <w:rsid w:val="00142217"/>
    <w:rsid w:val="00143ED7"/>
    <w:rsid w:val="00146DC4"/>
    <w:rsid w:val="001500C1"/>
    <w:rsid w:val="00153565"/>
    <w:rsid w:val="0015632C"/>
    <w:rsid w:val="00162BD5"/>
    <w:rsid w:val="0016430A"/>
    <w:rsid w:val="0016529A"/>
    <w:rsid w:val="00172D56"/>
    <w:rsid w:val="0017374F"/>
    <w:rsid w:val="001818DE"/>
    <w:rsid w:val="00181DB5"/>
    <w:rsid w:val="00186906"/>
    <w:rsid w:val="0019477B"/>
    <w:rsid w:val="0019563D"/>
    <w:rsid w:val="00196457"/>
    <w:rsid w:val="0019778E"/>
    <w:rsid w:val="00197BD5"/>
    <w:rsid w:val="001A2E99"/>
    <w:rsid w:val="001A7BA5"/>
    <w:rsid w:val="001B1A85"/>
    <w:rsid w:val="001B3620"/>
    <w:rsid w:val="001B73AA"/>
    <w:rsid w:val="001C1396"/>
    <w:rsid w:val="001C3C16"/>
    <w:rsid w:val="001C4211"/>
    <w:rsid w:val="001C7DC9"/>
    <w:rsid w:val="001D1471"/>
    <w:rsid w:val="001D3E57"/>
    <w:rsid w:val="001D76A0"/>
    <w:rsid w:val="001E13AB"/>
    <w:rsid w:val="001E17EC"/>
    <w:rsid w:val="001E1D7B"/>
    <w:rsid w:val="001E4E63"/>
    <w:rsid w:val="001E5A72"/>
    <w:rsid w:val="001E7409"/>
    <w:rsid w:val="001F0746"/>
    <w:rsid w:val="001F15E1"/>
    <w:rsid w:val="001F4124"/>
    <w:rsid w:val="001F4275"/>
    <w:rsid w:val="001F4671"/>
    <w:rsid w:val="001F75DD"/>
    <w:rsid w:val="00200EA1"/>
    <w:rsid w:val="00202178"/>
    <w:rsid w:val="002056F4"/>
    <w:rsid w:val="002079A6"/>
    <w:rsid w:val="0021366A"/>
    <w:rsid w:val="002157E8"/>
    <w:rsid w:val="002157F5"/>
    <w:rsid w:val="00217017"/>
    <w:rsid w:val="002178E5"/>
    <w:rsid w:val="00217B65"/>
    <w:rsid w:val="00221B43"/>
    <w:rsid w:val="00223D1A"/>
    <w:rsid w:val="0024288E"/>
    <w:rsid w:val="002470E8"/>
    <w:rsid w:val="002564A5"/>
    <w:rsid w:val="00261347"/>
    <w:rsid w:val="0026143C"/>
    <w:rsid w:val="002707A1"/>
    <w:rsid w:val="00271130"/>
    <w:rsid w:val="00272381"/>
    <w:rsid w:val="002754A5"/>
    <w:rsid w:val="00282509"/>
    <w:rsid w:val="00284814"/>
    <w:rsid w:val="002945A0"/>
    <w:rsid w:val="00294A32"/>
    <w:rsid w:val="002960B1"/>
    <w:rsid w:val="00296C3B"/>
    <w:rsid w:val="002A3972"/>
    <w:rsid w:val="002B2CE7"/>
    <w:rsid w:val="002B3E1E"/>
    <w:rsid w:val="002B43E9"/>
    <w:rsid w:val="002B6171"/>
    <w:rsid w:val="002B6F53"/>
    <w:rsid w:val="002B7CBE"/>
    <w:rsid w:val="002C10C0"/>
    <w:rsid w:val="002C48A9"/>
    <w:rsid w:val="002C7E4D"/>
    <w:rsid w:val="002D1E75"/>
    <w:rsid w:val="002D3AAF"/>
    <w:rsid w:val="002E2325"/>
    <w:rsid w:val="002F2D16"/>
    <w:rsid w:val="002F3E52"/>
    <w:rsid w:val="002F5B76"/>
    <w:rsid w:val="003004C4"/>
    <w:rsid w:val="00300E1C"/>
    <w:rsid w:val="00303A8C"/>
    <w:rsid w:val="00303E9A"/>
    <w:rsid w:val="00310356"/>
    <w:rsid w:val="00310F0E"/>
    <w:rsid w:val="00315D5B"/>
    <w:rsid w:val="00320473"/>
    <w:rsid w:val="0032100D"/>
    <w:rsid w:val="0032621A"/>
    <w:rsid w:val="00331091"/>
    <w:rsid w:val="0033133A"/>
    <w:rsid w:val="003339F5"/>
    <w:rsid w:val="0034082C"/>
    <w:rsid w:val="00342B54"/>
    <w:rsid w:val="0034319C"/>
    <w:rsid w:val="00343767"/>
    <w:rsid w:val="00353AAC"/>
    <w:rsid w:val="00354CF6"/>
    <w:rsid w:val="00354D76"/>
    <w:rsid w:val="00356D83"/>
    <w:rsid w:val="0036568E"/>
    <w:rsid w:val="00372FAF"/>
    <w:rsid w:val="00373546"/>
    <w:rsid w:val="003759DB"/>
    <w:rsid w:val="00377A08"/>
    <w:rsid w:val="00380024"/>
    <w:rsid w:val="0038238E"/>
    <w:rsid w:val="003833A5"/>
    <w:rsid w:val="003839BB"/>
    <w:rsid w:val="00385B4A"/>
    <w:rsid w:val="00393883"/>
    <w:rsid w:val="00396472"/>
    <w:rsid w:val="003A0291"/>
    <w:rsid w:val="003A2013"/>
    <w:rsid w:val="003A22D0"/>
    <w:rsid w:val="003A3021"/>
    <w:rsid w:val="003A3F81"/>
    <w:rsid w:val="003B611F"/>
    <w:rsid w:val="003B69A1"/>
    <w:rsid w:val="003C2311"/>
    <w:rsid w:val="003C76D3"/>
    <w:rsid w:val="003D6A14"/>
    <w:rsid w:val="003D7EE0"/>
    <w:rsid w:val="003E1E7F"/>
    <w:rsid w:val="003E5047"/>
    <w:rsid w:val="003E5359"/>
    <w:rsid w:val="003E57F8"/>
    <w:rsid w:val="003F0D4B"/>
    <w:rsid w:val="003F49AD"/>
    <w:rsid w:val="00403883"/>
    <w:rsid w:val="0040617E"/>
    <w:rsid w:val="00410AAA"/>
    <w:rsid w:val="00412EE6"/>
    <w:rsid w:val="004156B9"/>
    <w:rsid w:val="004227BA"/>
    <w:rsid w:val="004240E7"/>
    <w:rsid w:val="00424D0C"/>
    <w:rsid w:val="00425177"/>
    <w:rsid w:val="00425183"/>
    <w:rsid w:val="0042575D"/>
    <w:rsid w:val="0042599F"/>
    <w:rsid w:val="00426545"/>
    <w:rsid w:val="00427E18"/>
    <w:rsid w:val="004350D2"/>
    <w:rsid w:val="00446CF9"/>
    <w:rsid w:val="004554D5"/>
    <w:rsid w:val="00460274"/>
    <w:rsid w:val="0046101A"/>
    <w:rsid w:val="00463833"/>
    <w:rsid w:val="00465DA7"/>
    <w:rsid w:val="00470025"/>
    <w:rsid w:val="00471580"/>
    <w:rsid w:val="004733B3"/>
    <w:rsid w:val="00474C58"/>
    <w:rsid w:val="00486051"/>
    <w:rsid w:val="00490D02"/>
    <w:rsid w:val="0049324C"/>
    <w:rsid w:val="00496AC1"/>
    <w:rsid w:val="004A17F7"/>
    <w:rsid w:val="004A2C35"/>
    <w:rsid w:val="004A57E1"/>
    <w:rsid w:val="004B4D8C"/>
    <w:rsid w:val="004B5DCD"/>
    <w:rsid w:val="004B7A7F"/>
    <w:rsid w:val="004C1890"/>
    <w:rsid w:val="004D703A"/>
    <w:rsid w:val="004E3B1C"/>
    <w:rsid w:val="004E4B9A"/>
    <w:rsid w:val="004E698A"/>
    <w:rsid w:val="004F1777"/>
    <w:rsid w:val="004F6D6E"/>
    <w:rsid w:val="005022CF"/>
    <w:rsid w:val="0050256B"/>
    <w:rsid w:val="00507792"/>
    <w:rsid w:val="00510C86"/>
    <w:rsid w:val="0051174D"/>
    <w:rsid w:val="00511DC7"/>
    <w:rsid w:val="005121D6"/>
    <w:rsid w:val="005228F8"/>
    <w:rsid w:val="005232DC"/>
    <w:rsid w:val="00523E53"/>
    <w:rsid w:val="00524398"/>
    <w:rsid w:val="005259BA"/>
    <w:rsid w:val="00525B0C"/>
    <w:rsid w:val="00526157"/>
    <w:rsid w:val="00532868"/>
    <w:rsid w:val="0054101E"/>
    <w:rsid w:val="0054137D"/>
    <w:rsid w:val="00547F85"/>
    <w:rsid w:val="005503A6"/>
    <w:rsid w:val="0055652F"/>
    <w:rsid w:val="005611AE"/>
    <w:rsid w:val="005633FC"/>
    <w:rsid w:val="00563DC0"/>
    <w:rsid w:val="00563FD3"/>
    <w:rsid w:val="00565A8A"/>
    <w:rsid w:val="005749EF"/>
    <w:rsid w:val="005839E3"/>
    <w:rsid w:val="00585B8C"/>
    <w:rsid w:val="00590545"/>
    <w:rsid w:val="005B0DCB"/>
    <w:rsid w:val="005B2073"/>
    <w:rsid w:val="005B46E6"/>
    <w:rsid w:val="005B5846"/>
    <w:rsid w:val="005B5D9A"/>
    <w:rsid w:val="005D0905"/>
    <w:rsid w:val="005D12BD"/>
    <w:rsid w:val="005E2DE4"/>
    <w:rsid w:val="005E3F19"/>
    <w:rsid w:val="005E5A84"/>
    <w:rsid w:val="005E62D0"/>
    <w:rsid w:val="005F1BD5"/>
    <w:rsid w:val="005F5032"/>
    <w:rsid w:val="005F64D8"/>
    <w:rsid w:val="005F668E"/>
    <w:rsid w:val="00610569"/>
    <w:rsid w:val="00613128"/>
    <w:rsid w:val="00631969"/>
    <w:rsid w:val="00631E0C"/>
    <w:rsid w:val="00635CA0"/>
    <w:rsid w:val="006366FD"/>
    <w:rsid w:val="00641BF9"/>
    <w:rsid w:val="00643101"/>
    <w:rsid w:val="006442FC"/>
    <w:rsid w:val="00646C76"/>
    <w:rsid w:val="00651C38"/>
    <w:rsid w:val="00652BE6"/>
    <w:rsid w:val="006614EC"/>
    <w:rsid w:val="006618C2"/>
    <w:rsid w:val="00667C83"/>
    <w:rsid w:val="006718CD"/>
    <w:rsid w:val="00674349"/>
    <w:rsid w:val="00674C63"/>
    <w:rsid w:val="006832C5"/>
    <w:rsid w:val="006873AE"/>
    <w:rsid w:val="006949A4"/>
    <w:rsid w:val="006966B9"/>
    <w:rsid w:val="006A31B6"/>
    <w:rsid w:val="006A3266"/>
    <w:rsid w:val="006A37CA"/>
    <w:rsid w:val="006A3F31"/>
    <w:rsid w:val="006A487B"/>
    <w:rsid w:val="006A5A65"/>
    <w:rsid w:val="006A670D"/>
    <w:rsid w:val="006B2987"/>
    <w:rsid w:val="006B2EC2"/>
    <w:rsid w:val="006B5E1C"/>
    <w:rsid w:val="006C2275"/>
    <w:rsid w:val="006C4DBC"/>
    <w:rsid w:val="006C6EC6"/>
    <w:rsid w:val="006D173F"/>
    <w:rsid w:val="006D1B1F"/>
    <w:rsid w:val="006D2DA9"/>
    <w:rsid w:val="006D3925"/>
    <w:rsid w:val="006E05B8"/>
    <w:rsid w:val="006E70BA"/>
    <w:rsid w:val="006F1AC7"/>
    <w:rsid w:val="006F2B64"/>
    <w:rsid w:val="006F30C8"/>
    <w:rsid w:val="006F3752"/>
    <w:rsid w:val="007064E7"/>
    <w:rsid w:val="00721680"/>
    <w:rsid w:val="00722697"/>
    <w:rsid w:val="0072609D"/>
    <w:rsid w:val="007275DF"/>
    <w:rsid w:val="00727B43"/>
    <w:rsid w:val="0073196B"/>
    <w:rsid w:val="0073271F"/>
    <w:rsid w:val="00740D36"/>
    <w:rsid w:val="00741298"/>
    <w:rsid w:val="00741676"/>
    <w:rsid w:val="00744435"/>
    <w:rsid w:val="0074708A"/>
    <w:rsid w:val="00755F9D"/>
    <w:rsid w:val="007560F6"/>
    <w:rsid w:val="00761E3D"/>
    <w:rsid w:val="00767DDC"/>
    <w:rsid w:val="007706B2"/>
    <w:rsid w:val="00771B2E"/>
    <w:rsid w:val="0077456C"/>
    <w:rsid w:val="007751F2"/>
    <w:rsid w:val="00780A61"/>
    <w:rsid w:val="0078385D"/>
    <w:rsid w:val="00783DCD"/>
    <w:rsid w:val="007848B5"/>
    <w:rsid w:val="007879BB"/>
    <w:rsid w:val="00793EAE"/>
    <w:rsid w:val="00795B8A"/>
    <w:rsid w:val="00796AE9"/>
    <w:rsid w:val="007A081A"/>
    <w:rsid w:val="007A5721"/>
    <w:rsid w:val="007B3E32"/>
    <w:rsid w:val="007B7930"/>
    <w:rsid w:val="007C2531"/>
    <w:rsid w:val="007C3DE3"/>
    <w:rsid w:val="007C4BF0"/>
    <w:rsid w:val="007D0556"/>
    <w:rsid w:val="007D26B6"/>
    <w:rsid w:val="007D519D"/>
    <w:rsid w:val="007D6AB5"/>
    <w:rsid w:val="007E0D6C"/>
    <w:rsid w:val="007E4429"/>
    <w:rsid w:val="007E62BA"/>
    <w:rsid w:val="007E75B5"/>
    <w:rsid w:val="007F48FE"/>
    <w:rsid w:val="007F5B61"/>
    <w:rsid w:val="007F7C74"/>
    <w:rsid w:val="0080056B"/>
    <w:rsid w:val="008022D1"/>
    <w:rsid w:val="00802E75"/>
    <w:rsid w:val="00814BEF"/>
    <w:rsid w:val="008164C6"/>
    <w:rsid w:val="0082000E"/>
    <w:rsid w:val="00821D88"/>
    <w:rsid w:val="00822468"/>
    <w:rsid w:val="00822EA1"/>
    <w:rsid w:val="00825F3D"/>
    <w:rsid w:val="00826C17"/>
    <w:rsid w:val="00827412"/>
    <w:rsid w:val="00832A7F"/>
    <w:rsid w:val="008427B6"/>
    <w:rsid w:val="00845E15"/>
    <w:rsid w:val="008464D0"/>
    <w:rsid w:val="008532BE"/>
    <w:rsid w:val="00873785"/>
    <w:rsid w:val="00883495"/>
    <w:rsid w:val="008842A2"/>
    <w:rsid w:val="00887CF5"/>
    <w:rsid w:val="0089070D"/>
    <w:rsid w:val="008933BE"/>
    <w:rsid w:val="008A570E"/>
    <w:rsid w:val="008A6516"/>
    <w:rsid w:val="008B1EB2"/>
    <w:rsid w:val="008C761F"/>
    <w:rsid w:val="008D64C3"/>
    <w:rsid w:val="008D6D4A"/>
    <w:rsid w:val="008E0411"/>
    <w:rsid w:val="008E1A87"/>
    <w:rsid w:val="008E6239"/>
    <w:rsid w:val="008F4827"/>
    <w:rsid w:val="008F7750"/>
    <w:rsid w:val="0090245B"/>
    <w:rsid w:val="00902F9B"/>
    <w:rsid w:val="009053BB"/>
    <w:rsid w:val="0091028C"/>
    <w:rsid w:val="00911780"/>
    <w:rsid w:val="0091499B"/>
    <w:rsid w:val="00915A4B"/>
    <w:rsid w:val="00916235"/>
    <w:rsid w:val="00917F18"/>
    <w:rsid w:val="009210E5"/>
    <w:rsid w:val="00924CC9"/>
    <w:rsid w:val="00927478"/>
    <w:rsid w:val="00930BA5"/>
    <w:rsid w:val="00932624"/>
    <w:rsid w:val="009433A1"/>
    <w:rsid w:val="00944756"/>
    <w:rsid w:val="00944877"/>
    <w:rsid w:val="0094685F"/>
    <w:rsid w:val="009577DF"/>
    <w:rsid w:val="00963864"/>
    <w:rsid w:val="0096485A"/>
    <w:rsid w:val="0097774D"/>
    <w:rsid w:val="0099036D"/>
    <w:rsid w:val="00997513"/>
    <w:rsid w:val="009A20C8"/>
    <w:rsid w:val="009A2DA1"/>
    <w:rsid w:val="009B06EB"/>
    <w:rsid w:val="009B6030"/>
    <w:rsid w:val="009B76CE"/>
    <w:rsid w:val="009C0978"/>
    <w:rsid w:val="009C46D5"/>
    <w:rsid w:val="009C5925"/>
    <w:rsid w:val="009C72FA"/>
    <w:rsid w:val="009D2843"/>
    <w:rsid w:val="009D6500"/>
    <w:rsid w:val="009E4D66"/>
    <w:rsid w:val="009E63FA"/>
    <w:rsid w:val="009E7BC3"/>
    <w:rsid w:val="009F441C"/>
    <w:rsid w:val="009F6CE8"/>
    <w:rsid w:val="00A05A5C"/>
    <w:rsid w:val="00A07AC6"/>
    <w:rsid w:val="00A117C8"/>
    <w:rsid w:val="00A1569C"/>
    <w:rsid w:val="00A16EE6"/>
    <w:rsid w:val="00A208A0"/>
    <w:rsid w:val="00A21EB1"/>
    <w:rsid w:val="00A21F67"/>
    <w:rsid w:val="00A22000"/>
    <w:rsid w:val="00A22BC0"/>
    <w:rsid w:val="00A23814"/>
    <w:rsid w:val="00A25453"/>
    <w:rsid w:val="00A26E79"/>
    <w:rsid w:val="00A37118"/>
    <w:rsid w:val="00A378E6"/>
    <w:rsid w:val="00A43508"/>
    <w:rsid w:val="00A43C29"/>
    <w:rsid w:val="00A46A16"/>
    <w:rsid w:val="00A522EC"/>
    <w:rsid w:val="00A652FA"/>
    <w:rsid w:val="00A6677F"/>
    <w:rsid w:val="00A67D73"/>
    <w:rsid w:val="00A771EF"/>
    <w:rsid w:val="00A81FFB"/>
    <w:rsid w:val="00A87E2A"/>
    <w:rsid w:val="00A946FE"/>
    <w:rsid w:val="00A95B1D"/>
    <w:rsid w:val="00AA0DFB"/>
    <w:rsid w:val="00AA1CB5"/>
    <w:rsid w:val="00AA2ADD"/>
    <w:rsid w:val="00AB5939"/>
    <w:rsid w:val="00AB6551"/>
    <w:rsid w:val="00AC2B67"/>
    <w:rsid w:val="00AD1E72"/>
    <w:rsid w:val="00AE1E18"/>
    <w:rsid w:val="00AE67F7"/>
    <w:rsid w:val="00AF0692"/>
    <w:rsid w:val="00AF1E8F"/>
    <w:rsid w:val="00AF55A6"/>
    <w:rsid w:val="00B00533"/>
    <w:rsid w:val="00B05B07"/>
    <w:rsid w:val="00B0679F"/>
    <w:rsid w:val="00B069EB"/>
    <w:rsid w:val="00B20562"/>
    <w:rsid w:val="00B214DB"/>
    <w:rsid w:val="00B25121"/>
    <w:rsid w:val="00B2549B"/>
    <w:rsid w:val="00B32633"/>
    <w:rsid w:val="00B4189E"/>
    <w:rsid w:val="00B41B40"/>
    <w:rsid w:val="00B46755"/>
    <w:rsid w:val="00B5032F"/>
    <w:rsid w:val="00B50834"/>
    <w:rsid w:val="00B510B0"/>
    <w:rsid w:val="00B5132E"/>
    <w:rsid w:val="00B554AF"/>
    <w:rsid w:val="00B56B81"/>
    <w:rsid w:val="00B61DF6"/>
    <w:rsid w:val="00B70C58"/>
    <w:rsid w:val="00B72FAB"/>
    <w:rsid w:val="00B7587A"/>
    <w:rsid w:val="00B81BE4"/>
    <w:rsid w:val="00B8225E"/>
    <w:rsid w:val="00B907ED"/>
    <w:rsid w:val="00BA4060"/>
    <w:rsid w:val="00BA718D"/>
    <w:rsid w:val="00BB5C9B"/>
    <w:rsid w:val="00BC2601"/>
    <w:rsid w:val="00BC5A89"/>
    <w:rsid w:val="00BE13AF"/>
    <w:rsid w:val="00BF1B78"/>
    <w:rsid w:val="00BF3726"/>
    <w:rsid w:val="00C00598"/>
    <w:rsid w:val="00C075DC"/>
    <w:rsid w:val="00C110B8"/>
    <w:rsid w:val="00C1116D"/>
    <w:rsid w:val="00C12467"/>
    <w:rsid w:val="00C126A5"/>
    <w:rsid w:val="00C200F3"/>
    <w:rsid w:val="00C214C9"/>
    <w:rsid w:val="00C21AF6"/>
    <w:rsid w:val="00C23EB6"/>
    <w:rsid w:val="00C240DD"/>
    <w:rsid w:val="00C30CE0"/>
    <w:rsid w:val="00C32350"/>
    <w:rsid w:val="00C40368"/>
    <w:rsid w:val="00C40B68"/>
    <w:rsid w:val="00C45A1B"/>
    <w:rsid w:val="00C4753B"/>
    <w:rsid w:val="00C552F1"/>
    <w:rsid w:val="00C6123E"/>
    <w:rsid w:val="00C614A0"/>
    <w:rsid w:val="00C627F4"/>
    <w:rsid w:val="00C70D21"/>
    <w:rsid w:val="00C75D8E"/>
    <w:rsid w:val="00C81606"/>
    <w:rsid w:val="00C82348"/>
    <w:rsid w:val="00C84399"/>
    <w:rsid w:val="00C848C5"/>
    <w:rsid w:val="00C9375F"/>
    <w:rsid w:val="00CA0D07"/>
    <w:rsid w:val="00CA2A92"/>
    <w:rsid w:val="00CA300E"/>
    <w:rsid w:val="00CA3E37"/>
    <w:rsid w:val="00CA4134"/>
    <w:rsid w:val="00CB31F2"/>
    <w:rsid w:val="00CC22E7"/>
    <w:rsid w:val="00CC2AA9"/>
    <w:rsid w:val="00CC6788"/>
    <w:rsid w:val="00CD2448"/>
    <w:rsid w:val="00CD50EA"/>
    <w:rsid w:val="00CD5D25"/>
    <w:rsid w:val="00CE2390"/>
    <w:rsid w:val="00CE3D12"/>
    <w:rsid w:val="00CE5D77"/>
    <w:rsid w:val="00CF16E4"/>
    <w:rsid w:val="00CF1985"/>
    <w:rsid w:val="00CF1F05"/>
    <w:rsid w:val="00CF7678"/>
    <w:rsid w:val="00CF76D1"/>
    <w:rsid w:val="00D02C9D"/>
    <w:rsid w:val="00D0424F"/>
    <w:rsid w:val="00D10989"/>
    <w:rsid w:val="00D1119F"/>
    <w:rsid w:val="00D11B8E"/>
    <w:rsid w:val="00D12C53"/>
    <w:rsid w:val="00D1439C"/>
    <w:rsid w:val="00D1572D"/>
    <w:rsid w:val="00D17CA9"/>
    <w:rsid w:val="00D239E7"/>
    <w:rsid w:val="00D26E8D"/>
    <w:rsid w:val="00D33A68"/>
    <w:rsid w:val="00D42196"/>
    <w:rsid w:val="00D4685F"/>
    <w:rsid w:val="00D5038D"/>
    <w:rsid w:val="00D51935"/>
    <w:rsid w:val="00D552B1"/>
    <w:rsid w:val="00D558BD"/>
    <w:rsid w:val="00D6328E"/>
    <w:rsid w:val="00D66B67"/>
    <w:rsid w:val="00D75471"/>
    <w:rsid w:val="00D758C6"/>
    <w:rsid w:val="00D8559C"/>
    <w:rsid w:val="00D92C17"/>
    <w:rsid w:val="00DA0FAF"/>
    <w:rsid w:val="00DA2A76"/>
    <w:rsid w:val="00DA2D77"/>
    <w:rsid w:val="00DA45D1"/>
    <w:rsid w:val="00DB5F0F"/>
    <w:rsid w:val="00DB7DD9"/>
    <w:rsid w:val="00DC6804"/>
    <w:rsid w:val="00DD34B3"/>
    <w:rsid w:val="00DD3838"/>
    <w:rsid w:val="00DD4ECF"/>
    <w:rsid w:val="00DD5BA5"/>
    <w:rsid w:val="00DE04CD"/>
    <w:rsid w:val="00DE0B7A"/>
    <w:rsid w:val="00DE1872"/>
    <w:rsid w:val="00DE4BC3"/>
    <w:rsid w:val="00DE65B6"/>
    <w:rsid w:val="00DF1DD3"/>
    <w:rsid w:val="00DF6039"/>
    <w:rsid w:val="00DF67E3"/>
    <w:rsid w:val="00E0077A"/>
    <w:rsid w:val="00E0130D"/>
    <w:rsid w:val="00E040E9"/>
    <w:rsid w:val="00E24FF9"/>
    <w:rsid w:val="00E3089F"/>
    <w:rsid w:val="00E30EEC"/>
    <w:rsid w:val="00E34F71"/>
    <w:rsid w:val="00E40B76"/>
    <w:rsid w:val="00E40CF1"/>
    <w:rsid w:val="00E46BA6"/>
    <w:rsid w:val="00E46EE6"/>
    <w:rsid w:val="00E54287"/>
    <w:rsid w:val="00E57AAC"/>
    <w:rsid w:val="00E64D70"/>
    <w:rsid w:val="00E65AA0"/>
    <w:rsid w:val="00E67D72"/>
    <w:rsid w:val="00E71D43"/>
    <w:rsid w:val="00E724AE"/>
    <w:rsid w:val="00E75A7D"/>
    <w:rsid w:val="00E800BA"/>
    <w:rsid w:val="00E81E29"/>
    <w:rsid w:val="00E85208"/>
    <w:rsid w:val="00E85A7D"/>
    <w:rsid w:val="00E91AFB"/>
    <w:rsid w:val="00E92A40"/>
    <w:rsid w:val="00E9350D"/>
    <w:rsid w:val="00EA0730"/>
    <w:rsid w:val="00EA34FE"/>
    <w:rsid w:val="00EA6A19"/>
    <w:rsid w:val="00EA7BA5"/>
    <w:rsid w:val="00EB2923"/>
    <w:rsid w:val="00EC3957"/>
    <w:rsid w:val="00EC6FD3"/>
    <w:rsid w:val="00ED3B75"/>
    <w:rsid w:val="00ED3CEC"/>
    <w:rsid w:val="00EE1C36"/>
    <w:rsid w:val="00EE37B2"/>
    <w:rsid w:val="00EE4444"/>
    <w:rsid w:val="00EE72DC"/>
    <w:rsid w:val="00EF237D"/>
    <w:rsid w:val="00EF66BE"/>
    <w:rsid w:val="00EF7850"/>
    <w:rsid w:val="00EF7CAE"/>
    <w:rsid w:val="00F0171D"/>
    <w:rsid w:val="00F01DD5"/>
    <w:rsid w:val="00F02C46"/>
    <w:rsid w:val="00F064B1"/>
    <w:rsid w:val="00F0736E"/>
    <w:rsid w:val="00F117B5"/>
    <w:rsid w:val="00F2242D"/>
    <w:rsid w:val="00F243BC"/>
    <w:rsid w:val="00F26DBE"/>
    <w:rsid w:val="00F2734B"/>
    <w:rsid w:val="00F3251E"/>
    <w:rsid w:val="00F364E8"/>
    <w:rsid w:val="00F42173"/>
    <w:rsid w:val="00F5072C"/>
    <w:rsid w:val="00F52DFC"/>
    <w:rsid w:val="00F5516D"/>
    <w:rsid w:val="00F6027D"/>
    <w:rsid w:val="00F60FC7"/>
    <w:rsid w:val="00F61640"/>
    <w:rsid w:val="00F649A6"/>
    <w:rsid w:val="00F66324"/>
    <w:rsid w:val="00F71454"/>
    <w:rsid w:val="00F717AF"/>
    <w:rsid w:val="00F738BF"/>
    <w:rsid w:val="00F762C4"/>
    <w:rsid w:val="00F765CD"/>
    <w:rsid w:val="00F81307"/>
    <w:rsid w:val="00F8335F"/>
    <w:rsid w:val="00F86E64"/>
    <w:rsid w:val="00F8760E"/>
    <w:rsid w:val="00F87FEE"/>
    <w:rsid w:val="00F95F53"/>
    <w:rsid w:val="00FA1B5D"/>
    <w:rsid w:val="00FA2A88"/>
    <w:rsid w:val="00FB00A7"/>
    <w:rsid w:val="00FB0A64"/>
    <w:rsid w:val="00FB33F8"/>
    <w:rsid w:val="00FB42D9"/>
    <w:rsid w:val="00FB7184"/>
    <w:rsid w:val="00FC254E"/>
    <w:rsid w:val="00FC3C22"/>
    <w:rsid w:val="00FC7195"/>
    <w:rsid w:val="00FD37E0"/>
    <w:rsid w:val="00FE19DA"/>
    <w:rsid w:val="00FF4B74"/>
    <w:rsid w:val="00FF7C0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C055A"/>
  <w15:docId w15:val="{86ED5C81-3B23-41CC-832B-FF50C3EE7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sv-S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Rubrik1">
    <w:name w:val="heading 1"/>
    <w:basedOn w:val="Normal"/>
    <w:next w:val="Normal"/>
    <w:pPr>
      <w:keepNext/>
      <w:keepLines/>
      <w:spacing w:before="480" w:after="120"/>
      <w:outlineLvl w:val="0"/>
    </w:pPr>
    <w:rPr>
      <w:b/>
      <w:sz w:val="48"/>
      <w:szCs w:val="48"/>
    </w:rPr>
  </w:style>
  <w:style w:type="paragraph" w:styleId="Rubrik2">
    <w:name w:val="heading 2"/>
    <w:basedOn w:val="Normal"/>
    <w:next w:val="Normal"/>
    <w:pPr>
      <w:keepNext/>
      <w:keepLines/>
      <w:spacing w:before="360" w:after="80"/>
      <w:outlineLvl w:val="1"/>
    </w:pPr>
    <w:rPr>
      <w:b/>
      <w:sz w:val="36"/>
      <w:szCs w:val="36"/>
    </w:rPr>
  </w:style>
  <w:style w:type="paragraph" w:styleId="Rubrik3">
    <w:name w:val="heading 3"/>
    <w:basedOn w:val="Normal"/>
    <w:next w:val="Normal"/>
    <w:pPr>
      <w:keepNext/>
      <w:keepLines/>
      <w:spacing w:before="280" w:after="80"/>
      <w:outlineLvl w:val="2"/>
    </w:pPr>
    <w:rPr>
      <w:b/>
      <w:sz w:val="28"/>
      <w:szCs w:val="28"/>
    </w:rPr>
  </w:style>
  <w:style w:type="paragraph" w:styleId="Rubrik4">
    <w:name w:val="heading 4"/>
    <w:basedOn w:val="Normal"/>
    <w:next w:val="Normal"/>
    <w:pPr>
      <w:keepNext/>
      <w:keepLines/>
      <w:spacing w:before="240" w:after="40"/>
      <w:outlineLvl w:val="3"/>
    </w:pPr>
    <w:rPr>
      <w:b/>
    </w:rPr>
  </w:style>
  <w:style w:type="paragraph" w:styleId="Rubrik5">
    <w:name w:val="heading 5"/>
    <w:basedOn w:val="Normal"/>
    <w:next w:val="Normal"/>
    <w:pPr>
      <w:keepNext/>
      <w:keepLines/>
      <w:spacing w:before="220" w:after="40"/>
      <w:outlineLvl w:val="4"/>
    </w:pPr>
    <w:rPr>
      <w:b/>
      <w:sz w:val="22"/>
      <w:szCs w:val="22"/>
    </w:rPr>
  </w:style>
  <w:style w:type="paragraph" w:styleId="Rubrik6">
    <w:name w:val="heading 6"/>
    <w:basedOn w:val="Normal"/>
    <w:next w:val="Normal"/>
    <w:pPr>
      <w:keepNext/>
      <w:keepLines/>
      <w:spacing w:before="200" w:after="40"/>
      <w:outlineLvl w:val="5"/>
    </w:pPr>
    <w:rPr>
      <w:b/>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Rubrik">
    <w:name w:val="Title"/>
    <w:basedOn w:val="Normal"/>
    <w:next w:val="Normal"/>
    <w:pPr>
      <w:keepNext/>
      <w:keepLines/>
      <w:spacing w:before="480" w:after="120"/>
    </w:pPr>
    <w:rPr>
      <w:b/>
      <w:sz w:val="72"/>
      <w:szCs w:val="72"/>
    </w:rPr>
  </w:style>
  <w:style w:type="paragraph" w:styleId="Normalwebb">
    <w:name w:val="Normal (Web)"/>
    <w:basedOn w:val="Normal"/>
    <w:uiPriority w:val="99"/>
    <w:semiHidden/>
    <w:unhideWhenUsed/>
    <w:rsid w:val="00A73AC9"/>
    <w:pPr>
      <w:spacing w:before="100" w:beforeAutospacing="1" w:after="100" w:afterAutospacing="1"/>
    </w:pPr>
    <w:rPr>
      <w:lang w:eastAsia="en-GB"/>
    </w:rPr>
  </w:style>
  <w:style w:type="character" w:styleId="Hyperlnk">
    <w:name w:val="Hyperlink"/>
    <w:basedOn w:val="Standardstycketeckensnitt"/>
    <w:uiPriority w:val="99"/>
    <w:semiHidden/>
    <w:qFormat/>
    <w:rsid w:val="00CB744B"/>
    <w:rPr>
      <w:color w:val="0000FF"/>
      <w:u w:val="single"/>
    </w:rPr>
  </w:style>
  <w:style w:type="character" w:customStyle="1" w:styleId="UnresolvedMention1">
    <w:name w:val="Unresolved Mention1"/>
    <w:basedOn w:val="Standardstycketeckensnitt"/>
    <w:uiPriority w:val="99"/>
    <w:semiHidden/>
    <w:unhideWhenUsed/>
    <w:rsid w:val="00CB744B"/>
    <w:rPr>
      <w:color w:val="605E5C"/>
      <w:shd w:val="clear" w:color="auto" w:fill="E1DFDD"/>
    </w:rPr>
  </w:style>
  <w:style w:type="paragraph" w:styleId="Sidhuvud">
    <w:name w:val="header"/>
    <w:basedOn w:val="Normal"/>
    <w:link w:val="SidhuvudChar"/>
    <w:uiPriority w:val="99"/>
    <w:unhideWhenUsed/>
    <w:rsid w:val="00807D3F"/>
    <w:pPr>
      <w:tabs>
        <w:tab w:val="center" w:pos="4513"/>
        <w:tab w:val="right" w:pos="9026"/>
      </w:tabs>
    </w:pPr>
  </w:style>
  <w:style w:type="character" w:customStyle="1" w:styleId="SidhuvudChar">
    <w:name w:val="Sidhuvud Char"/>
    <w:basedOn w:val="Standardstycketeckensnitt"/>
    <w:link w:val="Sidhuvud"/>
    <w:uiPriority w:val="99"/>
    <w:rsid w:val="00807D3F"/>
    <w:rPr>
      <w:lang w:val="en-GB"/>
    </w:rPr>
  </w:style>
  <w:style w:type="paragraph" w:styleId="Sidfot">
    <w:name w:val="footer"/>
    <w:basedOn w:val="Normal"/>
    <w:link w:val="SidfotChar"/>
    <w:uiPriority w:val="99"/>
    <w:unhideWhenUsed/>
    <w:rsid w:val="00807D3F"/>
    <w:pPr>
      <w:tabs>
        <w:tab w:val="center" w:pos="4513"/>
        <w:tab w:val="right" w:pos="9026"/>
      </w:tabs>
    </w:pPr>
  </w:style>
  <w:style w:type="character" w:customStyle="1" w:styleId="SidfotChar">
    <w:name w:val="Sidfot Char"/>
    <w:basedOn w:val="Standardstycketeckensnitt"/>
    <w:link w:val="Sidfot"/>
    <w:uiPriority w:val="99"/>
    <w:rsid w:val="00807D3F"/>
    <w:rPr>
      <w:lang w:val="en-GB"/>
    </w:rPr>
  </w:style>
  <w:style w:type="character" w:styleId="Kommentarsreferens">
    <w:name w:val="annotation reference"/>
    <w:basedOn w:val="Standardstycketeckensnitt"/>
    <w:uiPriority w:val="99"/>
    <w:semiHidden/>
    <w:unhideWhenUsed/>
    <w:rsid w:val="00807D3F"/>
    <w:rPr>
      <w:sz w:val="16"/>
      <w:szCs w:val="16"/>
    </w:rPr>
  </w:style>
  <w:style w:type="paragraph" w:styleId="Kommentarer">
    <w:name w:val="annotation text"/>
    <w:basedOn w:val="Normal"/>
    <w:link w:val="KommentarerChar"/>
    <w:uiPriority w:val="99"/>
    <w:semiHidden/>
    <w:unhideWhenUsed/>
    <w:rsid w:val="00807D3F"/>
    <w:rPr>
      <w:sz w:val="20"/>
      <w:szCs w:val="20"/>
    </w:rPr>
  </w:style>
  <w:style w:type="character" w:customStyle="1" w:styleId="KommentarerChar">
    <w:name w:val="Kommentarer Char"/>
    <w:basedOn w:val="Standardstycketeckensnitt"/>
    <w:link w:val="Kommentarer"/>
    <w:uiPriority w:val="99"/>
    <w:semiHidden/>
    <w:rsid w:val="00807D3F"/>
    <w:rPr>
      <w:sz w:val="20"/>
      <w:szCs w:val="20"/>
      <w:lang w:val="en-GB"/>
    </w:rPr>
  </w:style>
  <w:style w:type="paragraph" w:styleId="Kommentarsmne">
    <w:name w:val="annotation subject"/>
    <w:basedOn w:val="Kommentarer"/>
    <w:next w:val="Kommentarer"/>
    <w:link w:val="KommentarsmneChar"/>
    <w:uiPriority w:val="99"/>
    <w:semiHidden/>
    <w:unhideWhenUsed/>
    <w:rsid w:val="00807D3F"/>
    <w:rPr>
      <w:b/>
      <w:bCs/>
    </w:rPr>
  </w:style>
  <w:style w:type="character" w:customStyle="1" w:styleId="KommentarsmneChar">
    <w:name w:val="Kommentarsämne Char"/>
    <w:basedOn w:val="KommentarerChar"/>
    <w:link w:val="Kommentarsmne"/>
    <w:uiPriority w:val="99"/>
    <w:semiHidden/>
    <w:rsid w:val="00807D3F"/>
    <w:rPr>
      <w:b/>
      <w:bCs/>
      <w:sz w:val="20"/>
      <w:szCs w:val="20"/>
      <w:lang w:val="en-GB"/>
    </w:rPr>
  </w:style>
  <w:style w:type="character" w:styleId="AnvndHyperlnk">
    <w:name w:val="FollowedHyperlink"/>
    <w:basedOn w:val="Standardstycketeckensnitt"/>
    <w:uiPriority w:val="99"/>
    <w:semiHidden/>
    <w:unhideWhenUsed/>
    <w:rsid w:val="00D87D86"/>
    <w:rPr>
      <w:color w:val="954F72" w:themeColor="followedHyperlink"/>
      <w:u w:val="single"/>
    </w:rPr>
  </w:style>
  <w:style w:type="character" w:styleId="Platshllartext">
    <w:name w:val="Placeholder Text"/>
    <w:basedOn w:val="Standardstycketeckensnitt"/>
    <w:uiPriority w:val="99"/>
    <w:semiHidden/>
    <w:rsid w:val="007D43EC"/>
    <w:rPr>
      <w:color w:val="808080"/>
    </w:rPr>
  </w:style>
  <w:style w:type="paragraph" w:styleId="Litteraturfrteckning">
    <w:name w:val="Bibliography"/>
    <w:basedOn w:val="Normal"/>
    <w:next w:val="Normal"/>
    <w:uiPriority w:val="37"/>
    <w:unhideWhenUsed/>
    <w:rsid w:val="00F1162E"/>
    <w:pPr>
      <w:tabs>
        <w:tab w:val="left" w:pos="380"/>
        <w:tab w:val="left" w:pos="500"/>
      </w:tabs>
      <w:spacing w:after="240"/>
      <w:ind w:left="504" w:hanging="504"/>
    </w:pPr>
  </w:style>
  <w:style w:type="paragraph" w:styleId="Revision">
    <w:name w:val="Revision"/>
    <w:hidden/>
    <w:uiPriority w:val="99"/>
    <w:semiHidden/>
    <w:rsid w:val="001E3BD3"/>
  </w:style>
  <w:style w:type="paragraph" w:styleId="Underrubrik">
    <w:name w:val="Subtitle"/>
    <w:basedOn w:val="Normal"/>
    <w:next w:val="Normal"/>
    <w:pPr>
      <w:keepNext/>
      <w:keepLines/>
      <w:spacing w:before="360" w:after="80"/>
    </w:pPr>
    <w:rPr>
      <w:rFonts w:ascii="Georgia" w:eastAsia="Georgia" w:hAnsi="Georgia" w:cs="Georgia"/>
      <w:i/>
      <w:color w:val="666666"/>
      <w:sz w:val="48"/>
      <w:szCs w:val="48"/>
    </w:rPr>
  </w:style>
  <w:style w:type="paragraph" w:styleId="Ballongtext">
    <w:name w:val="Balloon Text"/>
    <w:basedOn w:val="Normal"/>
    <w:link w:val="BallongtextChar"/>
    <w:uiPriority w:val="99"/>
    <w:semiHidden/>
    <w:unhideWhenUsed/>
    <w:rsid w:val="001B1A85"/>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1B1A85"/>
    <w:rPr>
      <w:rFonts w:ascii="Segoe UI" w:hAnsi="Segoe UI" w:cs="Segoe UI"/>
      <w:sz w:val="18"/>
      <w:szCs w:val="18"/>
    </w:rPr>
  </w:style>
  <w:style w:type="character" w:styleId="Radnummer">
    <w:name w:val="line number"/>
    <w:basedOn w:val="Standardstycketeckensnitt"/>
    <w:uiPriority w:val="99"/>
    <w:semiHidden/>
    <w:unhideWhenUsed/>
    <w:rsid w:val="007E62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036622">
      <w:bodyDiv w:val="1"/>
      <w:marLeft w:val="0"/>
      <w:marRight w:val="0"/>
      <w:marTop w:val="0"/>
      <w:marBottom w:val="0"/>
      <w:divBdr>
        <w:top w:val="none" w:sz="0" w:space="0" w:color="auto"/>
        <w:left w:val="none" w:sz="0" w:space="0" w:color="auto"/>
        <w:bottom w:val="none" w:sz="0" w:space="0" w:color="auto"/>
        <w:right w:val="none" w:sz="0" w:space="0" w:color="auto"/>
      </w:divBdr>
    </w:div>
    <w:div w:id="769474580">
      <w:bodyDiv w:val="1"/>
      <w:marLeft w:val="0"/>
      <w:marRight w:val="0"/>
      <w:marTop w:val="0"/>
      <w:marBottom w:val="0"/>
      <w:divBdr>
        <w:top w:val="none" w:sz="0" w:space="0" w:color="auto"/>
        <w:left w:val="none" w:sz="0" w:space="0" w:color="auto"/>
        <w:bottom w:val="none" w:sz="0" w:space="0" w:color="auto"/>
        <w:right w:val="none" w:sz="0" w:space="0" w:color="auto"/>
      </w:divBdr>
    </w:div>
    <w:div w:id="1208444305">
      <w:bodyDiv w:val="1"/>
      <w:marLeft w:val="0"/>
      <w:marRight w:val="0"/>
      <w:marTop w:val="0"/>
      <w:marBottom w:val="0"/>
      <w:divBdr>
        <w:top w:val="none" w:sz="0" w:space="0" w:color="auto"/>
        <w:left w:val="none" w:sz="0" w:space="0" w:color="auto"/>
        <w:bottom w:val="none" w:sz="0" w:space="0" w:color="auto"/>
        <w:right w:val="none" w:sz="0" w:space="0" w:color="auto"/>
      </w:divBdr>
    </w:div>
    <w:div w:id="14006403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21" Type="http://schemas.microsoft.com/office/2018/08/relationships/commentsExtensible" Target="commentsExtensi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github.com/maxlindmark/warm_life_history" TargetMode="External"/><Relationship Id="rId14" Type="http://schemas.openxmlformats.org/officeDocument/2006/relationships/image" Target="media/image5.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P2PHfBeQB33SfOQXNuyuHF+E7A==">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31</Pages>
  <Words>33910</Words>
  <Characters>179724</Characters>
  <Application>Microsoft Office Word</Application>
  <DocSecurity>0</DocSecurity>
  <Lines>1497</Lines>
  <Paragraphs>426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213208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 Lindmark</dc:creator>
  <cp:lastModifiedBy>Anna Gårdmark</cp:lastModifiedBy>
  <cp:revision>10</cp:revision>
  <dcterms:created xsi:type="dcterms:W3CDTF">2022-07-15T06:29:00Z</dcterms:created>
  <dcterms:modified xsi:type="dcterms:W3CDTF">2022-07-15T08:27:00Z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id="oHxV3bnA"/&gt;&lt;style id="http://www.zotero.org/styles/pnas" hasBibliography="1" bibliographyStyleHasBeenSet="1"/&gt;&lt;prefs&gt;&lt;pref name="fieldType" value="Field"/&gt;&lt;pref name="dontAskDelayCitationUpdates" </vt:lpwstr>
  </property>
  <property fmtid="{D5CDD505-2E9C-101B-9397-08002B2CF9AE}" pid="3" name="ZOTERO_PREF_2">
    <vt:lpwstr>value="true"/&gt;&lt;/prefs&gt;&lt;/data&gt;</vt:lpwstr>
  </property>
</Properties>
</file>