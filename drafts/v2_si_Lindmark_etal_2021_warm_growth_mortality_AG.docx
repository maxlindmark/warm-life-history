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D32E34" w14:textId="50682F1D" w:rsidR="00F43DE2" w:rsidRPr="00F43DE2" w:rsidRDefault="00F43DE2" w:rsidP="008C20B2">
      <w:pPr>
        <w:spacing w:line="480" w:lineRule="auto"/>
        <w:contextualSpacing/>
        <w:jc w:val="center"/>
        <w:rPr>
          <w:b/>
          <w:bCs/>
          <w:i/>
          <w:iCs/>
          <w:sz w:val="32"/>
          <w:szCs w:val="32"/>
        </w:rPr>
      </w:pPr>
      <w:bookmarkStart w:id="0" w:name="_GoBack"/>
      <w:bookmarkEnd w:id="0"/>
      <w:r w:rsidRPr="00F43DE2">
        <w:rPr>
          <w:b/>
          <w:bCs/>
          <w:i/>
          <w:iCs/>
          <w:sz w:val="32"/>
          <w:szCs w:val="32"/>
        </w:rPr>
        <w:t>Supporting Information</w:t>
      </w:r>
      <w:r w:rsidR="00605285">
        <w:rPr>
          <w:b/>
          <w:bCs/>
          <w:i/>
          <w:iCs/>
          <w:sz w:val="32"/>
          <w:szCs w:val="32"/>
        </w:rPr>
        <w:t xml:space="preserve"> </w:t>
      </w:r>
      <w:commentRangeStart w:id="1"/>
      <w:r w:rsidR="00605285">
        <w:rPr>
          <w:b/>
          <w:bCs/>
          <w:i/>
          <w:iCs/>
          <w:sz w:val="32"/>
          <w:szCs w:val="32"/>
        </w:rPr>
        <w:t>Appendix</w:t>
      </w:r>
      <w:commentRangeEnd w:id="1"/>
      <w:r w:rsidR="00723837">
        <w:rPr>
          <w:rStyle w:val="Kommentarsreferens"/>
        </w:rPr>
        <w:commentReference w:id="1"/>
      </w:r>
    </w:p>
    <w:p w14:paraId="5CD3E65C" w14:textId="77C8443C" w:rsidR="007A7259" w:rsidRPr="00D9524F" w:rsidRDefault="00A73AC9" w:rsidP="008C20B2">
      <w:pPr>
        <w:spacing w:line="480" w:lineRule="auto"/>
        <w:contextualSpacing/>
        <w:jc w:val="center"/>
        <w:rPr>
          <w:b/>
          <w:bCs/>
          <w:sz w:val="32"/>
          <w:szCs w:val="32"/>
        </w:rPr>
      </w:pPr>
      <w:commentRangeStart w:id="2"/>
      <w:r w:rsidRPr="00D9524F">
        <w:rPr>
          <w:b/>
          <w:bCs/>
          <w:sz w:val="32"/>
          <w:szCs w:val="32"/>
        </w:rPr>
        <w:t>Larger</w:t>
      </w:r>
      <w:commentRangeEnd w:id="2"/>
      <w:r w:rsidR="00807D3F">
        <w:rPr>
          <w:rStyle w:val="Kommentarsreferens"/>
        </w:rPr>
        <w:commentReference w:id="2"/>
      </w:r>
      <w:r w:rsidRPr="00D9524F">
        <w:rPr>
          <w:b/>
          <w:bCs/>
          <w:sz w:val="32"/>
          <w:szCs w:val="32"/>
        </w:rPr>
        <w:t xml:space="preserve"> but younger fish when growth compensates for higher mortality in </w:t>
      </w:r>
      <w:r w:rsidR="000818CF">
        <w:rPr>
          <w:b/>
          <w:bCs/>
          <w:sz w:val="32"/>
          <w:szCs w:val="32"/>
        </w:rPr>
        <w:t>heated</w:t>
      </w:r>
      <w:r w:rsidRPr="00D9524F">
        <w:rPr>
          <w:b/>
          <w:bCs/>
          <w:sz w:val="32"/>
          <w:szCs w:val="32"/>
        </w:rPr>
        <w:t xml:space="preserve"> ecosystem</w:t>
      </w:r>
    </w:p>
    <w:p w14:paraId="5642C92F" w14:textId="5B2CE857" w:rsidR="00A73AC9" w:rsidRPr="00D9524F" w:rsidRDefault="00A73AC9" w:rsidP="008C20B2">
      <w:pPr>
        <w:spacing w:line="480" w:lineRule="auto"/>
        <w:contextualSpacing/>
        <w:jc w:val="center"/>
      </w:pPr>
    </w:p>
    <w:p w14:paraId="34B04A7F" w14:textId="4425C259" w:rsidR="00A73AC9" w:rsidRPr="00723837" w:rsidRDefault="00A73AC9" w:rsidP="008C20B2">
      <w:pPr>
        <w:spacing w:line="480" w:lineRule="auto"/>
        <w:contextualSpacing/>
        <w:jc w:val="center"/>
        <w:rPr>
          <w:rFonts w:eastAsia="Times New Roman"/>
          <w:vertAlign w:val="superscript"/>
          <w:lang w:val="sv-SE" w:eastAsia="en-GB"/>
        </w:rPr>
      </w:pPr>
      <w:r w:rsidRPr="00723837">
        <w:rPr>
          <w:rFonts w:eastAsia="Times New Roman"/>
          <w:lang w:val="sv-SE" w:eastAsia="en-GB"/>
        </w:rPr>
        <w:t>Max Lindmark</w:t>
      </w:r>
      <w:r w:rsidRPr="00723837">
        <w:rPr>
          <w:rFonts w:eastAsia="Times New Roman"/>
          <w:vertAlign w:val="superscript"/>
          <w:lang w:val="sv-SE" w:eastAsia="en-GB"/>
        </w:rPr>
        <w:t>a,b,1</w:t>
      </w:r>
      <w:r w:rsidRPr="00723837">
        <w:rPr>
          <w:rFonts w:eastAsia="Times New Roman"/>
          <w:lang w:val="sv-SE" w:eastAsia="en-GB"/>
        </w:rPr>
        <w:t>, Malin  Karlsson</w:t>
      </w:r>
      <w:r w:rsidRPr="00723837">
        <w:rPr>
          <w:rFonts w:eastAsia="Times New Roman"/>
          <w:vertAlign w:val="superscript"/>
          <w:lang w:val="sv-SE" w:eastAsia="en-GB"/>
        </w:rPr>
        <w:t>a</w:t>
      </w:r>
      <w:r w:rsidRPr="00723837">
        <w:rPr>
          <w:rFonts w:eastAsia="Times New Roman"/>
          <w:lang w:val="sv-SE" w:eastAsia="en-GB"/>
        </w:rPr>
        <w:t>, Anna Gårdmark</w:t>
      </w:r>
      <w:r w:rsidRPr="00723837">
        <w:rPr>
          <w:rFonts w:eastAsia="Times New Roman"/>
          <w:vertAlign w:val="superscript"/>
          <w:lang w:val="sv-SE" w:eastAsia="en-GB"/>
        </w:rPr>
        <w:t>c</w:t>
      </w:r>
    </w:p>
    <w:p w14:paraId="779DA0CD" w14:textId="77777777" w:rsidR="00A73AC9" w:rsidRPr="00723837" w:rsidRDefault="00A73AC9" w:rsidP="008C20B2">
      <w:pPr>
        <w:spacing w:line="480" w:lineRule="auto"/>
        <w:contextualSpacing/>
        <w:jc w:val="both"/>
        <w:rPr>
          <w:rFonts w:eastAsia="Times New Roman"/>
          <w:lang w:val="sv-SE" w:eastAsia="en-GB"/>
        </w:rPr>
      </w:pPr>
    </w:p>
    <w:p w14:paraId="6A26C65F" w14:textId="77777777" w:rsidR="00A73AC9" w:rsidRPr="00D9524F" w:rsidRDefault="00A73AC9" w:rsidP="008C20B2">
      <w:pPr>
        <w:spacing w:line="480" w:lineRule="auto"/>
        <w:contextualSpacing/>
        <w:jc w:val="both"/>
        <w:rPr>
          <w:rFonts w:eastAsia="Times New Roman"/>
          <w:lang w:eastAsia="en-GB"/>
        </w:rPr>
      </w:pPr>
      <w:r w:rsidRPr="00D9524F">
        <w:rPr>
          <w:rFonts w:eastAsia="Times New Roman"/>
          <w:vertAlign w:val="superscript"/>
          <w:lang w:eastAsia="en-GB"/>
        </w:rPr>
        <w:t xml:space="preserve">a </w:t>
      </w:r>
      <w:r w:rsidRPr="00D9524F">
        <w:rPr>
          <w:rFonts w:eastAsia="Times New Roman"/>
          <w:lang w:eastAsia="en-GB"/>
        </w:rPr>
        <w:t>Swedish University of Agricultural Sciences, Department of Aquatic Resources, Institute of Coastal Research, Skolgatan 6, 742 42 Öregrund, Sweden</w:t>
      </w:r>
    </w:p>
    <w:p w14:paraId="6C951B5A" w14:textId="752EDBD2" w:rsidR="00A73AC9" w:rsidRPr="00D9524F" w:rsidRDefault="00A73AC9" w:rsidP="008C20B2">
      <w:pPr>
        <w:spacing w:line="480" w:lineRule="auto"/>
        <w:contextualSpacing/>
        <w:jc w:val="both"/>
        <w:rPr>
          <w:rFonts w:eastAsia="Times New Roman"/>
          <w:lang w:eastAsia="en-GB"/>
        </w:rPr>
      </w:pPr>
      <w:r w:rsidRPr="00D9524F">
        <w:rPr>
          <w:rFonts w:eastAsia="Times New Roman"/>
          <w:vertAlign w:val="superscript"/>
          <w:lang w:eastAsia="en-GB"/>
        </w:rPr>
        <w:t xml:space="preserve">b </w:t>
      </w:r>
      <w:r w:rsidRPr="00D9524F">
        <w:rPr>
          <w:rFonts w:eastAsia="Times New Roman"/>
          <w:lang w:eastAsia="en-GB"/>
        </w:rPr>
        <w:t>Swedish University of Agricultural Sciences, Department of Aquatic Resources, Institute of Marine Research, Turistgatan 5, 453 30 Lysekil , Sweden</w:t>
      </w:r>
    </w:p>
    <w:p w14:paraId="2F473AAA" w14:textId="0F37A510" w:rsidR="00A73AC9" w:rsidRPr="00D9524F" w:rsidRDefault="00A73AC9" w:rsidP="008C20B2">
      <w:pPr>
        <w:spacing w:line="480" w:lineRule="auto"/>
        <w:contextualSpacing/>
        <w:jc w:val="both"/>
        <w:rPr>
          <w:rFonts w:eastAsia="Times New Roman"/>
          <w:lang w:eastAsia="en-GB"/>
        </w:rPr>
      </w:pPr>
      <w:r w:rsidRPr="00D9524F">
        <w:rPr>
          <w:rFonts w:eastAsia="Times New Roman"/>
          <w:vertAlign w:val="superscript"/>
          <w:lang w:eastAsia="en-GB"/>
        </w:rPr>
        <w:t xml:space="preserve">c </w:t>
      </w:r>
      <w:r w:rsidRPr="00D9524F">
        <w:rPr>
          <w:rFonts w:eastAsia="Times New Roman"/>
          <w:lang w:eastAsia="en-GB"/>
        </w:rPr>
        <w:t>Swedish University of Agricultural Sciences, Department of Aquatic Resources, Skolgatan 6, SE-742 42 Öregrund, Sweden</w:t>
      </w:r>
    </w:p>
    <w:p w14:paraId="5E23BACE" w14:textId="77777777" w:rsidR="00A73AC9" w:rsidRPr="00D9524F" w:rsidRDefault="00A73AC9" w:rsidP="008C20B2">
      <w:pPr>
        <w:spacing w:line="480" w:lineRule="auto"/>
        <w:contextualSpacing/>
        <w:jc w:val="both"/>
        <w:rPr>
          <w:rFonts w:eastAsia="Times New Roman"/>
          <w:vertAlign w:val="superscript"/>
          <w:lang w:eastAsia="en-GB"/>
        </w:rPr>
      </w:pPr>
    </w:p>
    <w:p w14:paraId="5AA2660C" w14:textId="50D6DE87" w:rsidR="00A73AC9" w:rsidRPr="00D9524F" w:rsidRDefault="00A73AC9" w:rsidP="008C20B2">
      <w:pPr>
        <w:spacing w:line="480" w:lineRule="auto"/>
        <w:contextualSpacing/>
        <w:jc w:val="both"/>
        <w:rPr>
          <w:rFonts w:eastAsia="Times New Roman"/>
          <w:lang w:eastAsia="en-GB"/>
        </w:rPr>
      </w:pPr>
      <w:r w:rsidRPr="00D9524F">
        <w:rPr>
          <w:rFonts w:eastAsia="Times New Roman"/>
          <w:vertAlign w:val="superscript"/>
          <w:lang w:eastAsia="en-GB"/>
        </w:rPr>
        <w:t>1</w:t>
      </w:r>
      <w:r w:rsidRPr="00D9524F">
        <w:rPr>
          <w:rFonts w:eastAsia="Times New Roman"/>
          <w:lang w:eastAsia="en-GB"/>
        </w:rPr>
        <w:t xml:space="preserve"> Author to whom correspondence should be addressed. Current address:</w:t>
      </w:r>
    </w:p>
    <w:p w14:paraId="2331AF7B" w14:textId="77777777" w:rsidR="00A73AC9" w:rsidRPr="00D9524F" w:rsidRDefault="00A73AC9" w:rsidP="008C20B2">
      <w:pPr>
        <w:spacing w:line="480" w:lineRule="auto"/>
        <w:contextualSpacing/>
        <w:jc w:val="both"/>
        <w:rPr>
          <w:rFonts w:eastAsia="Times New Roman"/>
          <w:lang w:eastAsia="en-GB"/>
        </w:rPr>
      </w:pPr>
      <w:r w:rsidRPr="00D9524F">
        <w:rPr>
          <w:rFonts w:eastAsia="Times New Roman"/>
          <w:lang w:eastAsia="en-GB"/>
        </w:rPr>
        <w:t>Max Lindmark, Swedish University of Agricultural Sciences, Department of Aquatic Resources, Institute of Marine Research, Turistgatan 5, 453 30 Lysekil , Sweden, Tel.: +46(0)104784137, email: max.lindmark@slu.se</w:t>
      </w:r>
    </w:p>
    <w:p w14:paraId="68C692ED" w14:textId="798AE43E" w:rsidR="00E6762F" w:rsidRDefault="00E6762F" w:rsidP="008C20B2">
      <w:pPr>
        <w:spacing w:line="480" w:lineRule="auto"/>
        <w:contextualSpacing/>
        <w:jc w:val="both"/>
      </w:pPr>
    </w:p>
    <w:p w14:paraId="606319B4" w14:textId="54DDFFE8" w:rsidR="00350812" w:rsidRDefault="00350812" w:rsidP="008C20B2">
      <w:pPr>
        <w:spacing w:line="480" w:lineRule="auto"/>
        <w:contextualSpacing/>
        <w:jc w:val="both"/>
      </w:pPr>
    </w:p>
    <w:p w14:paraId="63AF483D" w14:textId="77777777" w:rsidR="00350812" w:rsidRDefault="00350812" w:rsidP="008C20B2">
      <w:pPr>
        <w:spacing w:line="480" w:lineRule="auto"/>
        <w:contextualSpacing/>
        <w:jc w:val="both"/>
      </w:pPr>
    </w:p>
    <w:p w14:paraId="783FD175" w14:textId="43535F3A" w:rsidR="00E6762F" w:rsidRDefault="00E6762F" w:rsidP="008C20B2">
      <w:pPr>
        <w:spacing w:line="480" w:lineRule="auto"/>
        <w:contextualSpacing/>
        <w:jc w:val="both"/>
      </w:pPr>
    </w:p>
    <w:p w14:paraId="7079194C" w14:textId="6DFF8390" w:rsidR="00E6762F" w:rsidRPr="00474823" w:rsidRDefault="00E6762F" w:rsidP="008C20B2">
      <w:pPr>
        <w:spacing w:line="480" w:lineRule="auto"/>
        <w:contextualSpacing/>
        <w:jc w:val="both"/>
      </w:pPr>
    </w:p>
    <w:p w14:paraId="7E672179" w14:textId="432CEB54" w:rsidR="009B0163" w:rsidRDefault="009B0163" w:rsidP="008C20B2">
      <w:pPr>
        <w:spacing w:line="480" w:lineRule="auto"/>
        <w:contextualSpacing/>
        <w:jc w:val="both"/>
      </w:pPr>
    </w:p>
    <w:p w14:paraId="2D4CD4FA" w14:textId="5E08DF95" w:rsidR="00BE1020" w:rsidRDefault="00BE1020" w:rsidP="008C20B2">
      <w:pPr>
        <w:spacing w:line="480" w:lineRule="auto"/>
        <w:contextualSpacing/>
        <w:jc w:val="both"/>
      </w:pPr>
    </w:p>
    <w:p w14:paraId="15764DAB" w14:textId="5A6FC9F0" w:rsidR="00BE1020" w:rsidRPr="00474823" w:rsidRDefault="00D8741E" w:rsidP="008C20B2">
      <w:pPr>
        <w:spacing w:line="480" w:lineRule="auto"/>
        <w:contextualSpacing/>
        <w:jc w:val="both"/>
      </w:pPr>
      <w:r>
        <w:rPr>
          <w:noProof/>
          <w:lang w:val="sv-SE" w:eastAsia="sv-SE"/>
        </w:rPr>
        <w:lastRenderedPageBreak/>
        <w:drawing>
          <wp:inline distT="0" distB="0" distL="0" distR="0" wp14:anchorId="0DA2E098" wp14:editId="5E5E0E53">
            <wp:extent cx="5731510" cy="5731510"/>
            <wp:effectExtent l="0" t="0" r="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C417" w14:textId="112F0EF9" w:rsidR="008D7083" w:rsidRPr="00474823" w:rsidRDefault="008D7083" w:rsidP="008C20B2">
      <w:pPr>
        <w:spacing w:line="480" w:lineRule="auto"/>
        <w:contextualSpacing/>
        <w:jc w:val="both"/>
      </w:pPr>
      <w:r w:rsidRPr="00474823">
        <w:t xml:space="preserve">Fig. S1. </w:t>
      </w:r>
      <w:r w:rsidR="005944E7">
        <w:t xml:space="preserve">Prior predictive distribution for the </w:t>
      </w:r>
      <w:r w:rsidR="00C55738">
        <w:t xml:space="preserve">von Bertalanffy growth equation </w:t>
      </w:r>
      <w:r w:rsidR="005944E7">
        <w:t>(p</w:t>
      </w:r>
      <w:r w:rsidR="004D5F76">
        <w:t xml:space="preserve">osterior </w:t>
      </w:r>
      <w:r w:rsidR="00F7302B">
        <w:t>draws from the prior only, ignoring the likelihood</w:t>
      </w:r>
      <w:r w:rsidR="009946A1">
        <w:t>)</w:t>
      </w:r>
      <w:r w:rsidR="00F7302B">
        <w:t>.</w:t>
      </w:r>
      <w:r w:rsidR="009E0726" w:rsidRPr="00474823">
        <w:t xml:space="preserve"> </w:t>
      </w:r>
      <w:r w:rsidR="009946A1">
        <w:t>T</w:t>
      </w:r>
      <w:r w:rsidR="009E0726" w:rsidRPr="00474823">
        <w:t xml:space="preserve">he solid line </w:t>
      </w:r>
      <w:r w:rsidR="0058384A">
        <w:t xml:space="preserve">is </w:t>
      </w:r>
      <w:r w:rsidR="009E0726" w:rsidRPr="00474823">
        <w:t xml:space="preserve">the median and the shaded area </w:t>
      </w:r>
      <w:r w:rsidR="00256BF6">
        <w:t xml:space="preserve">is </w:t>
      </w:r>
      <w:r w:rsidR="00E452D0" w:rsidRPr="00474823">
        <w:t>the 95%</w:t>
      </w:r>
      <w:r w:rsidR="00CB32D3">
        <w:t xml:space="preserve"> </w:t>
      </w:r>
      <w:r w:rsidR="00E452D0" w:rsidRPr="00474823">
        <w:t>credible interval</w:t>
      </w:r>
      <w:r w:rsidR="00A413E9" w:rsidRPr="00474823">
        <w:t>s</w:t>
      </w:r>
      <w:r w:rsidR="00597116" w:rsidRPr="00474823">
        <w:t>.</w:t>
      </w:r>
    </w:p>
    <w:p w14:paraId="6F549CBB" w14:textId="5EFD0602" w:rsidR="00CB744B" w:rsidRDefault="00CB744B" w:rsidP="008C20B2">
      <w:pPr>
        <w:spacing w:line="480" w:lineRule="auto"/>
        <w:contextualSpacing/>
        <w:jc w:val="both"/>
      </w:pPr>
    </w:p>
    <w:p w14:paraId="2BDC5AF0" w14:textId="3F99655B" w:rsidR="0094438E" w:rsidRDefault="0094438E" w:rsidP="008C20B2">
      <w:pPr>
        <w:spacing w:line="480" w:lineRule="auto"/>
        <w:contextualSpacing/>
        <w:jc w:val="both"/>
      </w:pPr>
    </w:p>
    <w:p w14:paraId="7AD2286D" w14:textId="6B65CBAA" w:rsidR="0094438E" w:rsidRDefault="0094438E" w:rsidP="008C20B2">
      <w:pPr>
        <w:spacing w:line="480" w:lineRule="auto"/>
        <w:contextualSpacing/>
        <w:jc w:val="both"/>
      </w:pPr>
    </w:p>
    <w:p w14:paraId="3B433284" w14:textId="1BF5D23D" w:rsidR="0094438E" w:rsidRDefault="0094438E" w:rsidP="008C20B2">
      <w:pPr>
        <w:spacing w:line="480" w:lineRule="auto"/>
        <w:contextualSpacing/>
        <w:jc w:val="both"/>
      </w:pPr>
    </w:p>
    <w:p w14:paraId="408F314C" w14:textId="506300DB" w:rsidR="0094438E" w:rsidRDefault="0094438E" w:rsidP="008C20B2">
      <w:pPr>
        <w:spacing w:line="480" w:lineRule="auto"/>
        <w:contextualSpacing/>
        <w:jc w:val="both"/>
      </w:pPr>
    </w:p>
    <w:p w14:paraId="39E0082F" w14:textId="538B4952" w:rsidR="00B67A43" w:rsidRPr="00B67A43" w:rsidRDefault="00B67A43" w:rsidP="008C20B2">
      <w:pPr>
        <w:pStyle w:val="Beskrivning"/>
        <w:keepNext/>
        <w:spacing w:line="480" w:lineRule="auto"/>
        <w:contextualSpacing/>
        <w:rPr>
          <w:color w:val="auto"/>
          <w:sz w:val="24"/>
          <w:szCs w:val="24"/>
        </w:rPr>
      </w:pPr>
      <w:r w:rsidRPr="00B67A43">
        <w:rPr>
          <w:color w:val="auto"/>
          <w:sz w:val="24"/>
          <w:szCs w:val="24"/>
        </w:rPr>
        <w:lastRenderedPageBreak/>
        <w:t xml:space="preserve">Table </w:t>
      </w:r>
      <w:r w:rsidR="00493B87">
        <w:rPr>
          <w:color w:val="auto"/>
          <w:sz w:val="24"/>
          <w:szCs w:val="24"/>
        </w:rPr>
        <w:t>S</w:t>
      </w:r>
      <w:r w:rsidRPr="00B67A43">
        <w:rPr>
          <w:color w:val="auto"/>
          <w:sz w:val="24"/>
          <w:szCs w:val="24"/>
        </w:rPr>
        <w:fldChar w:fldCharType="begin"/>
      </w:r>
      <w:r w:rsidRPr="00B67A43">
        <w:rPr>
          <w:color w:val="auto"/>
          <w:sz w:val="24"/>
          <w:szCs w:val="24"/>
        </w:rPr>
        <w:instrText xml:space="preserve"> SEQ Table \* ARABIC </w:instrText>
      </w:r>
      <w:r w:rsidRPr="00B67A43">
        <w:rPr>
          <w:color w:val="auto"/>
          <w:sz w:val="24"/>
          <w:szCs w:val="24"/>
        </w:rPr>
        <w:fldChar w:fldCharType="separate"/>
      </w:r>
      <w:r w:rsidRPr="00B67A43">
        <w:rPr>
          <w:noProof/>
          <w:color w:val="auto"/>
          <w:sz w:val="24"/>
          <w:szCs w:val="24"/>
        </w:rPr>
        <w:t>1</w:t>
      </w:r>
      <w:r w:rsidRPr="00B67A43">
        <w:rPr>
          <w:color w:val="auto"/>
          <w:sz w:val="24"/>
          <w:szCs w:val="24"/>
        </w:rPr>
        <w:fldChar w:fldCharType="end"/>
      </w:r>
      <w:ins w:id="3" w:author="Anna Gårdmark" w:date="2022-04-09T09:32:00Z">
        <w:r w:rsidR="00723837">
          <w:rPr>
            <w:color w:val="auto"/>
            <w:sz w:val="24"/>
            <w:szCs w:val="24"/>
          </w:rPr>
          <w:t>.</w:t>
        </w:r>
      </w:ins>
      <w:r w:rsidRPr="00B67A43">
        <w:rPr>
          <w:color w:val="auto"/>
          <w:sz w:val="24"/>
          <w:szCs w:val="24"/>
        </w:rPr>
        <w:t xml:space="preserve"> Comparison of </w:t>
      </w:r>
      <w:ins w:id="4" w:author="Anna Gårdmark" w:date="2022-04-09T09:44:00Z">
        <w:r w:rsidR="00DB201D">
          <w:rPr>
            <w:color w:val="auto"/>
            <w:sz w:val="24"/>
            <w:szCs w:val="24"/>
          </w:rPr>
          <w:t>von Bertanlanffy</w:t>
        </w:r>
      </w:ins>
      <w:commentRangeStart w:id="5"/>
      <w:del w:id="6" w:author="Anna Gårdmark" w:date="2022-04-09T09:44:00Z">
        <w:r w:rsidR="005476C5" w:rsidDel="00DB201D">
          <w:rPr>
            <w:color w:val="auto"/>
            <w:sz w:val="24"/>
            <w:szCs w:val="24"/>
          </w:rPr>
          <w:delText>allometric</w:delText>
        </w:r>
      </w:del>
      <w:r w:rsidR="005476C5">
        <w:rPr>
          <w:color w:val="auto"/>
          <w:sz w:val="24"/>
          <w:szCs w:val="24"/>
        </w:rPr>
        <w:t xml:space="preserve"> </w:t>
      </w:r>
      <w:commentRangeEnd w:id="5"/>
      <w:r w:rsidR="00723837">
        <w:rPr>
          <w:rStyle w:val="Kommentarsreferens"/>
          <w:i w:val="0"/>
          <w:iCs w:val="0"/>
          <w:color w:val="auto"/>
        </w:rPr>
        <w:commentReference w:id="5"/>
      </w:r>
      <w:r w:rsidR="005476C5">
        <w:rPr>
          <w:color w:val="auto"/>
          <w:sz w:val="24"/>
          <w:szCs w:val="24"/>
        </w:rPr>
        <w:t>growth model</w:t>
      </w:r>
      <w:ins w:id="7" w:author="Anna Gårdmark" w:date="2022-04-09T09:44:00Z">
        <w:r w:rsidR="00DB201D">
          <w:rPr>
            <w:color w:val="auto"/>
            <w:sz w:val="24"/>
            <w:szCs w:val="24"/>
          </w:rPr>
          <w:t>s</w:t>
        </w:r>
      </w:ins>
      <w:r w:rsidR="00C44860">
        <w:rPr>
          <w:color w:val="auto"/>
          <w:sz w:val="24"/>
          <w:szCs w:val="24"/>
        </w:rPr>
        <w:t xml:space="preserve"> </w:t>
      </w:r>
      <w:r w:rsidRPr="00B67A43">
        <w:rPr>
          <w:color w:val="auto"/>
          <w:sz w:val="24"/>
          <w:szCs w:val="24"/>
        </w:rPr>
        <w:t>with different combinations of shared and area-specific parameters</w:t>
      </w:r>
      <w:r w:rsidR="00EC66B6">
        <w:rPr>
          <w:color w:val="auto"/>
          <w:sz w:val="24"/>
          <w:szCs w:val="24"/>
        </w:rPr>
        <w:t xml:space="preserve"> (ordered by </w:t>
      </w:r>
      <w:r w:rsidR="00B86B86">
        <w:rPr>
          <w:color w:val="auto"/>
          <w:sz w:val="24"/>
          <w:szCs w:val="24"/>
        </w:rPr>
        <w:t>difference in expected log pointwise density</w:t>
      </w:r>
      <w:r w:rsidR="009A4531">
        <w:rPr>
          <w:color w:val="auto"/>
          <w:sz w:val="24"/>
          <w:szCs w:val="24"/>
        </w:rPr>
        <w:t xml:space="preserve"> (elpd)</w:t>
      </w:r>
      <w:r w:rsidR="00B86B86">
        <w:rPr>
          <w:color w:val="auto"/>
          <w:sz w:val="24"/>
          <w:szCs w:val="24"/>
        </w:rPr>
        <w:t xml:space="preserve"> from the best model)</w:t>
      </w:r>
      <w:ins w:id="8" w:author="Anna Gårdmark" w:date="2022-04-09T09:32:00Z">
        <w:r w:rsidR="00723837">
          <w:rPr>
            <w:color w:val="auto"/>
            <w:sz w:val="24"/>
            <w:szCs w:val="24"/>
          </w:rPr>
          <w:t>.</w:t>
        </w:r>
      </w:ins>
      <w:r w:rsidR="00042888">
        <w:rPr>
          <w:color w:val="auto"/>
          <w:sz w:val="24"/>
          <w:szCs w:val="24"/>
        </w:rPr>
        <w:t xml:space="preserve"> </w:t>
      </w:r>
      <w:del w:id="9" w:author="Anna Gårdmark" w:date="2022-04-09T09:32:00Z">
        <w:r w:rsidR="00042888" w:rsidDel="00723837">
          <w:rPr>
            <w:color w:val="auto"/>
            <w:sz w:val="24"/>
            <w:szCs w:val="24"/>
          </w:rPr>
          <w:delText>(n</w:delText>
        </w:r>
      </w:del>
      <w:ins w:id="10" w:author="Anna Gårdmark" w:date="2022-04-09T09:32:00Z">
        <w:r w:rsidR="00723837">
          <w:rPr>
            <w:color w:val="auto"/>
            <w:sz w:val="24"/>
            <w:szCs w:val="24"/>
          </w:rPr>
          <w:t>N</w:t>
        </w:r>
      </w:ins>
      <w:r w:rsidR="00042888">
        <w:rPr>
          <w:color w:val="auto"/>
          <w:sz w:val="24"/>
          <w:szCs w:val="24"/>
        </w:rPr>
        <w:t>ote that in all models,</w:t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 w:val="0"/>
                <w:sz w:val="24"/>
                <w:szCs w:val="24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∞</m:t>
                </m:r>
              </m:sub>
            </m:sSub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</m:oMath>
      <w:r w:rsidR="00C53002">
        <w:rPr>
          <w:rFonts w:eastAsiaTheme="minorEastAsia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 w:val="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</m:t>
            </m:r>
          </m:sub>
        </m:sSub>
      </m:oMath>
      <w:r w:rsidR="00340443">
        <w:rPr>
          <w:rFonts w:eastAsiaTheme="minorEastAsia"/>
          <w:sz w:val="24"/>
          <w:szCs w:val="24"/>
        </w:rPr>
        <w:t xml:space="preserve"> vary among cohorts</w:t>
      </w:r>
      <w:del w:id="11" w:author="Anna Gårdmark" w:date="2022-04-09T09:32:00Z">
        <w:r w:rsidR="00042888" w:rsidDel="00723837">
          <w:rPr>
            <w:color w:val="auto"/>
            <w:sz w:val="24"/>
            <w:szCs w:val="24"/>
          </w:rPr>
          <w:delText>)</w:delText>
        </w:r>
      </w:del>
      <w:r w:rsidR="00B86B86">
        <w:rPr>
          <w:color w:val="auto"/>
          <w:sz w:val="24"/>
          <w:szCs w:val="24"/>
        </w:rPr>
        <w:t>.</w:t>
      </w:r>
    </w:p>
    <w:tbl>
      <w:tblPr>
        <w:tblStyle w:val="Rutntstabell1ljus"/>
        <w:tblW w:w="0" w:type="auto"/>
        <w:tblLook w:val="04A0" w:firstRow="1" w:lastRow="0" w:firstColumn="1" w:lastColumn="0" w:noHBand="0" w:noVBand="1"/>
      </w:tblPr>
      <w:tblGrid>
        <w:gridCol w:w="2122"/>
        <w:gridCol w:w="5244"/>
        <w:gridCol w:w="1650"/>
      </w:tblGrid>
      <w:tr w:rsidR="0094438E" w:rsidRPr="001E1AC0" w14:paraId="6A6F0773" w14:textId="77777777" w:rsidTr="001E1A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07C4D88" w14:textId="5ECBB794" w:rsidR="0094438E" w:rsidRPr="001E1AC0" w:rsidRDefault="0094438E" w:rsidP="008C20B2">
            <w:pPr>
              <w:spacing w:line="480" w:lineRule="auto"/>
              <w:contextualSpacing/>
              <w:jc w:val="both"/>
            </w:pPr>
            <w:r w:rsidRPr="001E1AC0">
              <w:t>Model Name</w:t>
            </w:r>
          </w:p>
        </w:tc>
        <w:tc>
          <w:tcPr>
            <w:tcW w:w="5244" w:type="dxa"/>
          </w:tcPr>
          <w:p w14:paraId="5BB71CDE" w14:textId="6F731654" w:rsidR="0094438E" w:rsidRPr="001E1AC0" w:rsidRDefault="0094438E" w:rsidP="008C20B2">
            <w:pPr>
              <w:spacing w:line="480" w:lineRule="auto"/>
              <w:contextualSpacing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Model structure</w:t>
            </w:r>
          </w:p>
        </w:tc>
        <w:tc>
          <w:tcPr>
            <w:tcW w:w="1650" w:type="dxa"/>
          </w:tcPr>
          <w:p w14:paraId="1ADB4EE9" w14:textId="0A89EEFF" w:rsidR="0094438E" w:rsidRPr="001E1AC0" w:rsidRDefault="0094438E" w:rsidP="008C20B2">
            <w:pPr>
              <w:spacing w:line="480" w:lineRule="auto"/>
              <w:contextualSpacing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elpd_diff</w:t>
            </w:r>
          </w:p>
        </w:tc>
      </w:tr>
      <w:tr w:rsidR="0094438E" w:rsidRPr="001E1AC0" w14:paraId="529B2235" w14:textId="77777777" w:rsidTr="001E1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07DB991" w14:textId="0A1282A3" w:rsidR="0094438E" w:rsidRPr="001E1AC0" w:rsidRDefault="0094438E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M1</w:t>
            </w:r>
          </w:p>
        </w:tc>
        <w:tc>
          <w:tcPr>
            <w:tcW w:w="5244" w:type="dxa"/>
          </w:tcPr>
          <w:p w14:paraId="3244D402" w14:textId="6DD86D20" w:rsidR="0094438E" w:rsidRPr="001E1AC0" w:rsidRDefault="00502291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rPr>
                <w:rFonts w:eastAsiaTheme="minorEastAsia"/>
              </w:rPr>
              <w:t>A</w:t>
            </w:r>
            <w:r w:rsidR="0049635E" w:rsidRPr="001E1AC0">
              <w:rPr>
                <w:rFonts w:eastAsiaTheme="minorEastAsia"/>
              </w:rPr>
              <w:t xml:space="preserve">rea-specific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∞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oMath>
            <w:r w:rsidR="0049635E" w:rsidRPr="001E1AC0"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  <w:r w:rsidR="00CE3D8E" w:rsidRPr="001E1AC0">
              <w:rPr>
                <w:rFonts w:eastAsiaTheme="minorEastAsia"/>
              </w:rPr>
              <w:t xml:space="preserve"> and</w:t>
            </w:r>
            <w:r w:rsidR="0049635E" w:rsidRPr="001E1AC0">
              <w:rPr>
                <w:rFonts w:eastAsiaTheme="minor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</w:p>
        </w:tc>
        <w:tc>
          <w:tcPr>
            <w:tcW w:w="1650" w:type="dxa"/>
          </w:tcPr>
          <w:p w14:paraId="15860C86" w14:textId="69B4D7F7" w:rsidR="0094438E" w:rsidRPr="001E1AC0" w:rsidRDefault="0094438E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0</w:t>
            </w:r>
          </w:p>
        </w:tc>
      </w:tr>
      <w:tr w:rsidR="0094438E" w:rsidRPr="001E1AC0" w14:paraId="2B6F7498" w14:textId="77777777" w:rsidTr="001E1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5D19BA6" w14:textId="627A8E95" w:rsidR="0094438E" w:rsidRPr="001E1AC0" w:rsidRDefault="0094438E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</w:t>
            </w:r>
            <w:r w:rsidR="002A0C15" w:rsidRPr="001E1AC0">
              <w:rPr>
                <w:b w:val="0"/>
                <w:bCs w:val="0"/>
              </w:rPr>
              <w:t>4</w:t>
            </w:r>
          </w:p>
        </w:tc>
        <w:tc>
          <w:tcPr>
            <w:tcW w:w="5244" w:type="dxa"/>
          </w:tcPr>
          <w:p w14:paraId="154D1BE1" w14:textId="4D2CAE7D" w:rsidR="0094438E" w:rsidRPr="001E1AC0" w:rsidRDefault="00502291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rPr>
                <w:rFonts w:eastAsiaTheme="minorEastAsia"/>
              </w:rPr>
              <w:t>A</w:t>
            </w:r>
            <w:r w:rsidR="00D65B84" w:rsidRPr="001E1AC0">
              <w:rPr>
                <w:rFonts w:eastAsiaTheme="minorEastAsia"/>
              </w:rPr>
              <w:t xml:space="preserve">rea-specific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∞</m:t>
                      </m:r>
                    </m:sub>
                  </m:sSub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  <w:r w:rsidR="00801B66" w:rsidRPr="001E1AC0">
              <w:rPr>
                <w:rFonts w:eastAsiaTheme="minorEastAsia"/>
              </w:rPr>
              <w:t xml:space="preserve"> and</w:t>
            </w:r>
            <w:r w:rsidR="00D65B84" w:rsidRPr="001E1AC0">
              <w:rPr>
                <w:rFonts w:eastAsiaTheme="minor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  <w:r w:rsidR="001A018B" w:rsidRPr="001E1AC0">
              <w:rPr>
                <w:rFonts w:eastAsiaTheme="minorEastAsia"/>
              </w:rPr>
              <w:t>,</w:t>
            </w:r>
            <w:r w:rsidR="006551EB" w:rsidRPr="001E1AC0">
              <w:rPr>
                <w:rFonts w:eastAsiaTheme="minorEastAsia"/>
              </w:rPr>
              <w:t xml:space="preserve"> common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</w:p>
        </w:tc>
        <w:tc>
          <w:tcPr>
            <w:tcW w:w="1650" w:type="dxa"/>
          </w:tcPr>
          <w:p w14:paraId="4A3341C8" w14:textId="33257D0D" w:rsidR="0094438E" w:rsidRPr="001E1AC0" w:rsidRDefault="0094438E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-9</w:t>
            </w:r>
          </w:p>
        </w:tc>
      </w:tr>
      <w:tr w:rsidR="0094438E" w:rsidRPr="001E1AC0" w14:paraId="46468358" w14:textId="77777777" w:rsidTr="001E1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DD8A403" w14:textId="0506EFFD" w:rsidR="0094438E" w:rsidRPr="001E1AC0" w:rsidRDefault="0094438E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</w:t>
            </w:r>
            <w:r w:rsidR="002A0C15" w:rsidRPr="001E1AC0">
              <w:rPr>
                <w:b w:val="0"/>
                <w:bCs w:val="0"/>
              </w:rPr>
              <w:t>2</w:t>
            </w:r>
          </w:p>
        </w:tc>
        <w:tc>
          <w:tcPr>
            <w:tcW w:w="5244" w:type="dxa"/>
          </w:tcPr>
          <w:p w14:paraId="2B18FB28" w14:textId="3617A5EC" w:rsidR="0094438E" w:rsidRPr="001E1AC0" w:rsidRDefault="00502291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rPr>
                <w:rFonts w:eastAsiaTheme="minorEastAsia"/>
              </w:rPr>
              <w:t>A</w:t>
            </w:r>
            <w:r w:rsidR="00384EB0" w:rsidRPr="001E1AC0">
              <w:rPr>
                <w:rFonts w:eastAsiaTheme="minorEastAsia"/>
              </w:rPr>
              <w:t xml:space="preserve">rea-specific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  <w:r w:rsidR="00BF7000" w:rsidRPr="001E1AC0">
              <w:rPr>
                <w:rFonts w:eastAsiaTheme="minorEastAsia"/>
              </w:rPr>
              <w:t>,</w:t>
            </w:r>
            <w:r w:rsidR="00EE7E57" w:rsidRPr="001E1AC0">
              <w:rPr>
                <w:rFonts w:eastAsiaTheme="minorEastAsia"/>
              </w:rPr>
              <w:t xml:space="preserve"> </w:t>
            </w:r>
            <w:r w:rsidR="00384EB0" w:rsidRPr="001E1AC0">
              <w:rPr>
                <w:rFonts w:eastAsiaTheme="minorEastAsia"/>
              </w:rPr>
              <w:t xml:space="preserve">common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 w:rsidR="00384EB0" w:rsidRPr="001E1AC0">
              <w:rPr>
                <w:rFonts w:eastAsiaTheme="minorEastAsia"/>
              </w:rPr>
              <w:t xml:space="preserve"> 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∞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oMath>
          </w:p>
        </w:tc>
        <w:tc>
          <w:tcPr>
            <w:tcW w:w="1650" w:type="dxa"/>
          </w:tcPr>
          <w:p w14:paraId="7867EEF1" w14:textId="1483B3BA" w:rsidR="0094438E" w:rsidRPr="001E1AC0" w:rsidRDefault="0094438E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-1</w:t>
            </w:r>
            <w:r w:rsidR="00D02584">
              <w:t>11</w:t>
            </w:r>
          </w:p>
        </w:tc>
      </w:tr>
      <w:tr w:rsidR="0094438E" w:rsidRPr="001E1AC0" w14:paraId="7869ED13" w14:textId="77777777" w:rsidTr="001E1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A6D5875" w14:textId="0685FD28" w:rsidR="0094438E" w:rsidRPr="001E1AC0" w:rsidRDefault="0094438E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</w:t>
            </w:r>
            <w:r w:rsidR="002A0C15" w:rsidRPr="001E1AC0">
              <w:rPr>
                <w:b w:val="0"/>
                <w:bCs w:val="0"/>
              </w:rPr>
              <w:t>3</w:t>
            </w:r>
          </w:p>
        </w:tc>
        <w:tc>
          <w:tcPr>
            <w:tcW w:w="5244" w:type="dxa"/>
          </w:tcPr>
          <w:p w14:paraId="3FE73E2C" w14:textId="1B9C5A8D" w:rsidR="0094438E" w:rsidRPr="001E1AC0" w:rsidRDefault="00F20D03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rPr>
                <w:rFonts w:eastAsiaTheme="minorEastAsia"/>
              </w:rPr>
              <w:t xml:space="preserve">Area-specific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 w:rsidRPr="001E1AC0">
              <w:rPr>
                <w:rFonts w:eastAsiaTheme="minorEastAsia"/>
              </w:rPr>
              <w:t xml:space="preserve"> 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∞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oMath>
            <w:r w:rsidR="0054778D" w:rsidRPr="001E1AC0">
              <w:rPr>
                <w:rFonts w:eastAsiaTheme="minorEastAsia"/>
              </w:rPr>
              <w:t>,</w:t>
            </w:r>
            <w:r w:rsidRPr="001E1AC0">
              <w:rPr>
                <w:rFonts w:eastAsiaTheme="minorEastAsia"/>
              </w:rPr>
              <w:t xml:space="preserve"> common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</w:p>
        </w:tc>
        <w:tc>
          <w:tcPr>
            <w:tcW w:w="1650" w:type="dxa"/>
          </w:tcPr>
          <w:p w14:paraId="2548E445" w14:textId="7EECF131" w:rsidR="0094438E" w:rsidRPr="001E1AC0" w:rsidRDefault="0094438E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-1</w:t>
            </w:r>
            <w:r w:rsidR="00CE2365">
              <w:t>50</w:t>
            </w:r>
            <w:r w:rsidR="006933D6">
              <w:t>.5</w:t>
            </w:r>
          </w:p>
        </w:tc>
      </w:tr>
      <w:tr w:rsidR="0094438E" w:rsidRPr="001E1AC0" w14:paraId="2C1020C4" w14:textId="77777777" w:rsidTr="001E1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2B8F315" w14:textId="07005653" w:rsidR="0094438E" w:rsidRPr="001E1AC0" w:rsidRDefault="0094438E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M7</w:t>
            </w:r>
          </w:p>
        </w:tc>
        <w:tc>
          <w:tcPr>
            <w:tcW w:w="5244" w:type="dxa"/>
          </w:tcPr>
          <w:p w14:paraId="5C5225CC" w14:textId="1059D74F" w:rsidR="0094438E" w:rsidRPr="001E1AC0" w:rsidRDefault="005F533A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rPr>
                <w:rFonts w:eastAsiaTheme="minorEastAsia"/>
              </w:rPr>
              <w:t xml:space="preserve">Area-specific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∞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oMath>
            <w:r w:rsidR="00B2013D" w:rsidRPr="001E1AC0">
              <w:rPr>
                <w:rFonts w:eastAsiaTheme="minorEastAsia"/>
              </w:rPr>
              <w:t>,</w:t>
            </w:r>
            <w:r w:rsidRPr="001E1AC0">
              <w:rPr>
                <w:rFonts w:eastAsiaTheme="minorEastAsia"/>
              </w:rPr>
              <w:t xml:space="preserve"> common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  <w:r w:rsidRPr="001E1AC0">
              <w:rPr>
                <w:rFonts w:eastAsiaTheme="minorEastAsia"/>
              </w:rPr>
              <w:t xml:space="preserve"> and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</w:p>
        </w:tc>
        <w:tc>
          <w:tcPr>
            <w:tcW w:w="1650" w:type="dxa"/>
          </w:tcPr>
          <w:p w14:paraId="5680F3A7" w14:textId="39660560" w:rsidR="0094438E" w:rsidRPr="001E1AC0" w:rsidRDefault="0094438E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-</w:t>
            </w:r>
            <w:r w:rsidR="00F84508">
              <w:t>157</w:t>
            </w:r>
            <w:r w:rsidR="00390D2C">
              <w:t>.7</w:t>
            </w:r>
          </w:p>
        </w:tc>
      </w:tr>
      <w:tr w:rsidR="0094438E" w:rsidRPr="001E1AC0" w14:paraId="261E3DA0" w14:textId="77777777" w:rsidTr="001E1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1C5C38B" w14:textId="6AD2015F" w:rsidR="0094438E" w:rsidRPr="001E1AC0" w:rsidRDefault="0094438E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M6</w:t>
            </w:r>
          </w:p>
        </w:tc>
        <w:tc>
          <w:tcPr>
            <w:tcW w:w="5244" w:type="dxa"/>
          </w:tcPr>
          <w:p w14:paraId="1AEB51C9" w14:textId="0C81387E" w:rsidR="0094438E" w:rsidRPr="001E1AC0" w:rsidRDefault="00900F02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rPr>
                <w:rFonts w:eastAsiaTheme="minorEastAsia"/>
              </w:rPr>
              <w:t>Area-specific</w:t>
            </w:r>
            <w:r w:rsidR="00FE1ADA" w:rsidRPr="001E1AC0">
              <w:rPr>
                <w:rFonts w:eastAsiaTheme="minor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  <w:r w:rsidR="00FE1ADA" w:rsidRPr="001E1AC0">
              <w:rPr>
                <w:rFonts w:eastAsiaTheme="minorEastAsia"/>
              </w:rPr>
              <w:t xml:space="preserve">, </w:t>
            </w:r>
            <w:r w:rsidRPr="001E1AC0">
              <w:rPr>
                <w:rFonts w:eastAsiaTheme="minorEastAsia"/>
              </w:rPr>
              <w:t xml:space="preserve">common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 w:rsidR="00FE1ADA" w:rsidRPr="001E1AC0">
              <w:rPr>
                <w:rFonts w:eastAsiaTheme="minorEastAsia"/>
              </w:rPr>
              <w:t xml:space="preserve"> 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∞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oMath>
          </w:p>
        </w:tc>
        <w:tc>
          <w:tcPr>
            <w:tcW w:w="1650" w:type="dxa"/>
          </w:tcPr>
          <w:p w14:paraId="50AD5EE4" w14:textId="4AD276C8" w:rsidR="0094438E" w:rsidRPr="001E1AC0" w:rsidRDefault="0094438E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-</w:t>
            </w:r>
            <w:r w:rsidR="004A5778">
              <w:t>173</w:t>
            </w:r>
            <w:r w:rsidRPr="001E1AC0">
              <w:t>.</w:t>
            </w:r>
            <w:r w:rsidR="004617A7">
              <w:t>9</w:t>
            </w:r>
          </w:p>
        </w:tc>
      </w:tr>
      <w:tr w:rsidR="00D771E0" w:rsidRPr="001E1AC0" w14:paraId="21FA8967" w14:textId="77777777" w:rsidTr="001E1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12EF312" w14:textId="552560B7" w:rsidR="00D771E0" w:rsidRPr="001E1AC0" w:rsidRDefault="00D771E0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M5</w:t>
            </w:r>
          </w:p>
        </w:tc>
        <w:tc>
          <w:tcPr>
            <w:tcW w:w="5244" w:type="dxa"/>
          </w:tcPr>
          <w:p w14:paraId="312FF279" w14:textId="2B992B8F" w:rsidR="00D771E0" w:rsidRPr="001E1AC0" w:rsidRDefault="00D771E0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rPr>
                <w:rFonts w:eastAsiaTheme="minorEastAsia"/>
              </w:rPr>
              <w:t>Area-specific</w:t>
            </w:r>
            <w:r w:rsidR="008D79E8" w:rsidRPr="001E1AC0">
              <w:rPr>
                <w:rFonts w:eastAsiaTheme="minor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 w:rsidRPr="001E1AC0">
              <w:rPr>
                <w:rFonts w:eastAsiaTheme="minorEastAsia"/>
              </w:rPr>
              <w:t xml:space="preserve">, common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  <w:r w:rsidRPr="001E1AC0">
              <w:rPr>
                <w:rFonts w:eastAsiaTheme="minorEastAsia"/>
              </w:rPr>
              <w:t xml:space="preserve"> 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∞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oMath>
          </w:p>
        </w:tc>
        <w:tc>
          <w:tcPr>
            <w:tcW w:w="1650" w:type="dxa"/>
          </w:tcPr>
          <w:p w14:paraId="1775EC64" w14:textId="3A013B3C" w:rsidR="00D771E0" w:rsidRPr="001E1AC0" w:rsidRDefault="00D771E0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-</w:t>
            </w:r>
            <w:r w:rsidR="009E1490">
              <w:t>1337</w:t>
            </w:r>
            <w:r w:rsidR="008A6832">
              <w:t>.5</w:t>
            </w:r>
          </w:p>
        </w:tc>
      </w:tr>
      <w:tr w:rsidR="00D771E0" w:rsidRPr="001E1AC0" w14:paraId="49C8C0F6" w14:textId="77777777" w:rsidTr="001E1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634E413" w14:textId="407F2B81" w:rsidR="00D771E0" w:rsidRPr="001E1AC0" w:rsidRDefault="00D771E0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M8</w:t>
            </w:r>
          </w:p>
        </w:tc>
        <w:tc>
          <w:tcPr>
            <w:tcW w:w="5244" w:type="dxa"/>
          </w:tcPr>
          <w:p w14:paraId="161E877E" w14:textId="6396FE7F" w:rsidR="00D771E0" w:rsidRPr="001E1AC0" w:rsidRDefault="00EE2FF6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Theme="minorEastAsia"/>
              </w:rPr>
              <w:t>C</w:t>
            </w:r>
            <w:r w:rsidR="00D15793" w:rsidRPr="001E1AC0">
              <w:rPr>
                <w:rFonts w:eastAsiaTheme="minorEastAsia"/>
              </w:rPr>
              <w:t xml:space="preserve">ommon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 w:rsidR="00D13720" w:rsidRPr="001E1AC0"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  <w:r w:rsidR="00D13720" w:rsidRPr="001E1AC0">
              <w:rPr>
                <w:rFonts w:eastAsiaTheme="minorEastAsia"/>
              </w:rPr>
              <w:t xml:space="preserve"> 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∞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oMath>
          </w:p>
        </w:tc>
        <w:tc>
          <w:tcPr>
            <w:tcW w:w="1650" w:type="dxa"/>
          </w:tcPr>
          <w:p w14:paraId="2C40B767" w14:textId="58C1208C" w:rsidR="00D771E0" w:rsidRPr="001E1AC0" w:rsidRDefault="00D771E0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-</w:t>
            </w:r>
            <w:r w:rsidR="007F243B">
              <w:t>2153.8</w:t>
            </w:r>
          </w:p>
        </w:tc>
      </w:tr>
    </w:tbl>
    <w:p w14:paraId="0124C002" w14:textId="77777777" w:rsidR="0094438E" w:rsidRDefault="0094438E" w:rsidP="008C20B2">
      <w:pPr>
        <w:spacing w:line="480" w:lineRule="auto"/>
        <w:contextualSpacing/>
        <w:jc w:val="both"/>
      </w:pPr>
    </w:p>
    <w:p w14:paraId="2A141B3D" w14:textId="01803B39" w:rsidR="0031435D" w:rsidRDefault="0031435D" w:rsidP="008C20B2">
      <w:pPr>
        <w:spacing w:line="480" w:lineRule="auto"/>
        <w:contextualSpacing/>
        <w:jc w:val="center"/>
        <w:rPr>
          <w:noProof/>
        </w:rPr>
      </w:pPr>
    </w:p>
    <w:p w14:paraId="2F6CAA7D" w14:textId="27544A7B" w:rsidR="004D715E" w:rsidRDefault="004D715E" w:rsidP="008C20B2">
      <w:pPr>
        <w:spacing w:line="480" w:lineRule="auto"/>
        <w:contextualSpacing/>
        <w:jc w:val="center"/>
        <w:rPr>
          <w:noProof/>
        </w:rPr>
      </w:pPr>
    </w:p>
    <w:p w14:paraId="67BA1FE1" w14:textId="6A65FAB7" w:rsidR="004D715E" w:rsidRDefault="004D715E" w:rsidP="008C20B2">
      <w:pPr>
        <w:spacing w:line="480" w:lineRule="auto"/>
        <w:contextualSpacing/>
        <w:jc w:val="center"/>
        <w:rPr>
          <w:noProof/>
        </w:rPr>
      </w:pPr>
    </w:p>
    <w:p w14:paraId="6550219C" w14:textId="4E26436D" w:rsidR="004D715E" w:rsidRDefault="004D715E" w:rsidP="008C20B2">
      <w:pPr>
        <w:spacing w:line="480" w:lineRule="auto"/>
        <w:contextualSpacing/>
        <w:jc w:val="center"/>
        <w:rPr>
          <w:noProof/>
        </w:rPr>
      </w:pPr>
    </w:p>
    <w:p w14:paraId="2CF579B3" w14:textId="604A9E58" w:rsidR="004D715E" w:rsidRDefault="004D715E" w:rsidP="008C20B2">
      <w:pPr>
        <w:spacing w:line="480" w:lineRule="auto"/>
        <w:contextualSpacing/>
        <w:jc w:val="center"/>
        <w:rPr>
          <w:noProof/>
        </w:rPr>
      </w:pPr>
    </w:p>
    <w:p w14:paraId="29A97966" w14:textId="65A31951" w:rsidR="004D715E" w:rsidRDefault="004D715E" w:rsidP="008C20B2">
      <w:pPr>
        <w:spacing w:line="480" w:lineRule="auto"/>
        <w:contextualSpacing/>
        <w:jc w:val="center"/>
        <w:rPr>
          <w:noProof/>
        </w:rPr>
      </w:pPr>
    </w:p>
    <w:p w14:paraId="3D0F1B68" w14:textId="079B3C9A" w:rsidR="004D715E" w:rsidRDefault="004D715E" w:rsidP="008C20B2">
      <w:pPr>
        <w:spacing w:line="480" w:lineRule="auto"/>
        <w:contextualSpacing/>
        <w:jc w:val="center"/>
        <w:rPr>
          <w:noProof/>
        </w:rPr>
      </w:pPr>
    </w:p>
    <w:p w14:paraId="69708EEC" w14:textId="1E27EFAB" w:rsidR="004D715E" w:rsidRDefault="004D715E" w:rsidP="008C20B2">
      <w:pPr>
        <w:spacing w:line="480" w:lineRule="auto"/>
        <w:contextualSpacing/>
        <w:jc w:val="center"/>
        <w:rPr>
          <w:noProof/>
        </w:rPr>
      </w:pPr>
    </w:p>
    <w:p w14:paraId="7D22373A" w14:textId="24ADB08C" w:rsidR="004D715E" w:rsidRDefault="004D715E" w:rsidP="008C20B2">
      <w:pPr>
        <w:spacing w:line="480" w:lineRule="auto"/>
        <w:contextualSpacing/>
        <w:jc w:val="center"/>
        <w:rPr>
          <w:noProof/>
        </w:rPr>
      </w:pPr>
    </w:p>
    <w:p w14:paraId="365AA3BB" w14:textId="4E48119A" w:rsidR="004D715E" w:rsidRDefault="004D715E" w:rsidP="008C20B2">
      <w:pPr>
        <w:spacing w:line="480" w:lineRule="auto"/>
        <w:contextualSpacing/>
        <w:jc w:val="center"/>
        <w:rPr>
          <w:noProof/>
        </w:rPr>
      </w:pPr>
    </w:p>
    <w:p w14:paraId="3DD82487" w14:textId="00089118" w:rsidR="004D715E" w:rsidRPr="00474823" w:rsidRDefault="00AF39B8" w:rsidP="008C20B2">
      <w:pPr>
        <w:spacing w:line="480" w:lineRule="auto"/>
        <w:contextualSpacing/>
        <w:jc w:val="center"/>
      </w:pPr>
      <w:r>
        <w:rPr>
          <w:noProof/>
          <w:lang w:val="sv-SE" w:eastAsia="sv-SE"/>
        </w:rPr>
        <w:lastRenderedPageBreak/>
        <w:drawing>
          <wp:inline distT="0" distB="0" distL="0" distR="0" wp14:anchorId="63B2EE7A" wp14:editId="208C1264">
            <wp:extent cx="4954270" cy="7754927"/>
            <wp:effectExtent l="0" t="0" r="0" b="508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6" b="1790"/>
                    <a:stretch/>
                  </pic:blipFill>
                  <pic:spPr bwMode="auto">
                    <a:xfrm>
                      <a:off x="0" y="0"/>
                      <a:ext cx="4986992" cy="7806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CE1FC" w14:textId="12689D08" w:rsidR="00665D09" w:rsidRPr="00474823" w:rsidRDefault="0061534E" w:rsidP="008C20B2">
      <w:pPr>
        <w:spacing w:line="480" w:lineRule="auto"/>
        <w:contextualSpacing/>
        <w:jc w:val="both"/>
      </w:pPr>
      <w:commentRangeStart w:id="12"/>
      <w:commentRangeStart w:id="13"/>
      <w:r w:rsidRPr="00474823">
        <w:t>Fig. S2</w:t>
      </w:r>
      <w:r w:rsidR="00457FFA" w:rsidRPr="00474823">
        <w:t xml:space="preserve">. </w:t>
      </w:r>
      <w:ins w:id="14" w:author="Anna Gårdmark" w:date="2022-04-09T09:36:00Z">
        <w:r w:rsidR="00723837">
          <w:t>The best model of the</w:t>
        </w:r>
      </w:ins>
      <w:ins w:id="15" w:author="Anna Gårdmark" w:date="2022-04-09T09:34:00Z">
        <w:r w:rsidR="00723837">
          <w:t xml:space="preserve"> </w:t>
        </w:r>
      </w:ins>
      <w:r w:rsidR="001B52BE">
        <w:t>v</w:t>
      </w:r>
      <w:r w:rsidR="00B17556">
        <w:t>on Bertalanffy growth equation:</w:t>
      </w:r>
      <w:commentRangeEnd w:id="12"/>
      <w:r w:rsidR="005F10B6">
        <w:rPr>
          <w:rStyle w:val="Kommentarsreferens"/>
        </w:rPr>
        <w:commentReference w:id="12"/>
      </w:r>
      <w:commentRangeEnd w:id="13"/>
      <w:r w:rsidR="00723837">
        <w:rPr>
          <w:rStyle w:val="Kommentarsreferens"/>
        </w:rPr>
        <w:commentReference w:id="13"/>
      </w:r>
      <w:r w:rsidR="00B17556">
        <w:t xml:space="preserve"> </w:t>
      </w:r>
      <w:r w:rsidR="00285C93">
        <w:t>(A) traceplot to illustrate chain convergence for key (population-level) parameters, (B) residuals, (C) QQ-plot and (D) posterior predictive check (D).</w:t>
      </w:r>
    </w:p>
    <w:p w14:paraId="2CC4919B" w14:textId="47190CBC" w:rsidR="000B4CD9" w:rsidRDefault="00B30808" w:rsidP="008C20B2">
      <w:pPr>
        <w:spacing w:line="480" w:lineRule="auto"/>
        <w:contextualSpacing/>
        <w:jc w:val="both"/>
      </w:pPr>
      <w:r>
        <w:rPr>
          <w:noProof/>
          <w:lang w:val="sv-SE" w:eastAsia="sv-SE"/>
        </w:rPr>
        <w:lastRenderedPageBreak/>
        <w:drawing>
          <wp:inline distT="0" distB="0" distL="0" distR="0" wp14:anchorId="270A6F7A" wp14:editId="0FEF08C2">
            <wp:extent cx="5731510" cy="5731510"/>
            <wp:effectExtent l="0" t="0" r="0" b="0"/>
            <wp:docPr id="17" name="Picture 1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D8EE" w14:textId="4FA1C165" w:rsidR="001E0525" w:rsidRPr="009E2B9E" w:rsidRDefault="001E0525" w:rsidP="008C20B2">
      <w:pPr>
        <w:spacing w:line="480" w:lineRule="auto"/>
        <w:contextualSpacing/>
        <w:jc w:val="both"/>
        <w:rPr>
          <w:color w:val="FF0000"/>
        </w:rPr>
      </w:pPr>
      <w:r w:rsidRPr="00474823">
        <w:t xml:space="preserve">Fig. S3. </w:t>
      </w:r>
      <w:r w:rsidR="001526E2">
        <w:t>C</w:t>
      </w:r>
      <w:r>
        <w:t>ohort-</w:t>
      </w:r>
      <w:r w:rsidR="001526E2">
        <w:t>specific predictions</w:t>
      </w:r>
      <w:ins w:id="16" w:author="Anna Gårdmark" w:date="2022-04-09T09:35:00Z">
        <w:r w:rsidR="00723837">
          <w:t xml:space="preserve"> from the best von Bertanlanffy model</w:t>
        </w:r>
      </w:ins>
      <w:r w:rsidR="001526E2">
        <w:t xml:space="preserve"> (</w:t>
      </w:r>
      <w:r w:rsidR="00291F84">
        <w:t>i.e.</w:t>
      </w:r>
      <w:r w:rsidR="001526E2">
        <w:t xml:space="preserve">, with cohort-varying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∞</m:t>
            </m:r>
          </m:sub>
        </m:sSub>
      </m:oMath>
      <w:r w:rsidR="001526E2">
        <w:rPr>
          <w:rFonts w:eastAsiaTheme="minorEastAsia"/>
        </w:rPr>
        <w:t xml:space="preserve"> and </w:t>
      </w:r>
      <m:oMath>
        <m:r>
          <w:rPr>
            <w:rFonts w:ascii="Cambria Math" w:hAnsi="Cambria Math"/>
          </w:rPr>
          <m:t>K</m:t>
        </m:r>
      </m:oMath>
      <w:r w:rsidR="001526E2">
        <w:rPr>
          <w:rFonts w:eastAsiaTheme="minorEastAsia"/>
        </w:rPr>
        <w:t>)</w:t>
      </w:r>
      <w:r>
        <w:rPr>
          <w:rFonts w:eastAsiaTheme="minorEastAsia"/>
        </w:rPr>
        <w:t>.</w:t>
      </w:r>
      <w:r w:rsidR="007B17A1">
        <w:rPr>
          <w:rFonts w:eastAsiaTheme="minorEastAsia"/>
        </w:rPr>
        <w:t xml:space="preserve"> </w:t>
      </w:r>
      <w:r w:rsidR="006C3E41">
        <w:rPr>
          <w:rFonts w:eastAsiaTheme="minorEastAsia"/>
        </w:rPr>
        <w:t>Points correspond to d</w:t>
      </w:r>
      <w:r w:rsidR="007B17A1">
        <w:rPr>
          <w:rFonts w:eastAsiaTheme="minorEastAsia"/>
        </w:rPr>
        <w:t>ata</w:t>
      </w:r>
      <w:r w:rsidR="003C1F21">
        <w:t>, solid line</w:t>
      </w:r>
      <w:r w:rsidR="00A22D0A">
        <w:t xml:space="preserve">s correspond </w:t>
      </w:r>
      <w:r w:rsidR="009D55B9">
        <w:t xml:space="preserve">to </w:t>
      </w:r>
      <w:r w:rsidR="003C1F21">
        <w:t xml:space="preserve">the </w:t>
      </w:r>
      <w:r w:rsidR="00301658">
        <w:t xml:space="preserve">median of the </w:t>
      </w:r>
      <w:r w:rsidR="00D521BE">
        <w:t xml:space="preserve">posterior </w:t>
      </w:r>
      <w:r w:rsidR="00301658">
        <w:t xml:space="preserve">prediction from the model and </w:t>
      </w:r>
      <w:r w:rsidR="00270839">
        <w:t xml:space="preserve">the shaded area corresponds to the </w:t>
      </w:r>
      <w:r w:rsidR="001117BA">
        <w:t>95% credible interval</w:t>
      </w:r>
      <w:r w:rsidR="00446902">
        <w:t xml:space="preserve">. </w:t>
      </w:r>
    </w:p>
    <w:p w14:paraId="5E8F2978" w14:textId="77777777" w:rsidR="001E0525" w:rsidRPr="00474823" w:rsidRDefault="001E0525" w:rsidP="008C20B2">
      <w:pPr>
        <w:spacing w:line="480" w:lineRule="auto"/>
        <w:contextualSpacing/>
        <w:jc w:val="both"/>
      </w:pPr>
    </w:p>
    <w:p w14:paraId="76621543" w14:textId="5652C7D8" w:rsidR="009B0163" w:rsidRDefault="009B0163" w:rsidP="008C20B2">
      <w:pPr>
        <w:spacing w:line="480" w:lineRule="auto"/>
        <w:contextualSpacing/>
        <w:jc w:val="both"/>
      </w:pPr>
    </w:p>
    <w:p w14:paraId="40C98FAC" w14:textId="16FF359A" w:rsidR="00A63D28" w:rsidRDefault="00A63D28" w:rsidP="008C20B2">
      <w:pPr>
        <w:spacing w:line="480" w:lineRule="auto"/>
        <w:contextualSpacing/>
        <w:jc w:val="both"/>
      </w:pPr>
    </w:p>
    <w:p w14:paraId="1EE81DC1" w14:textId="0C6B77FB" w:rsidR="00A63D28" w:rsidRDefault="00A63D28" w:rsidP="008C20B2">
      <w:pPr>
        <w:spacing w:line="480" w:lineRule="auto"/>
        <w:contextualSpacing/>
        <w:jc w:val="both"/>
      </w:pPr>
    </w:p>
    <w:p w14:paraId="11E6928E" w14:textId="0481D08F" w:rsidR="00547A51" w:rsidRDefault="00547A51" w:rsidP="008C20B2">
      <w:pPr>
        <w:spacing w:line="480" w:lineRule="auto"/>
        <w:contextualSpacing/>
        <w:jc w:val="both"/>
      </w:pPr>
    </w:p>
    <w:p w14:paraId="331209F7" w14:textId="4688A749" w:rsidR="00547A51" w:rsidRPr="00474823" w:rsidRDefault="00B30808" w:rsidP="008C20B2">
      <w:pPr>
        <w:spacing w:line="480" w:lineRule="auto"/>
        <w:contextualSpacing/>
        <w:jc w:val="both"/>
      </w:pPr>
      <w:r>
        <w:rPr>
          <w:noProof/>
          <w:lang w:val="sv-SE" w:eastAsia="sv-SE"/>
        </w:rPr>
        <w:drawing>
          <wp:inline distT="0" distB="0" distL="0" distR="0" wp14:anchorId="038675F6" wp14:editId="42C0426E">
            <wp:extent cx="5731510" cy="5731510"/>
            <wp:effectExtent l="0" t="0" r="0" b="0"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7A326" w14:textId="73F850F9" w:rsidR="006A3A4A" w:rsidRPr="009E2B9E" w:rsidRDefault="006A3A4A" w:rsidP="008C20B2">
      <w:pPr>
        <w:spacing w:line="480" w:lineRule="auto"/>
        <w:contextualSpacing/>
        <w:jc w:val="both"/>
        <w:rPr>
          <w:color w:val="FF0000"/>
        </w:rPr>
      </w:pPr>
      <w:r w:rsidRPr="00474823">
        <w:t>Fig. S</w:t>
      </w:r>
      <w:r w:rsidR="003923B3">
        <w:t>4</w:t>
      </w:r>
      <w:r w:rsidRPr="00474823">
        <w:t xml:space="preserve">. </w:t>
      </w:r>
      <w:r w:rsidR="00B54820">
        <w:t xml:space="preserve">Posterior distributions of the cohort-varying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∞</m:t>
            </m:r>
          </m:sub>
        </m:sSub>
      </m:oMath>
      <w:r w:rsidR="0087279B">
        <w:rPr>
          <w:rFonts w:eastAsiaTheme="minorEastAsia"/>
        </w:rPr>
        <w:t xml:space="preserve"> parameter in the </w:t>
      </w:r>
      <w:ins w:id="17" w:author="Anna Gårdmark" w:date="2022-04-09T09:36:00Z">
        <w:r w:rsidR="00723837">
          <w:rPr>
            <w:rFonts w:eastAsiaTheme="minorEastAsia"/>
          </w:rPr>
          <w:t xml:space="preserve">best von </w:t>
        </w:r>
      </w:ins>
      <w:ins w:id="18" w:author="Anna Gårdmark" w:date="2022-04-09T09:37:00Z">
        <w:r w:rsidR="00723837">
          <w:rPr>
            <w:rFonts w:eastAsiaTheme="minorEastAsia"/>
          </w:rPr>
          <w:t>Bertanlanffy growth model</w:t>
        </w:r>
      </w:ins>
      <w:del w:id="19" w:author="Anna Gårdmark" w:date="2022-04-09T09:37:00Z">
        <w:r w:rsidR="0087279B" w:rsidDel="00723837">
          <w:rPr>
            <w:rFonts w:eastAsiaTheme="minorEastAsia"/>
          </w:rPr>
          <w:delText>VBGE</w:delText>
        </w:r>
      </w:del>
      <w:r w:rsidR="009E2B9E">
        <w:rPr>
          <w:rFonts w:eastAsiaTheme="minorEastAsia"/>
        </w:rPr>
        <w:t xml:space="preserve">. </w:t>
      </w:r>
      <w:r w:rsidR="00B971EC">
        <w:t>P</w:t>
      </w:r>
      <w:r w:rsidR="009E2B9E">
        <w:t>oint</w:t>
      </w:r>
      <w:r w:rsidR="00B84FBF">
        <w:t>s</w:t>
      </w:r>
      <w:r w:rsidR="009E2B9E">
        <w:t xml:space="preserve"> correspond to the median and the </w:t>
      </w:r>
      <w:r w:rsidR="00070F2D">
        <w:t>horizontal</w:t>
      </w:r>
      <w:r w:rsidR="009E2B9E">
        <w:t xml:space="preserve"> lines correspond to the 95% credible interval.</w:t>
      </w:r>
      <w:r w:rsidR="00215E08">
        <w:t xml:space="preserve"> Note that the </w:t>
      </w:r>
      <w:r w:rsidR="00716016">
        <w:t xml:space="preserve">distributions </w:t>
      </w:r>
      <w:r w:rsidR="00A77217">
        <w:t xml:space="preserve">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∞</m:t>
            </m:r>
          </m:sub>
        </m:sSub>
      </m:oMath>
      <w:r w:rsidR="00A77217">
        <w:rPr>
          <w:rFonts w:eastAsiaTheme="minorEastAsia"/>
        </w:rPr>
        <w:t xml:space="preserve"> in the warm areas </w:t>
      </w:r>
      <w:r w:rsidR="00072DA8">
        <w:rPr>
          <w:rFonts w:eastAsiaTheme="minorEastAsia"/>
        </w:rPr>
        <w:t>extend beyond the x-axis</w:t>
      </w:r>
      <w:r w:rsidR="00BD31F1">
        <w:rPr>
          <w:rFonts w:eastAsiaTheme="minorEastAsia"/>
        </w:rPr>
        <w:t xml:space="preserve"> for cohorts </w:t>
      </w:r>
      <w:r w:rsidR="003101D8">
        <w:rPr>
          <w:rFonts w:eastAsiaTheme="minorEastAsia"/>
        </w:rPr>
        <w:t>1995</w:t>
      </w:r>
      <w:del w:id="20" w:author="Anna Gårdmark" w:date="2022-04-09T09:37:00Z">
        <w:r w:rsidR="003101D8" w:rsidDel="00723837">
          <w:rPr>
            <w:rFonts w:eastAsiaTheme="minorEastAsia"/>
          </w:rPr>
          <w:delText>:</w:delText>
        </w:r>
      </w:del>
      <w:ins w:id="21" w:author="Anna Gårdmark" w:date="2022-04-09T09:37:00Z">
        <w:r w:rsidR="00723837">
          <w:rPr>
            <w:rFonts w:eastAsiaTheme="minorEastAsia"/>
          </w:rPr>
          <w:t>-</w:t>
        </w:r>
      </w:ins>
      <w:r w:rsidR="003101D8">
        <w:rPr>
          <w:rFonts w:eastAsiaTheme="minorEastAsia"/>
        </w:rPr>
        <w:t>1997 (also evident in Fig. S3)</w:t>
      </w:r>
      <w:r w:rsidR="00072DA8">
        <w:rPr>
          <w:rFonts w:eastAsiaTheme="minorEastAsia"/>
        </w:rPr>
        <w:t>.</w:t>
      </w:r>
      <w:r w:rsidR="00610CDB">
        <w:rPr>
          <w:rFonts w:eastAsiaTheme="minorEastAsia"/>
        </w:rPr>
        <w:t xml:space="preserve"> The range of the x-axis </w:t>
      </w:r>
      <w:r w:rsidR="00B05CD4">
        <w:rPr>
          <w:rFonts w:eastAsiaTheme="minorEastAsia"/>
        </w:rPr>
        <w:t>was</w:t>
      </w:r>
      <w:r w:rsidR="00610CDB">
        <w:rPr>
          <w:rFonts w:eastAsiaTheme="minorEastAsia"/>
        </w:rPr>
        <w:t xml:space="preserve"> set to </w:t>
      </w:r>
      <w:r w:rsidR="00B05CD4">
        <w:rPr>
          <w:rFonts w:eastAsiaTheme="minorEastAsia"/>
        </w:rPr>
        <w:t xml:space="preserve">be </w:t>
      </w:r>
      <w:r w:rsidR="00610CDB">
        <w:rPr>
          <w:rFonts w:eastAsiaTheme="minorEastAsia"/>
        </w:rPr>
        <w:t xml:space="preserve">wide enough </w:t>
      </w:r>
      <w:r w:rsidR="009359DE">
        <w:rPr>
          <w:rFonts w:eastAsiaTheme="minorEastAsia"/>
        </w:rPr>
        <w:t xml:space="preserve">to include the posterior </w:t>
      </w:r>
      <w:r w:rsidR="00E26BD1">
        <w:rPr>
          <w:rFonts w:eastAsiaTheme="minorEastAsia"/>
        </w:rPr>
        <w:t>medians of the larger estimates but narrow</w:t>
      </w:r>
      <w:r w:rsidR="00FA1B4F">
        <w:rPr>
          <w:rFonts w:eastAsiaTheme="minorEastAsia"/>
        </w:rPr>
        <w:t xml:space="preserve"> enough to allow for comparison between the other cohorts and areas.</w:t>
      </w:r>
    </w:p>
    <w:p w14:paraId="456E8379" w14:textId="359E24FB" w:rsidR="009B0163" w:rsidRPr="00474823" w:rsidRDefault="009B0163" w:rsidP="008C20B2">
      <w:pPr>
        <w:spacing w:line="480" w:lineRule="auto"/>
        <w:contextualSpacing/>
        <w:jc w:val="both"/>
      </w:pPr>
    </w:p>
    <w:p w14:paraId="0CFF6580" w14:textId="2F3A367A" w:rsidR="009B0163" w:rsidRDefault="009B0163" w:rsidP="008C20B2">
      <w:pPr>
        <w:spacing w:line="480" w:lineRule="auto"/>
        <w:contextualSpacing/>
        <w:jc w:val="both"/>
        <w:rPr>
          <w:noProof/>
        </w:rPr>
      </w:pPr>
    </w:p>
    <w:p w14:paraId="28CAF83D" w14:textId="1C6A899F" w:rsidR="0035467F" w:rsidRPr="00474823" w:rsidRDefault="00B30808" w:rsidP="008C20B2">
      <w:pPr>
        <w:spacing w:line="480" w:lineRule="auto"/>
        <w:contextualSpacing/>
        <w:jc w:val="both"/>
      </w:pPr>
      <w:r>
        <w:rPr>
          <w:noProof/>
          <w:lang w:val="sv-SE" w:eastAsia="sv-SE"/>
        </w:rPr>
        <w:drawing>
          <wp:inline distT="0" distB="0" distL="0" distR="0" wp14:anchorId="3E2E6830" wp14:editId="39AAD195">
            <wp:extent cx="5731510" cy="5731510"/>
            <wp:effectExtent l="0" t="0" r="0" b="0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BF919" w14:textId="1A297550" w:rsidR="009B0163" w:rsidRPr="00474823" w:rsidRDefault="00930FC7" w:rsidP="008C20B2">
      <w:pPr>
        <w:spacing w:line="480" w:lineRule="auto"/>
        <w:contextualSpacing/>
        <w:jc w:val="both"/>
      </w:pPr>
      <w:r w:rsidRPr="00474823">
        <w:t>Fig. S</w:t>
      </w:r>
      <w:r w:rsidR="00E4425B">
        <w:t>5</w:t>
      </w:r>
      <w:r w:rsidRPr="00474823">
        <w:t>.</w:t>
      </w:r>
      <w:r w:rsidR="00104A22" w:rsidRPr="00104A22">
        <w:t xml:space="preserve"> </w:t>
      </w:r>
      <w:r w:rsidR="00104A22">
        <w:t xml:space="preserve">Posterior distributions of the cohort-varying </w:t>
      </w:r>
      <m:oMath>
        <m:r>
          <w:rPr>
            <w:rFonts w:ascii="Cambria Math" w:hAnsi="Cambria Math"/>
          </w:rPr>
          <m:t>K</m:t>
        </m:r>
      </m:oMath>
      <w:r w:rsidR="00462AB5">
        <w:rPr>
          <w:rFonts w:eastAsiaTheme="minorEastAsia"/>
        </w:rPr>
        <w:t xml:space="preserve"> parameter in the </w:t>
      </w:r>
      <w:ins w:id="22" w:author="Anna Gårdmark" w:date="2022-04-09T09:37:00Z">
        <w:r w:rsidR="00723837">
          <w:t>von Bertalanffy model</w:t>
        </w:r>
      </w:ins>
      <w:del w:id="23" w:author="Anna Gårdmark" w:date="2022-04-09T09:37:00Z">
        <w:r w:rsidR="00462AB5" w:rsidDel="00723837">
          <w:rPr>
            <w:rFonts w:eastAsiaTheme="minorEastAsia"/>
          </w:rPr>
          <w:delText>VBGE</w:delText>
        </w:r>
      </w:del>
      <w:r w:rsidR="00104A22">
        <w:rPr>
          <w:rFonts w:eastAsiaTheme="minorEastAsia"/>
        </w:rPr>
        <w:t xml:space="preserve">. </w:t>
      </w:r>
      <w:r w:rsidR="00104A22">
        <w:t>Points correspond to the median and the horizontal lines correspond to the 95% credible interval.</w:t>
      </w:r>
    </w:p>
    <w:p w14:paraId="5D5F4023" w14:textId="2A2C679E" w:rsidR="009B0163" w:rsidRPr="00474823" w:rsidRDefault="009B0163" w:rsidP="008C20B2">
      <w:pPr>
        <w:spacing w:line="480" w:lineRule="auto"/>
        <w:contextualSpacing/>
        <w:jc w:val="both"/>
      </w:pPr>
    </w:p>
    <w:p w14:paraId="048FD744" w14:textId="1D420E64" w:rsidR="009B0163" w:rsidRPr="00474823" w:rsidRDefault="009B0163" w:rsidP="008C20B2">
      <w:pPr>
        <w:spacing w:line="480" w:lineRule="auto"/>
        <w:contextualSpacing/>
        <w:jc w:val="both"/>
      </w:pPr>
    </w:p>
    <w:p w14:paraId="0A2EDF22" w14:textId="406B01BB" w:rsidR="009B0163" w:rsidRDefault="009B0163" w:rsidP="008C20B2">
      <w:pPr>
        <w:spacing w:line="480" w:lineRule="auto"/>
        <w:contextualSpacing/>
        <w:jc w:val="both"/>
      </w:pPr>
    </w:p>
    <w:p w14:paraId="642E3547" w14:textId="5BBED688" w:rsidR="004521BF" w:rsidRDefault="004521BF" w:rsidP="008C20B2">
      <w:pPr>
        <w:spacing w:line="480" w:lineRule="auto"/>
        <w:contextualSpacing/>
        <w:jc w:val="both"/>
      </w:pPr>
    </w:p>
    <w:p w14:paraId="43391545" w14:textId="7FF1C730" w:rsidR="004521BF" w:rsidRDefault="004521BF" w:rsidP="008C20B2">
      <w:pPr>
        <w:spacing w:line="480" w:lineRule="auto"/>
        <w:contextualSpacing/>
        <w:jc w:val="both"/>
      </w:pPr>
    </w:p>
    <w:p w14:paraId="79737572" w14:textId="5D6D7DBD" w:rsidR="004521BF" w:rsidRDefault="004521BF" w:rsidP="008C20B2">
      <w:pPr>
        <w:spacing w:line="480" w:lineRule="auto"/>
        <w:contextualSpacing/>
        <w:jc w:val="both"/>
      </w:pPr>
    </w:p>
    <w:p w14:paraId="5709FBD9" w14:textId="4D072639" w:rsidR="006A6C39" w:rsidRDefault="00B30808" w:rsidP="008C20B2">
      <w:pPr>
        <w:spacing w:line="480" w:lineRule="auto"/>
        <w:contextualSpacing/>
        <w:jc w:val="both"/>
      </w:pPr>
      <w:r>
        <w:rPr>
          <w:noProof/>
          <w:lang w:val="sv-SE" w:eastAsia="sv-SE"/>
        </w:rPr>
        <w:drawing>
          <wp:inline distT="0" distB="0" distL="0" distR="0" wp14:anchorId="26522A61" wp14:editId="62F4E600">
            <wp:extent cx="5731059" cy="7268323"/>
            <wp:effectExtent l="0" t="0" r="0" b="0"/>
            <wp:docPr id="22" name="Picture 2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, schematic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5" b="1780"/>
                    <a:stretch/>
                  </pic:blipFill>
                  <pic:spPr bwMode="auto">
                    <a:xfrm>
                      <a:off x="0" y="0"/>
                      <a:ext cx="5731510" cy="7268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AD963" w14:textId="238FFAB6" w:rsidR="004521BF" w:rsidRPr="00474823" w:rsidRDefault="004521BF" w:rsidP="008C20B2">
      <w:pPr>
        <w:spacing w:line="480" w:lineRule="auto"/>
        <w:contextualSpacing/>
        <w:jc w:val="both"/>
      </w:pPr>
      <w:r w:rsidRPr="00474823">
        <w:t>Fig. S</w:t>
      </w:r>
      <w:r>
        <w:t xml:space="preserve">6. Prior vs posterior distributions for parameters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∞</m:t>
            </m:r>
          </m:sub>
        </m:sSub>
      </m:oMath>
      <w:r>
        <w:t xml:space="preserve"> (A)</w:t>
      </w:r>
      <w:r w:rsidR="00811FD5">
        <w:t xml:space="preserve">, </w:t>
      </w:r>
      <m:oMath>
        <m:r>
          <w:rPr>
            <w:rFonts w:ascii="Cambria Math" w:hAnsi="Cambria Math"/>
          </w:rPr>
          <m:t>K</m:t>
        </m:r>
      </m:oMath>
      <w:r w:rsidRPr="007902DE">
        <w:t xml:space="preserve"> </w:t>
      </w:r>
      <w:r>
        <w:t>(B)</w:t>
      </w:r>
      <w:r w:rsidR="00E125E0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</w:t>
      </w:r>
      <w:r w:rsidR="00136B2B">
        <w:t xml:space="preserve">(C) </w:t>
      </w:r>
      <w:r>
        <w:t xml:space="preserve">in the </w:t>
      </w:r>
      <w:ins w:id="24" w:author="Anna Gårdmark" w:date="2022-04-09T09:38:00Z">
        <w:r w:rsidR="00723837">
          <w:t xml:space="preserve">best model of the </w:t>
        </w:r>
      </w:ins>
      <w:r w:rsidR="00744587">
        <w:t>von Bertalanffy growth equation</w:t>
      </w:r>
      <w:r>
        <w:t>.</w:t>
      </w:r>
    </w:p>
    <w:p w14:paraId="7A850341" w14:textId="77777777" w:rsidR="004521BF" w:rsidRPr="00474823" w:rsidRDefault="004521BF" w:rsidP="008C20B2">
      <w:pPr>
        <w:spacing w:line="480" w:lineRule="auto"/>
        <w:contextualSpacing/>
        <w:jc w:val="both"/>
      </w:pPr>
    </w:p>
    <w:p w14:paraId="1040C0AA" w14:textId="1F2BED29" w:rsidR="009B0163" w:rsidRPr="00474823" w:rsidRDefault="009B0163" w:rsidP="008C20B2">
      <w:pPr>
        <w:spacing w:line="480" w:lineRule="auto"/>
        <w:contextualSpacing/>
        <w:jc w:val="both"/>
      </w:pPr>
    </w:p>
    <w:p w14:paraId="72E28AB4" w14:textId="0D3916B6" w:rsidR="00D24414" w:rsidRPr="00474823" w:rsidRDefault="00A93C35" w:rsidP="008C20B2">
      <w:pPr>
        <w:spacing w:line="480" w:lineRule="auto"/>
        <w:contextualSpacing/>
        <w:jc w:val="both"/>
      </w:pPr>
      <w:r>
        <w:rPr>
          <w:noProof/>
          <w:lang w:val="sv-SE" w:eastAsia="sv-SE"/>
        </w:rPr>
        <w:drawing>
          <wp:inline distT="0" distB="0" distL="0" distR="0" wp14:anchorId="622906F4" wp14:editId="18CD0B24">
            <wp:extent cx="5731510" cy="5731510"/>
            <wp:effectExtent l="0" t="0" r="0" b="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133A" w14:textId="6FFCDB0D" w:rsidR="009B0163" w:rsidRPr="00474823" w:rsidRDefault="001D160D" w:rsidP="008C20B2">
      <w:pPr>
        <w:spacing w:line="480" w:lineRule="auto"/>
        <w:contextualSpacing/>
        <w:jc w:val="both"/>
      </w:pPr>
      <w:r w:rsidRPr="00474823">
        <w:t>Fig. S</w:t>
      </w:r>
      <w:r w:rsidR="00711A8A">
        <w:t>7</w:t>
      </w:r>
      <w:r w:rsidRPr="00474823">
        <w:t>.</w:t>
      </w:r>
      <w:r w:rsidR="00FC7BB1" w:rsidRPr="00474823">
        <w:t xml:space="preserve"> </w:t>
      </w:r>
      <w:r w:rsidR="00A66A42">
        <w:t xml:space="preserve">Prior predictive distribution for the </w:t>
      </w:r>
      <w:r w:rsidR="00BD1BA6">
        <w:t>allometric growth model</w:t>
      </w:r>
      <w:r w:rsidR="00A66A42">
        <w:t xml:space="preserve"> (posterior draws from the prior only, ignoring the likelihood).</w:t>
      </w:r>
      <w:r w:rsidR="00A66A42" w:rsidRPr="00474823">
        <w:t xml:space="preserve"> </w:t>
      </w:r>
      <w:r w:rsidR="00A66A42">
        <w:t>T</w:t>
      </w:r>
      <w:r w:rsidR="00A66A42" w:rsidRPr="00474823">
        <w:t xml:space="preserve">he solid line </w:t>
      </w:r>
      <w:r w:rsidR="00A66A42">
        <w:t xml:space="preserve">is </w:t>
      </w:r>
      <w:r w:rsidR="00A66A42" w:rsidRPr="00474823">
        <w:t xml:space="preserve">the median and the shaded area </w:t>
      </w:r>
      <w:r w:rsidR="00A66A42">
        <w:t xml:space="preserve">is </w:t>
      </w:r>
      <w:r w:rsidR="00A66A42" w:rsidRPr="00474823">
        <w:t>the 95%</w:t>
      </w:r>
      <w:r w:rsidR="00A66A42">
        <w:t xml:space="preserve"> </w:t>
      </w:r>
      <w:r w:rsidR="00A66A42" w:rsidRPr="00474823">
        <w:t>credible intervals.</w:t>
      </w:r>
    </w:p>
    <w:p w14:paraId="6D1AB926" w14:textId="353DCD62" w:rsidR="009B0163" w:rsidRPr="00474823" w:rsidRDefault="009B0163" w:rsidP="008C20B2">
      <w:pPr>
        <w:spacing w:line="480" w:lineRule="auto"/>
        <w:contextualSpacing/>
        <w:jc w:val="both"/>
      </w:pPr>
    </w:p>
    <w:p w14:paraId="1EFCF5B5" w14:textId="696AD0B5" w:rsidR="009B0163" w:rsidRPr="00474823" w:rsidRDefault="009B0163" w:rsidP="008C20B2">
      <w:pPr>
        <w:spacing w:line="480" w:lineRule="auto"/>
        <w:contextualSpacing/>
        <w:jc w:val="both"/>
      </w:pPr>
    </w:p>
    <w:p w14:paraId="41D5932F" w14:textId="397C4D56" w:rsidR="009B0163" w:rsidRPr="00474823" w:rsidRDefault="009B0163" w:rsidP="008C20B2">
      <w:pPr>
        <w:spacing w:line="480" w:lineRule="auto"/>
        <w:contextualSpacing/>
        <w:jc w:val="both"/>
      </w:pPr>
    </w:p>
    <w:p w14:paraId="70AFBF38" w14:textId="2147C586" w:rsidR="009B0163" w:rsidRPr="00474823" w:rsidRDefault="009B0163" w:rsidP="008C20B2">
      <w:pPr>
        <w:spacing w:line="480" w:lineRule="auto"/>
        <w:contextualSpacing/>
        <w:jc w:val="both"/>
      </w:pPr>
    </w:p>
    <w:p w14:paraId="59717B06" w14:textId="43206780" w:rsidR="009B0163" w:rsidRDefault="009B0163" w:rsidP="008C20B2">
      <w:pPr>
        <w:spacing w:line="480" w:lineRule="auto"/>
        <w:contextualSpacing/>
        <w:jc w:val="both"/>
      </w:pPr>
    </w:p>
    <w:p w14:paraId="0646F383" w14:textId="0C6A24F1" w:rsidR="00164EAF" w:rsidRPr="00B67A43" w:rsidRDefault="00164EAF" w:rsidP="008C20B2">
      <w:pPr>
        <w:pStyle w:val="Beskrivning"/>
        <w:keepNext/>
        <w:spacing w:line="480" w:lineRule="auto"/>
        <w:contextualSpacing/>
        <w:rPr>
          <w:color w:val="auto"/>
          <w:sz w:val="24"/>
          <w:szCs w:val="24"/>
        </w:rPr>
      </w:pPr>
      <w:r w:rsidRPr="00B67A43">
        <w:rPr>
          <w:color w:val="auto"/>
          <w:sz w:val="24"/>
          <w:szCs w:val="24"/>
        </w:rPr>
        <w:t xml:space="preserve">Table </w:t>
      </w:r>
      <w:r>
        <w:rPr>
          <w:color w:val="auto"/>
          <w:sz w:val="24"/>
          <w:szCs w:val="24"/>
        </w:rPr>
        <w:t>S</w:t>
      </w:r>
      <w:r w:rsidR="0069765F">
        <w:rPr>
          <w:color w:val="auto"/>
          <w:sz w:val="24"/>
          <w:szCs w:val="24"/>
        </w:rPr>
        <w:t>2</w:t>
      </w:r>
      <w:r w:rsidR="00046E9F">
        <w:rPr>
          <w:color w:val="auto"/>
          <w:sz w:val="24"/>
          <w:szCs w:val="24"/>
        </w:rPr>
        <w:t>.</w:t>
      </w:r>
      <w:r w:rsidRPr="00B67A43">
        <w:rPr>
          <w:color w:val="auto"/>
          <w:sz w:val="24"/>
          <w:szCs w:val="24"/>
        </w:rPr>
        <w:t xml:space="preserve"> Comparison of </w:t>
      </w:r>
      <w:r w:rsidR="00EE0472">
        <w:rPr>
          <w:color w:val="auto"/>
          <w:sz w:val="24"/>
          <w:szCs w:val="24"/>
        </w:rPr>
        <w:t xml:space="preserve">allometric growth models </w:t>
      </w:r>
      <w:r w:rsidRPr="00B67A43">
        <w:rPr>
          <w:color w:val="auto"/>
          <w:sz w:val="24"/>
          <w:szCs w:val="24"/>
        </w:rPr>
        <w:t xml:space="preserve">with </w:t>
      </w:r>
      <w:r w:rsidR="00101F12">
        <w:rPr>
          <w:color w:val="auto"/>
          <w:sz w:val="24"/>
          <w:szCs w:val="24"/>
        </w:rPr>
        <w:t xml:space="preserve">common </w:t>
      </w:r>
      <w:r w:rsidR="00B23CEB">
        <w:rPr>
          <w:color w:val="auto"/>
          <w:sz w:val="24"/>
          <w:szCs w:val="24"/>
        </w:rPr>
        <w:t xml:space="preserve">or unique </w:t>
      </w:r>
      <m:oMath>
        <m:r>
          <w:rPr>
            <w:rFonts w:ascii="Cambria Math" w:hAnsi="Cambria Math"/>
            <w:color w:val="auto"/>
            <w:sz w:val="24"/>
            <w:szCs w:val="24"/>
          </w:rPr>
          <m:t>θ</m:t>
        </m:r>
      </m:oMath>
      <w:r w:rsidR="00201AC9">
        <w:rPr>
          <w:color w:val="auto"/>
          <w:sz w:val="24"/>
          <w:szCs w:val="24"/>
        </w:rPr>
        <w:t>-parameter</w:t>
      </w:r>
      <w:r w:rsidR="008C3F86">
        <w:rPr>
          <w:color w:val="auto"/>
          <w:sz w:val="24"/>
          <w:szCs w:val="24"/>
        </w:rPr>
        <w:t xml:space="preserve"> </w:t>
      </w:r>
      <w:r w:rsidR="009C7ADE">
        <w:rPr>
          <w:color w:val="auto"/>
          <w:sz w:val="24"/>
          <w:szCs w:val="24"/>
        </w:rPr>
        <w:t>(exponent</w:t>
      </w:r>
      <w:r w:rsidR="00576D68">
        <w:rPr>
          <w:color w:val="auto"/>
          <w:sz w:val="24"/>
          <w:szCs w:val="24"/>
        </w:rPr>
        <w:t xml:space="preserve"> in the allometric growth model</w:t>
      </w:r>
      <w:r w:rsidR="009C7ADE">
        <w:rPr>
          <w:color w:val="auto"/>
          <w:sz w:val="24"/>
          <w:szCs w:val="24"/>
        </w:rPr>
        <w:t>)</w:t>
      </w:r>
      <w:ins w:id="25" w:author="Anna Gårdmark" w:date="2022-04-09T09:38:00Z">
        <w:r w:rsidR="00723837">
          <w:rPr>
            <w:color w:val="auto"/>
            <w:sz w:val="24"/>
            <w:szCs w:val="24"/>
          </w:rPr>
          <w:t>,</w:t>
        </w:r>
      </w:ins>
      <w:r w:rsidR="009C7ADE">
        <w:rPr>
          <w:color w:val="auto"/>
          <w:sz w:val="24"/>
          <w:szCs w:val="24"/>
        </w:rPr>
        <w:t xml:space="preserve"> </w:t>
      </w:r>
      <w:del w:id="26" w:author="Anna Gårdmark" w:date="2022-04-09T09:38:00Z">
        <w:r w:rsidDel="00723837">
          <w:rPr>
            <w:color w:val="auto"/>
            <w:sz w:val="24"/>
            <w:szCs w:val="24"/>
          </w:rPr>
          <w:delText>(</w:delText>
        </w:r>
      </w:del>
      <w:r>
        <w:rPr>
          <w:color w:val="auto"/>
          <w:sz w:val="24"/>
          <w:szCs w:val="24"/>
        </w:rPr>
        <w:t>ordered by difference in expected log pointwise density (elpd) from the best model</w:t>
      </w:r>
      <w:del w:id="27" w:author="Anna Gårdmark" w:date="2022-04-09T09:38:00Z">
        <w:r w:rsidDel="00723837">
          <w:rPr>
            <w:color w:val="auto"/>
            <w:sz w:val="24"/>
            <w:szCs w:val="24"/>
          </w:rPr>
          <w:delText>)</w:delText>
        </w:r>
      </w:del>
      <w:r>
        <w:rPr>
          <w:color w:val="auto"/>
          <w:sz w:val="24"/>
          <w:szCs w:val="24"/>
        </w:rPr>
        <w:t>.</w:t>
      </w:r>
    </w:p>
    <w:tbl>
      <w:tblPr>
        <w:tblStyle w:val="Rutntstabell1ljus"/>
        <w:tblW w:w="0" w:type="auto"/>
        <w:tblLook w:val="04A0" w:firstRow="1" w:lastRow="0" w:firstColumn="1" w:lastColumn="0" w:noHBand="0" w:noVBand="1"/>
      </w:tblPr>
      <w:tblGrid>
        <w:gridCol w:w="1838"/>
        <w:gridCol w:w="5812"/>
        <w:gridCol w:w="1366"/>
      </w:tblGrid>
      <w:tr w:rsidR="00164EAF" w:rsidRPr="001E1AC0" w14:paraId="6B8705A5" w14:textId="77777777" w:rsidTr="00741D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AF89266" w14:textId="77777777" w:rsidR="00164EAF" w:rsidRPr="001E1AC0" w:rsidRDefault="00164EAF" w:rsidP="008C20B2">
            <w:pPr>
              <w:spacing w:line="480" w:lineRule="auto"/>
              <w:contextualSpacing/>
              <w:jc w:val="both"/>
            </w:pPr>
            <w:r w:rsidRPr="001E1AC0">
              <w:t>Model Name</w:t>
            </w:r>
          </w:p>
        </w:tc>
        <w:tc>
          <w:tcPr>
            <w:tcW w:w="5812" w:type="dxa"/>
          </w:tcPr>
          <w:p w14:paraId="5D153A87" w14:textId="77777777" w:rsidR="00164EAF" w:rsidRPr="001E1AC0" w:rsidRDefault="00164EAF" w:rsidP="008C20B2">
            <w:pPr>
              <w:spacing w:line="480" w:lineRule="auto"/>
              <w:contextualSpacing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Model structure</w:t>
            </w:r>
          </w:p>
        </w:tc>
        <w:tc>
          <w:tcPr>
            <w:tcW w:w="1366" w:type="dxa"/>
          </w:tcPr>
          <w:p w14:paraId="12734767" w14:textId="77777777" w:rsidR="00164EAF" w:rsidRPr="001E1AC0" w:rsidRDefault="00164EAF" w:rsidP="008C20B2">
            <w:pPr>
              <w:spacing w:line="480" w:lineRule="auto"/>
              <w:contextualSpacing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elpd_diff</w:t>
            </w:r>
          </w:p>
        </w:tc>
      </w:tr>
      <w:tr w:rsidR="00164EAF" w:rsidRPr="001E1AC0" w14:paraId="7DC4C384" w14:textId="77777777" w:rsidTr="00741D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5F072DE" w14:textId="77777777" w:rsidR="00164EAF" w:rsidRPr="001E1AC0" w:rsidRDefault="00164EAF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M1</w:t>
            </w:r>
          </w:p>
        </w:tc>
        <w:tc>
          <w:tcPr>
            <w:tcW w:w="5812" w:type="dxa"/>
          </w:tcPr>
          <w:p w14:paraId="64738616" w14:textId="1E5F5CED" w:rsidR="00164EAF" w:rsidRPr="001E1AC0" w:rsidRDefault="006B3D36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Theme="minorEastAsia"/>
              </w:rPr>
              <w:t>I</w:t>
            </w:r>
            <w:r w:rsidR="00347DB7">
              <w:rPr>
                <w:rFonts w:eastAsiaTheme="minorEastAsia"/>
              </w:rPr>
              <w:t xml:space="preserve">ntercept </w:t>
            </w:r>
            <w:r w:rsidR="00602EE9">
              <w:rPr>
                <w:rFonts w:eastAsiaTheme="minorEastAsia"/>
              </w:rPr>
              <w:t>(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,k[i]</m:t>
                  </m:r>
                </m:sub>
              </m:sSub>
            </m:oMath>
            <w:r w:rsidR="00602EE9">
              <w:rPr>
                <w:rFonts w:eastAsiaTheme="minorEastAsia"/>
                <w:iCs/>
              </w:rPr>
              <w:t>)</w:t>
            </w:r>
            <w:r>
              <w:rPr>
                <w:rFonts w:eastAsiaTheme="minorEastAsia"/>
                <w:iCs/>
              </w:rPr>
              <w:t xml:space="preserve"> varying across individuals within cohorts</w:t>
            </w:r>
            <w:r w:rsidR="002048A4">
              <w:rPr>
                <w:rFonts w:eastAsiaTheme="minorEastAsia"/>
                <w:iCs/>
              </w:rPr>
              <w:t xml:space="preserve">, fixed, area-specific </w:t>
            </w:r>
            <w:r w:rsidR="00500816">
              <w:rPr>
                <w:rFonts w:eastAsiaTheme="minorEastAsia"/>
              </w:rPr>
              <w:t>slope</w:t>
            </w:r>
            <w:r w:rsidR="00602EE9">
              <w:rPr>
                <w:rFonts w:eastAsiaTheme="minorEastAsia"/>
              </w:rPr>
              <w:t xml:space="preserve">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</w:p>
        </w:tc>
        <w:tc>
          <w:tcPr>
            <w:tcW w:w="1366" w:type="dxa"/>
          </w:tcPr>
          <w:p w14:paraId="3EEBF939" w14:textId="77777777" w:rsidR="00164EAF" w:rsidRPr="003410A1" w:rsidRDefault="00164EAF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10A1">
              <w:t>0</w:t>
            </w:r>
          </w:p>
        </w:tc>
      </w:tr>
      <w:tr w:rsidR="00164EAF" w:rsidRPr="001E1AC0" w14:paraId="7C59F2F8" w14:textId="77777777" w:rsidTr="00741D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08D878F" w14:textId="7D387057" w:rsidR="00164EAF" w:rsidRPr="001E1AC0" w:rsidRDefault="00164EAF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</w:t>
            </w:r>
            <w:r w:rsidR="00783374">
              <w:rPr>
                <w:b w:val="0"/>
                <w:bCs w:val="0"/>
              </w:rPr>
              <w:t>2</w:t>
            </w:r>
          </w:p>
        </w:tc>
        <w:tc>
          <w:tcPr>
            <w:tcW w:w="5812" w:type="dxa"/>
          </w:tcPr>
          <w:p w14:paraId="50961BF1" w14:textId="0A53561A" w:rsidR="00164EAF" w:rsidRPr="001E1AC0" w:rsidRDefault="00087C73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Theme="minorEastAsia"/>
              </w:rPr>
              <w:t>Intercept (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,k[i]</m:t>
                  </m:r>
                </m:sub>
              </m:sSub>
            </m:oMath>
            <w:r>
              <w:rPr>
                <w:rFonts w:eastAsiaTheme="minorEastAsia"/>
                <w:iCs/>
              </w:rPr>
              <w:t>) varying across individuals within cohorts</w:t>
            </w:r>
            <w:r w:rsidR="008C7B54">
              <w:rPr>
                <w:rFonts w:eastAsiaTheme="minorEastAsia"/>
              </w:rPr>
              <w:t xml:space="preserve">, “fixed” </w:t>
            </w:r>
            <w:r w:rsidR="00741D30">
              <w:rPr>
                <w:rFonts w:eastAsiaTheme="minorEastAsia"/>
              </w:rPr>
              <w:t xml:space="preserve">common </w:t>
            </w:r>
            <w:r w:rsidR="004C4BB9">
              <w:rPr>
                <w:rFonts w:eastAsiaTheme="minorEastAsia"/>
              </w:rPr>
              <w:t>slope</w:t>
            </w:r>
            <w:r w:rsidR="006364EE">
              <w:rPr>
                <w:rFonts w:eastAsiaTheme="minorEastAsia"/>
              </w:rPr>
              <w:t xml:space="preserve"> (</w:t>
            </w:r>
            <m:oMath>
              <m:r>
                <w:rPr>
                  <w:rFonts w:ascii="Cambria Math" w:hAnsi="Cambria Math"/>
                </w:rPr>
                <m:t>θ)</m:t>
              </m:r>
            </m:oMath>
          </w:p>
        </w:tc>
        <w:tc>
          <w:tcPr>
            <w:tcW w:w="1366" w:type="dxa"/>
          </w:tcPr>
          <w:p w14:paraId="29BABFB9" w14:textId="1CE4DA4B" w:rsidR="00164EAF" w:rsidRPr="003410A1" w:rsidRDefault="00164EAF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10A1">
              <w:t>-</w:t>
            </w:r>
            <w:r w:rsidR="003E788A" w:rsidRPr="003410A1">
              <w:t>2</w:t>
            </w:r>
            <w:r w:rsidRPr="003410A1">
              <w:t>.</w:t>
            </w:r>
            <w:r w:rsidR="003E788A" w:rsidRPr="003410A1">
              <w:t>7</w:t>
            </w:r>
          </w:p>
        </w:tc>
      </w:tr>
    </w:tbl>
    <w:p w14:paraId="07C75CFC" w14:textId="77777777" w:rsidR="00164EAF" w:rsidRPr="00474823" w:rsidRDefault="00164EAF" w:rsidP="008C20B2">
      <w:pPr>
        <w:spacing w:line="480" w:lineRule="auto"/>
        <w:contextualSpacing/>
        <w:jc w:val="both"/>
      </w:pPr>
    </w:p>
    <w:p w14:paraId="4D977D96" w14:textId="5D5618FA" w:rsidR="00027706" w:rsidRDefault="00027706" w:rsidP="008C20B2">
      <w:pPr>
        <w:spacing w:line="480" w:lineRule="auto"/>
        <w:contextualSpacing/>
        <w:jc w:val="both"/>
        <w:rPr>
          <w:noProof/>
        </w:rPr>
      </w:pPr>
    </w:p>
    <w:p w14:paraId="4B091FE3" w14:textId="166897F0" w:rsidR="004C6CD8" w:rsidRDefault="004C6CD8" w:rsidP="008C20B2">
      <w:pPr>
        <w:spacing w:line="480" w:lineRule="auto"/>
        <w:contextualSpacing/>
        <w:jc w:val="both"/>
        <w:rPr>
          <w:noProof/>
        </w:rPr>
      </w:pPr>
    </w:p>
    <w:p w14:paraId="45998F54" w14:textId="2F1C6BBF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705E5D3E" w14:textId="6F2C1213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08BE5B2A" w14:textId="09BC2244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117B5389" w14:textId="43407786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1B3637D5" w14:textId="0A08AC4A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09C6586B" w14:textId="193AC9EE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7F6166C1" w14:textId="56AFFC43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386D83D0" w14:textId="5C66847F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63F5F658" w14:textId="6DF8719F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6F2BD0ED" w14:textId="7EFB1126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00CDE528" w14:textId="75DCD6DE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342BEA5A" w14:textId="13CA4CB3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52ED25E0" w14:textId="6ED2DAB7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2A1D7E3E" w14:textId="4880C965" w:rsidR="00214DFD" w:rsidRDefault="00214DFD" w:rsidP="008C20B2">
      <w:pPr>
        <w:spacing w:line="480" w:lineRule="auto"/>
        <w:contextualSpacing/>
        <w:jc w:val="both"/>
        <w:rPr>
          <w:noProof/>
        </w:rPr>
      </w:pPr>
    </w:p>
    <w:p w14:paraId="0FBAFC5D" w14:textId="16A62147" w:rsidR="00214DFD" w:rsidRDefault="00081DFF" w:rsidP="008C20B2">
      <w:pPr>
        <w:spacing w:line="480" w:lineRule="auto"/>
        <w:contextualSpacing/>
        <w:jc w:val="both"/>
      </w:pPr>
      <w:r>
        <w:rPr>
          <w:noProof/>
          <w:lang w:val="sv-SE" w:eastAsia="sv-SE"/>
        </w:rPr>
        <w:drawing>
          <wp:inline distT="0" distB="0" distL="0" distR="0" wp14:anchorId="7E575D1B" wp14:editId="3C462AF2">
            <wp:extent cx="5731267" cy="7222603"/>
            <wp:effectExtent l="0" t="0" r="0" b="381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9" b="1930"/>
                    <a:stretch/>
                  </pic:blipFill>
                  <pic:spPr bwMode="auto">
                    <a:xfrm>
                      <a:off x="0" y="0"/>
                      <a:ext cx="5731510" cy="7222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E11CE" w14:textId="7A689C8C" w:rsidR="00BA134D" w:rsidRDefault="00F65755" w:rsidP="008C20B2">
      <w:pPr>
        <w:spacing w:line="480" w:lineRule="auto"/>
        <w:contextualSpacing/>
        <w:jc w:val="both"/>
      </w:pPr>
      <w:r w:rsidRPr="00474823">
        <w:lastRenderedPageBreak/>
        <w:t>Fig. S</w:t>
      </w:r>
      <w:r w:rsidR="00D22C07">
        <w:t>8</w:t>
      </w:r>
      <w:r w:rsidR="00536DA5">
        <w:t>.</w:t>
      </w:r>
      <w:r w:rsidR="008604F4">
        <w:t xml:space="preserve"> </w:t>
      </w:r>
      <w:ins w:id="28" w:author="Anna Gårdmark" w:date="2022-04-09T09:39:00Z">
        <w:r w:rsidR="00723837">
          <w:t xml:space="preserve">The best </w:t>
        </w:r>
      </w:ins>
      <w:del w:id="29" w:author="Anna Gårdmark" w:date="2022-04-09T09:39:00Z">
        <w:r w:rsidR="008604F4" w:rsidDel="00723837">
          <w:delText>A</w:delText>
        </w:r>
      </w:del>
      <w:ins w:id="30" w:author="Anna Gårdmark" w:date="2022-04-09T09:39:00Z">
        <w:r w:rsidR="00723837">
          <w:t>a</w:t>
        </w:r>
      </w:ins>
      <w:r w:rsidR="008604F4">
        <w:t>llometric growth model:</w:t>
      </w:r>
      <w:r w:rsidR="007902DE" w:rsidRPr="007902DE">
        <w:t xml:space="preserve"> </w:t>
      </w:r>
      <w:r w:rsidR="00BA134D">
        <w:t>(A) traceplot to illustrate chain convergence for key (population-level) parameters, (B) residuals, (C) QQ-plot and (D) posterior predictive check (D).</w:t>
      </w:r>
    </w:p>
    <w:p w14:paraId="1B2EA4CC" w14:textId="6774F8FA" w:rsidR="00703493" w:rsidRDefault="00703493" w:rsidP="008C20B2">
      <w:pPr>
        <w:spacing w:line="480" w:lineRule="auto"/>
        <w:contextualSpacing/>
        <w:jc w:val="both"/>
      </w:pPr>
    </w:p>
    <w:p w14:paraId="13AFC50D" w14:textId="0D1C5EA1" w:rsidR="00711932" w:rsidRDefault="00451ACE" w:rsidP="008C20B2">
      <w:pPr>
        <w:spacing w:line="480" w:lineRule="auto"/>
        <w:contextualSpacing/>
        <w:jc w:val="both"/>
      </w:pPr>
      <w:r>
        <w:rPr>
          <w:noProof/>
          <w:lang w:val="sv-SE" w:eastAsia="sv-SE"/>
        </w:rPr>
        <w:drawing>
          <wp:inline distT="0" distB="0" distL="0" distR="0" wp14:anchorId="1466EFB4" wp14:editId="6BDE6676">
            <wp:extent cx="5731154" cy="7234177"/>
            <wp:effectExtent l="0" t="0" r="0" b="5080"/>
            <wp:docPr id="2" name="Picture 2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diagram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4" b="1928"/>
                    <a:stretch/>
                  </pic:blipFill>
                  <pic:spPr bwMode="auto">
                    <a:xfrm>
                      <a:off x="0" y="0"/>
                      <a:ext cx="5731510" cy="7234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071D7" w14:textId="1C3CC193" w:rsidR="00703493" w:rsidRDefault="00703493" w:rsidP="008C20B2">
      <w:pPr>
        <w:spacing w:line="480" w:lineRule="auto"/>
        <w:contextualSpacing/>
        <w:jc w:val="both"/>
        <w:rPr>
          <w:ins w:id="31" w:author="Anna Gårdmark" w:date="2022-04-09T09:39:00Z"/>
        </w:rPr>
      </w:pPr>
      <w:r w:rsidRPr="00474823">
        <w:lastRenderedPageBreak/>
        <w:t>Fig. S</w:t>
      </w:r>
      <w:r>
        <w:t xml:space="preserve">9. </w:t>
      </w:r>
      <w:r w:rsidR="00464484">
        <w:t>P</w:t>
      </w:r>
      <w:r w:rsidR="00817F34">
        <w:t>rior vs posterior distri</w:t>
      </w:r>
      <w:r w:rsidR="007905EF">
        <w:t>butions for parameters</w:t>
      </w:r>
      <w:r w:rsidR="00AC70DA">
        <w:t xml:space="preserve"> </w:t>
      </w:r>
      <m:oMath>
        <m:r>
          <w:rPr>
            <w:rFonts w:ascii="Cambria Math" w:hAnsi="Cambria Math"/>
          </w:rPr>
          <m:t>α</m:t>
        </m:r>
      </m:oMath>
      <w:r w:rsidR="001E3FBE">
        <w:rPr>
          <w:rFonts w:eastAsiaTheme="minorEastAsia"/>
        </w:rPr>
        <w:t xml:space="preserve"> </w:t>
      </w:r>
      <w:r w:rsidR="008C759F">
        <w:t xml:space="preserve">(A) and </w:t>
      </w:r>
      <m:oMath>
        <m:r>
          <w:rPr>
            <w:rFonts w:ascii="Cambria Math" w:hAnsi="Cambria Math"/>
          </w:rPr>
          <m:t>θ</m:t>
        </m:r>
      </m:oMath>
      <w:r w:rsidRPr="007902DE">
        <w:t xml:space="preserve"> </w:t>
      </w:r>
      <w:r w:rsidR="00817F34">
        <w:t>(</w:t>
      </w:r>
      <w:r w:rsidR="008C759F">
        <w:t>B</w:t>
      </w:r>
      <w:r w:rsidR="00817F34">
        <w:t xml:space="preserve">) </w:t>
      </w:r>
      <w:r w:rsidR="00EA1E73">
        <w:t xml:space="preserve">in the </w:t>
      </w:r>
      <w:ins w:id="32" w:author="Anna Gårdmark" w:date="2022-04-09T09:39:00Z">
        <w:r w:rsidR="00723837">
          <w:t xml:space="preserve">best </w:t>
        </w:r>
      </w:ins>
      <w:r w:rsidR="00EA1E73">
        <w:t>allometric growth model</w:t>
      </w:r>
      <w:r w:rsidR="00A51C13">
        <w:t xml:space="preserve"> (inset </w:t>
      </w:r>
      <w:r w:rsidR="007404B6">
        <w:t xml:space="preserve">in panel </w:t>
      </w:r>
      <w:r w:rsidR="009114EB">
        <w:t>(</w:t>
      </w:r>
      <w:r w:rsidR="007404B6">
        <w:t>B</w:t>
      </w:r>
      <w:r w:rsidR="009114EB">
        <w:t>)</w:t>
      </w:r>
      <w:r w:rsidR="007404B6">
        <w:t xml:space="preserve"> is a zoomed-in version </w:t>
      </w:r>
      <w:r w:rsidR="00A51C13">
        <w:t xml:space="preserve">to better visualize </w:t>
      </w:r>
      <w:r w:rsidR="00A27136">
        <w:t xml:space="preserve">the </w:t>
      </w:r>
      <w:r w:rsidR="00C25228">
        <w:t>priors in the range of the posteriors</w:t>
      </w:r>
      <w:r w:rsidR="00A51C13">
        <w:t>)</w:t>
      </w:r>
      <w:r w:rsidR="00EA1E73">
        <w:t>.</w:t>
      </w:r>
    </w:p>
    <w:p w14:paraId="61DADEA8" w14:textId="77777777" w:rsidR="00723837" w:rsidRPr="00957493" w:rsidRDefault="00723837" w:rsidP="008C20B2">
      <w:pPr>
        <w:spacing w:line="480" w:lineRule="auto"/>
        <w:contextualSpacing/>
        <w:jc w:val="both"/>
        <w:rPr>
          <w:rFonts w:eastAsiaTheme="minorEastAsia"/>
        </w:rPr>
      </w:pPr>
    </w:p>
    <w:p w14:paraId="6117B6B6" w14:textId="35DFBA29" w:rsidR="00BE0621" w:rsidRPr="00B67A43" w:rsidRDefault="00334F88" w:rsidP="00BE0621">
      <w:pPr>
        <w:pStyle w:val="Beskrivning"/>
        <w:keepNext/>
        <w:spacing w:line="480" w:lineRule="auto"/>
        <w:contextualSpacing/>
        <w:rPr>
          <w:color w:val="auto"/>
          <w:sz w:val="24"/>
          <w:szCs w:val="24"/>
        </w:rPr>
      </w:pPr>
      <w:r w:rsidRPr="00B67A43">
        <w:rPr>
          <w:color w:val="auto"/>
          <w:sz w:val="24"/>
          <w:szCs w:val="24"/>
        </w:rPr>
        <w:t xml:space="preserve">Table </w:t>
      </w:r>
      <w:r>
        <w:rPr>
          <w:color w:val="auto"/>
          <w:sz w:val="24"/>
          <w:szCs w:val="24"/>
        </w:rPr>
        <w:t>S</w:t>
      </w:r>
      <w:r w:rsidR="008C34D1">
        <w:rPr>
          <w:color w:val="auto"/>
          <w:sz w:val="24"/>
          <w:szCs w:val="24"/>
        </w:rPr>
        <w:t>3</w:t>
      </w:r>
      <w:r w:rsidRPr="00B67A43">
        <w:rPr>
          <w:color w:val="auto"/>
          <w:sz w:val="24"/>
          <w:szCs w:val="24"/>
        </w:rPr>
        <w:t xml:space="preserve"> </w:t>
      </w:r>
      <w:r w:rsidR="00BE0621" w:rsidRPr="00B67A43">
        <w:rPr>
          <w:color w:val="auto"/>
          <w:sz w:val="24"/>
          <w:szCs w:val="24"/>
        </w:rPr>
        <w:t xml:space="preserve">Comparison of </w:t>
      </w:r>
      <w:r w:rsidR="00BE0621">
        <w:rPr>
          <w:color w:val="auto"/>
          <w:sz w:val="24"/>
          <w:szCs w:val="24"/>
        </w:rPr>
        <w:t xml:space="preserve">catch-curves </w:t>
      </w:r>
      <w:r w:rsidR="00BE0621" w:rsidRPr="00B67A43">
        <w:rPr>
          <w:color w:val="auto"/>
          <w:sz w:val="24"/>
          <w:szCs w:val="24"/>
        </w:rPr>
        <w:t xml:space="preserve">models with </w:t>
      </w:r>
      <w:r w:rsidR="00BE0621">
        <w:rPr>
          <w:color w:val="auto"/>
          <w:sz w:val="24"/>
          <w:szCs w:val="24"/>
        </w:rPr>
        <w:t>“fixed” or random (i.e., varying by cohort) slopes</w:t>
      </w:r>
      <w:ins w:id="33" w:author="Anna Gårdmark" w:date="2022-04-09T09:40:00Z">
        <w:r w:rsidR="00723837">
          <w:rPr>
            <w:color w:val="auto"/>
            <w:sz w:val="24"/>
            <w:szCs w:val="24"/>
          </w:rPr>
          <w:t>. Models</w:t>
        </w:r>
      </w:ins>
      <w:del w:id="34" w:author="Anna Gårdmark" w:date="2022-04-09T09:40:00Z">
        <w:r w:rsidR="00BE0621" w:rsidDel="00723837">
          <w:rPr>
            <w:color w:val="auto"/>
            <w:sz w:val="24"/>
            <w:szCs w:val="24"/>
          </w:rPr>
          <w:delText xml:space="preserve"> (</w:delText>
        </w:r>
      </w:del>
      <w:ins w:id="35" w:author="Anna Gårdmark" w:date="2022-04-09T09:40:00Z">
        <w:r w:rsidR="00723837">
          <w:rPr>
            <w:color w:val="auto"/>
            <w:sz w:val="24"/>
            <w:szCs w:val="24"/>
          </w:rPr>
          <w:t xml:space="preserve"> </w:t>
        </w:r>
      </w:ins>
      <w:r w:rsidR="00BE0621">
        <w:rPr>
          <w:color w:val="auto"/>
          <w:sz w:val="24"/>
          <w:szCs w:val="24"/>
        </w:rPr>
        <w:t>ordered by difference in expected log pointwise density (elpd) from the best model</w:t>
      </w:r>
      <w:del w:id="36" w:author="Anna Gårdmark" w:date="2022-04-09T09:40:00Z">
        <w:r w:rsidR="00BE0621" w:rsidDel="00723837">
          <w:rPr>
            <w:color w:val="auto"/>
            <w:sz w:val="24"/>
            <w:szCs w:val="24"/>
          </w:rPr>
          <w:delText>)</w:delText>
        </w:r>
      </w:del>
      <w:r w:rsidR="00BE0621">
        <w:rPr>
          <w:color w:val="auto"/>
          <w:sz w:val="24"/>
          <w:szCs w:val="24"/>
        </w:rPr>
        <w:t>.</w:t>
      </w:r>
    </w:p>
    <w:tbl>
      <w:tblPr>
        <w:tblStyle w:val="Rutntstabell1ljus"/>
        <w:tblW w:w="0" w:type="auto"/>
        <w:tblLook w:val="04A0" w:firstRow="1" w:lastRow="0" w:firstColumn="1" w:lastColumn="0" w:noHBand="0" w:noVBand="1"/>
      </w:tblPr>
      <w:tblGrid>
        <w:gridCol w:w="2122"/>
        <w:gridCol w:w="5244"/>
        <w:gridCol w:w="1650"/>
      </w:tblGrid>
      <w:tr w:rsidR="00334F88" w:rsidRPr="001E1AC0" w14:paraId="4E913821" w14:textId="77777777" w:rsidTr="00AD23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91960E3" w14:textId="77777777" w:rsidR="00334F88" w:rsidRPr="001E1AC0" w:rsidRDefault="00334F88" w:rsidP="008C20B2">
            <w:pPr>
              <w:spacing w:line="480" w:lineRule="auto"/>
              <w:contextualSpacing/>
              <w:jc w:val="both"/>
            </w:pPr>
            <w:r w:rsidRPr="001E1AC0">
              <w:t>Model Name</w:t>
            </w:r>
          </w:p>
        </w:tc>
        <w:tc>
          <w:tcPr>
            <w:tcW w:w="5244" w:type="dxa"/>
          </w:tcPr>
          <w:p w14:paraId="7DA69949" w14:textId="77777777" w:rsidR="00334F88" w:rsidRPr="001E1AC0" w:rsidRDefault="00334F88" w:rsidP="008C20B2">
            <w:pPr>
              <w:spacing w:line="480" w:lineRule="auto"/>
              <w:contextualSpacing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Model structure</w:t>
            </w:r>
          </w:p>
        </w:tc>
        <w:tc>
          <w:tcPr>
            <w:tcW w:w="1650" w:type="dxa"/>
          </w:tcPr>
          <w:p w14:paraId="7B5387E4" w14:textId="77777777" w:rsidR="00334F88" w:rsidRPr="001E1AC0" w:rsidRDefault="00334F88" w:rsidP="008C20B2">
            <w:pPr>
              <w:spacing w:line="480" w:lineRule="auto"/>
              <w:contextualSpacing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elpd_diff</w:t>
            </w:r>
          </w:p>
        </w:tc>
      </w:tr>
      <w:tr w:rsidR="00334F88" w:rsidRPr="001E1AC0" w14:paraId="738281C3" w14:textId="77777777" w:rsidTr="00AD2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4231F08" w14:textId="77777777" w:rsidR="00334F88" w:rsidRPr="001E1AC0" w:rsidRDefault="00334F88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M1</w:t>
            </w:r>
          </w:p>
        </w:tc>
        <w:tc>
          <w:tcPr>
            <w:tcW w:w="5244" w:type="dxa"/>
          </w:tcPr>
          <w:p w14:paraId="426A55F7" w14:textId="0D1EF299" w:rsidR="00334F88" w:rsidRPr="001E1AC0" w:rsidRDefault="001C5143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Theme="minorEastAsia"/>
              </w:rPr>
              <w:t>A</w:t>
            </w:r>
            <w:r w:rsidR="00334F88" w:rsidRPr="001E1AC0">
              <w:rPr>
                <w:rFonts w:eastAsiaTheme="minorEastAsia"/>
              </w:rPr>
              <w:t>rea-specific</w:t>
            </w:r>
            <w:r w:rsidR="00884A69">
              <w:rPr>
                <w:rFonts w:eastAsiaTheme="minorEastAsia"/>
              </w:rPr>
              <w:t xml:space="preserve"> and </w:t>
            </w:r>
            <w:r w:rsidR="008B1696">
              <w:rPr>
                <w:rFonts w:eastAsiaTheme="minorEastAsia"/>
              </w:rPr>
              <w:t xml:space="preserve">cohort varying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  <w:r w:rsidR="00BC6FAF">
              <w:rPr>
                <w:rFonts w:eastAsiaTheme="minorEastAsia"/>
              </w:rPr>
              <w:t xml:space="preserve">, area-specific </w:t>
            </w:r>
            <m:oMath>
              <m:r>
                <w:rPr>
                  <w:rFonts w:ascii="Cambria Math" w:eastAsiaTheme="minorEastAsia" w:hAnsi="Cambria Math"/>
                </w:rPr>
                <m:t>θ</m:t>
              </m:r>
            </m:oMath>
          </w:p>
        </w:tc>
        <w:tc>
          <w:tcPr>
            <w:tcW w:w="1650" w:type="dxa"/>
          </w:tcPr>
          <w:p w14:paraId="0470B954" w14:textId="77777777" w:rsidR="00334F88" w:rsidRPr="001E1AC0" w:rsidRDefault="00334F88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0</w:t>
            </w:r>
          </w:p>
        </w:tc>
      </w:tr>
      <w:tr w:rsidR="00334F88" w:rsidRPr="001E1AC0" w14:paraId="013E987C" w14:textId="77777777" w:rsidTr="00AD2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0B90328" w14:textId="77777777" w:rsidR="00334F88" w:rsidRPr="001E1AC0" w:rsidRDefault="00334F88" w:rsidP="008C20B2">
            <w:pPr>
              <w:spacing w:line="480" w:lineRule="auto"/>
              <w:contextualSpacing/>
              <w:jc w:val="both"/>
              <w:rPr>
                <w:b w:val="0"/>
                <w:bCs w:val="0"/>
              </w:rPr>
            </w:pPr>
            <w:r w:rsidRPr="001E1AC0">
              <w:rPr>
                <w:b w:val="0"/>
                <w:bCs w:val="0"/>
              </w:rPr>
              <w:t>M</w:t>
            </w:r>
            <w:r>
              <w:rPr>
                <w:b w:val="0"/>
                <w:bCs w:val="0"/>
              </w:rPr>
              <w:t>2</w:t>
            </w:r>
          </w:p>
        </w:tc>
        <w:tc>
          <w:tcPr>
            <w:tcW w:w="5244" w:type="dxa"/>
          </w:tcPr>
          <w:p w14:paraId="04BB1656" w14:textId="73C04998" w:rsidR="00334F88" w:rsidRPr="001E1AC0" w:rsidRDefault="004A33A2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Theme="minorEastAsia"/>
              </w:rPr>
              <w:t>A</w:t>
            </w:r>
            <w:r w:rsidRPr="001E1AC0">
              <w:rPr>
                <w:rFonts w:eastAsiaTheme="minorEastAsia"/>
              </w:rPr>
              <w:t>rea-specific</w:t>
            </w:r>
            <w:r>
              <w:rPr>
                <w:rFonts w:eastAsiaTheme="minorEastAsia"/>
              </w:rPr>
              <w:t xml:space="preserve"> and cohort varying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  <w:r w:rsidR="009C7CCA">
              <w:rPr>
                <w:rFonts w:eastAsiaTheme="minorEastAsia"/>
              </w:rPr>
              <w:t xml:space="preserve"> and</w:t>
            </w:r>
            <w:r>
              <w:rPr>
                <w:rFonts w:eastAsiaTheme="minor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oMath>
          </w:p>
        </w:tc>
        <w:tc>
          <w:tcPr>
            <w:tcW w:w="1650" w:type="dxa"/>
          </w:tcPr>
          <w:p w14:paraId="18549E03" w14:textId="3708E4A8" w:rsidR="00334F88" w:rsidRPr="001E1AC0" w:rsidRDefault="00334F88" w:rsidP="008C20B2">
            <w:pPr>
              <w:spacing w:line="48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E1AC0">
              <w:t>-</w:t>
            </w:r>
            <w:r w:rsidR="00B73829">
              <w:t>1</w:t>
            </w:r>
            <w:r w:rsidRPr="001E1AC0">
              <w:t>.</w:t>
            </w:r>
            <w:r w:rsidR="00B73829">
              <w:t>2</w:t>
            </w:r>
          </w:p>
        </w:tc>
      </w:tr>
    </w:tbl>
    <w:p w14:paraId="5074A5D9" w14:textId="77777777" w:rsidR="00334F88" w:rsidRPr="00474823" w:rsidRDefault="00334F88" w:rsidP="008C20B2">
      <w:pPr>
        <w:spacing w:line="480" w:lineRule="auto"/>
        <w:contextualSpacing/>
        <w:jc w:val="both"/>
      </w:pPr>
    </w:p>
    <w:p w14:paraId="6EE9B797" w14:textId="716AB871" w:rsidR="009B0163" w:rsidRPr="00474823" w:rsidRDefault="009B0163" w:rsidP="008C20B2">
      <w:pPr>
        <w:spacing w:line="480" w:lineRule="auto"/>
        <w:contextualSpacing/>
        <w:jc w:val="both"/>
      </w:pPr>
      <w:r w:rsidRPr="00474823">
        <w:rPr>
          <w:noProof/>
          <w:lang w:val="sv-SE" w:eastAsia="sv-SE"/>
        </w:rPr>
        <w:lastRenderedPageBreak/>
        <w:drawing>
          <wp:inline distT="0" distB="0" distL="0" distR="0" wp14:anchorId="01402B00" wp14:editId="23A182E8">
            <wp:extent cx="5731369" cy="7260771"/>
            <wp:effectExtent l="0" t="0" r="0" b="3810"/>
            <wp:docPr id="11" name="Picture 1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 with medium confidenc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3" b="1379"/>
                    <a:stretch/>
                  </pic:blipFill>
                  <pic:spPr bwMode="auto">
                    <a:xfrm>
                      <a:off x="0" y="0"/>
                      <a:ext cx="5731510" cy="7260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2C95A" w14:textId="7CDC74CC" w:rsidR="009B0163" w:rsidRPr="00474823" w:rsidRDefault="00E90349" w:rsidP="008C20B2">
      <w:pPr>
        <w:spacing w:line="480" w:lineRule="auto"/>
        <w:contextualSpacing/>
        <w:jc w:val="both"/>
      </w:pPr>
      <w:r w:rsidRPr="00474823">
        <w:t>Fig. S</w:t>
      </w:r>
      <w:r w:rsidR="004619A3">
        <w:t>10</w:t>
      </w:r>
      <w:r w:rsidR="00625DB2">
        <w:t>.</w:t>
      </w:r>
      <w:r w:rsidR="00E57698">
        <w:t xml:space="preserve"> </w:t>
      </w:r>
      <w:ins w:id="37" w:author="Anna Gårdmark" w:date="2022-04-09T09:40:00Z">
        <w:r w:rsidR="00B16632">
          <w:t>The best c</w:t>
        </w:r>
      </w:ins>
      <w:del w:id="38" w:author="Anna Gårdmark" w:date="2022-04-09T09:40:00Z">
        <w:r w:rsidR="00E57698" w:rsidDel="00B16632">
          <w:delText>C</w:delText>
        </w:r>
      </w:del>
      <w:r w:rsidR="00E57698">
        <w:t>atch curve model:</w:t>
      </w:r>
      <w:r w:rsidR="00E57698" w:rsidRPr="007902DE">
        <w:t xml:space="preserve"> </w:t>
      </w:r>
      <w:r w:rsidR="00B85690">
        <w:t>(A) traceplot to illustrate chain convergence for key (population-level) parameters, (B) residuals, (C) QQ-plot and (D) posterior predictive check (D).</w:t>
      </w:r>
    </w:p>
    <w:p w14:paraId="65B050EE" w14:textId="381D94D3" w:rsidR="009B0163" w:rsidRPr="00474823" w:rsidRDefault="009B0163" w:rsidP="008C20B2">
      <w:pPr>
        <w:spacing w:line="480" w:lineRule="auto"/>
        <w:contextualSpacing/>
        <w:jc w:val="both"/>
      </w:pPr>
    </w:p>
    <w:p w14:paraId="31F0F61F" w14:textId="7212D5F6" w:rsidR="005670CB" w:rsidRDefault="00641FEE" w:rsidP="008C20B2">
      <w:pPr>
        <w:spacing w:line="480" w:lineRule="auto"/>
        <w:contextualSpacing/>
        <w:jc w:val="both"/>
      </w:pPr>
      <w:r>
        <w:rPr>
          <w:noProof/>
          <w:lang w:val="sv-SE" w:eastAsia="sv-SE"/>
        </w:rPr>
        <w:lastRenderedPageBreak/>
        <w:drawing>
          <wp:inline distT="0" distB="0" distL="0" distR="0" wp14:anchorId="57A741F1" wp14:editId="50611D09">
            <wp:extent cx="5731510" cy="5660571"/>
            <wp:effectExtent l="0" t="0" r="0" b="3810"/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8"/>
                    <a:stretch/>
                  </pic:blipFill>
                  <pic:spPr bwMode="auto">
                    <a:xfrm>
                      <a:off x="0" y="0"/>
                      <a:ext cx="5731510" cy="5660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6A511" w14:textId="754C6AF5" w:rsidR="00B16D49" w:rsidRPr="0080394A" w:rsidRDefault="00B16D49" w:rsidP="008C20B2">
      <w:pPr>
        <w:spacing w:line="480" w:lineRule="auto"/>
        <w:contextualSpacing/>
        <w:jc w:val="both"/>
        <w:rPr>
          <w:color w:val="FF0000"/>
        </w:rPr>
      </w:pPr>
      <w:r w:rsidRPr="00474823">
        <w:t>Fig. S</w:t>
      </w:r>
      <w:r w:rsidR="00842C06">
        <w:t>1</w:t>
      </w:r>
      <w:r w:rsidR="00E34247">
        <w:t>1</w:t>
      </w:r>
      <w:r w:rsidR="003D28C3">
        <w:t>.</w:t>
      </w:r>
      <w:r w:rsidR="00CE7C0A">
        <w:t xml:space="preserve"> </w:t>
      </w:r>
      <w:r w:rsidR="005F698F">
        <w:t xml:space="preserve">Posterior distributions </w:t>
      </w:r>
      <w:r w:rsidR="007232CE">
        <w:t xml:space="preserve">of </w:t>
      </w:r>
      <w:r w:rsidR="001C0405">
        <w:t xml:space="preserve">the </w:t>
      </w:r>
      <w:r w:rsidR="00A8262C">
        <w:t>cohort-varying slopes</w:t>
      </w:r>
      <w:ins w:id="39" w:author="Anna Gårdmark" w:date="2022-04-09T09:41:00Z">
        <w:r w:rsidR="003173C2">
          <w:t xml:space="preserve"> in the best catch curve model</w:t>
        </w:r>
      </w:ins>
      <w:r w:rsidR="006D7833">
        <w:t xml:space="preserve">, where </w:t>
      </w:r>
      <m:oMath>
        <m:r>
          <w:rPr>
            <w:rFonts w:ascii="Cambria Math" w:hAnsi="Cambria Math"/>
          </w:rPr>
          <m:t>Z</m:t>
        </m:r>
      </m:oMath>
      <w:r w:rsidR="00577BE0">
        <w:t xml:space="preserve">, the mortality rate, </w:t>
      </w:r>
      <w:r w:rsidR="006D7833">
        <w:t xml:space="preserve">is the </w:t>
      </w:r>
      <w:r w:rsidR="001739BA">
        <w:t xml:space="preserve">negative of the slope of </w:t>
      </w:r>
      <w:r w:rsidR="008C4ABA">
        <w:t xml:space="preserve">natural log of catch per unit effort (CPUE) </w:t>
      </w:r>
      <w:r w:rsidR="0015277F">
        <w:t>as a function of age</w:t>
      </w:r>
      <w:del w:id="40" w:author="Anna Gårdmark" w:date="2022-04-09T09:41:00Z">
        <w:r w:rsidR="0015277F" w:rsidDel="003173C2">
          <w:delText>)</w:delText>
        </w:r>
      </w:del>
      <w:r w:rsidR="00745637">
        <w:t xml:space="preserve">. </w:t>
      </w:r>
      <w:r w:rsidR="00D025C0">
        <w:t>P</w:t>
      </w:r>
      <w:r w:rsidR="00A0013D">
        <w:t>oint</w:t>
      </w:r>
      <w:r w:rsidR="00382177">
        <w:t xml:space="preserve">s </w:t>
      </w:r>
      <w:r w:rsidR="00A0013D">
        <w:t>correspond</w:t>
      </w:r>
      <w:r w:rsidR="009C5B1A">
        <w:t xml:space="preserve"> </w:t>
      </w:r>
      <w:r w:rsidR="00ED2C2D">
        <w:t xml:space="preserve">to the median and the </w:t>
      </w:r>
      <w:r w:rsidR="006B1EE0">
        <w:t xml:space="preserve">vertical lines correspond to the </w:t>
      </w:r>
      <w:r w:rsidR="00513944">
        <w:t xml:space="preserve">95% </w:t>
      </w:r>
      <w:r w:rsidR="00544C0B">
        <w:t>credible</w:t>
      </w:r>
      <w:r w:rsidR="00513944">
        <w:t xml:space="preserve"> interval.</w:t>
      </w:r>
    </w:p>
    <w:p w14:paraId="792A7A85" w14:textId="77777777" w:rsidR="009B0163" w:rsidRPr="00474823" w:rsidRDefault="009B0163" w:rsidP="008C20B2">
      <w:pPr>
        <w:spacing w:line="480" w:lineRule="auto"/>
        <w:contextualSpacing/>
        <w:jc w:val="both"/>
      </w:pPr>
    </w:p>
    <w:p w14:paraId="3727CF84" w14:textId="1662EBC4" w:rsidR="009B0163" w:rsidRPr="00474823" w:rsidRDefault="009B0163" w:rsidP="008C20B2">
      <w:pPr>
        <w:spacing w:line="480" w:lineRule="auto"/>
        <w:contextualSpacing/>
        <w:jc w:val="both"/>
      </w:pPr>
    </w:p>
    <w:p w14:paraId="6BFB78DF" w14:textId="2958E578" w:rsidR="009B0163" w:rsidRPr="00474823" w:rsidRDefault="009B0163" w:rsidP="008C20B2">
      <w:pPr>
        <w:spacing w:line="480" w:lineRule="auto"/>
        <w:contextualSpacing/>
        <w:jc w:val="both"/>
      </w:pPr>
    </w:p>
    <w:p w14:paraId="5267FA25" w14:textId="79F43734" w:rsidR="009B0163" w:rsidRPr="00474823" w:rsidRDefault="009B0163" w:rsidP="008C20B2">
      <w:pPr>
        <w:spacing w:line="480" w:lineRule="auto"/>
        <w:contextualSpacing/>
        <w:jc w:val="both"/>
      </w:pPr>
    </w:p>
    <w:p w14:paraId="28F6B6F6" w14:textId="1BD5B298" w:rsidR="009B0163" w:rsidRPr="00474823" w:rsidRDefault="009B0163" w:rsidP="008C20B2">
      <w:pPr>
        <w:spacing w:line="480" w:lineRule="auto"/>
        <w:contextualSpacing/>
        <w:jc w:val="both"/>
      </w:pPr>
    </w:p>
    <w:sectPr w:rsidR="009B0163" w:rsidRPr="004748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Anna Gårdmark" w:date="2022-04-09T09:39:00Z" w:initials="AG">
    <w:p w14:paraId="249CC8B5" w14:textId="117696F7" w:rsidR="00723837" w:rsidRDefault="00723837">
      <w:pPr>
        <w:pStyle w:val="Kommentarer"/>
      </w:pPr>
      <w:r>
        <w:rPr>
          <w:rStyle w:val="Kommentarsreferens"/>
        </w:rPr>
        <w:annotationRef/>
      </w:r>
      <w:r>
        <w:t>note that with some of my suggested text edits the label ended up on a separate page than the figure – so check that when you have the text in the shape you want it</w:t>
      </w:r>
    </w:p>
  </w:comment>
  <w:comment w:id="2" w:author="Max Lindmark" w:date="2021-08-06T13:27:00Z" w:initials="MOU">
    <w:p w14:paraId="68F056C8" w14:textId="36AEFAD2" w:rsidR="00807D3F" w:rsidRDefault="00807D3F">
      <w:pPr>
        <w:pStyle w:val="Kommentarer"/>
      </w:pPr>
      <w:r>
        <w:rPr>
          <w:rStyle w:val="Kommentarsreferens"/>
        </w:rPr>
        <w:annotationRef/>
      </w:r>
      <w:hyperlink r:id="rId1" w:history="1">
        <w:r w:rsidRPr="00AC26B0">
          <w:rPr>
            <w:rStyle w:val="Hyperlnk"/>
          </w:rPr>
          <w:t>https://www.nature.com/natecolevol/about/content</w:t>
        </w:r>
      </w:hyperlink>
      <w:r>
        <w:t xml:space="preserve"> </w:t>
      </w:r>
    </w:p>
  </w:comment>
  <w:comment w:id="5" w:author="Anna Gårdmark" w:date="2022-04-09T09:34:00Z" w:initials="AG">
    <w:p w14:paraId="10280B68" w14:textId="74006A51" w:rsidR="00723837" w:rsidRDefault="00723837">
      <w:pPr>
        <w:pStyle w:val="Kommentarer"/>
      </w:pPr>
      <w:r>
        <w:rPr>
          <w:rStyle w:val="Kommentarsreferens"/>
        </w:rPr>
        <w:annotationRef/>
      </w:r>
      <w:r>
        <w:t>is this really the allometric growth model? by the parameter names it looks like the VBGM?</w:t>
      </w:r>
    </w:p>
  </w:comment>
  <w:comment w:id="12" w:author="Max Lindmark" w:date="2021-10-20T14:36:00Z" w:initials="MOU">
    <w:p w14:paraId="4B20E84F" w14:textId="090A9AB8" w:rsidR="005F10B6" w:rsidRPr="00723837" w:rsidRDefault="005F10B6">
      <w:pPr>
        <w:pStyle w:val="Kommentarer"/>
        <w:rPr>
          <w:lang w:val="sv-SE"/>
        </w:rPr>
      </w:pPr>
      <w:r>
        <w:rPr>
          <w:rStyle w:val="Kommentarsreferens"/>
        </w:rPr>
        <w:annotationRef/>
      </w:r>
      <w:r w:rsidRPr="00723837">
        <w:rPr>
          <w:lang w:val="sv-SE"/>
        </w:rPr>
        <w:t>Titta va mycket finare QQ-plotten blev när jag anpassade den på log-skala och med en student-fördelning för att få det bästa av två världar (inte välja mellan student eller lognormal error)…</w:t>
      </w:r>
    </w:p>
  </w:comment>
  <w:comment w:id="13" w:author="Anna Gårdmark" w:date="2022-04-09T09:32:00Z" w:initials="AG">
    <w:p w14:paraId="2497B27C" w14:textId="53892A3E" w:rsidR="00723837" w:rsidRDefault="00723837">
      <w:pPr>
        <w:pStyle w:val="Kommentarer"/>
      </w:pPr>
      <w:r>
        <w:rPr>
          <w:rStyle w:val="Kommentarsreferens"/>
        </w:rPr>
        <w:annotationRef/>
      </w:r>
      <w:r>
        <w:t>snyggt och utmärkt idé!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49CC8B5" w15:done="0"/>
  <w15:commentEx w15:paraId="68F056C8" w15:done="0"/>
  <w15:commentEx w15:paraId="10280B68" w15:done="0"/>
  <w15:commentEx w15:paraId="4B20E84F" w15:done="0"/>
  <w15:commentEx w15:paraId="2497B27C" w15:paraIdParent="4B20E84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B7B748" w16cex:dateUtc="2021-08-06T11:27:00Z"/>
  <w16cex:commentExtensible w16cex:durableId="251AA7E6" w16cex:dateUtc="2021-10-20T12:3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8F056C8" w16cid:durableId="24B7B748"/>
  <w16cid:commentId w16cid:paraId="4B20E84F" w16cid:durableId="251AA7E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898255" w14:textId="77777777" w:rsidR="008974A0" w:rsidRDefault="008974A0" w:rsidP="00807D3F">
      <w:r>
        <w:separator/>
      </w:r>
    </w:p>
  </w:endnote>
  <w:endnote w:type="continuationSeparator" w:id="0">
    <w:p w14:paraId="5D93261E" w14:textId="77777777" w:rsidR="008974A0" w:rsidRDefault="008974A0" w:rsidP="00807D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75F4F58" w14:textId="77777777" w:rsidR="008974A0" w:rsidRDefault="008974A0" w:rsidP="00807D3F">
      <w:r>
        <w:separator/>
      </w:r>
    </w:p>
  </w:footnote>
  <w:footnote w:type="continuationSeparator" w:id="0">
    <w:p w14:paraId="5F96D874" w14:textId="77777777" w:rsidR="008974A0" w:rsidRDefault="008974A0" w:rsidP="00807D3F"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nna Gårdmark">
    <w15:presenceInfo w15:providerId="AD" w15:userId="S-1-5-21-1060284298-1343024091-682003330-10077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3"/>
  <w:trackRevision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757C"/>
    <w:rsid w:val="00004AD8"/>
    <w:rsid w:val="00013E23"/>
    <w:rsid w:val="000232AC"/>
    <w:rsid w:val="00025688"/>
    <w:rsid w:val="00027706"/>
    <w:rsid w:val="000306FA"/>
    <w:rsid w:val="00042888"/>
    <w:rsid w:val="00045BF6"/>
    <w:rsid w:val="00046E9F"/>
    <w:rsid w:val="00055DA3"/>
    <w:rsid w:val="000573F2"/>
    <w:rsid w:val="0006103B"/>
    <w:rsid w:val="00062D5E"/>
    <w:rsid w:val="00070F2D"/>
    <w:rsid w:val="00072DA8"/>
    <w:rsid w:val="0007439A"/>
    <w:rsid w:val="00075EDA"/>
    <w:rsid w:val="000818CF"/>
    <w:rsid w:val="00081DFF"/>
    <w:rsid w:val="000823DB"/>
    <w:rsid w:val="00083D4F"/>
    <w:rsid w:val="000862CC"/>
    <w:rsid w:val="000869D8"/>
    <w:rsid w:val="00087C73"/>
    <w:rsid w:val="000900AA"/>
    <w:rsid w:val="000911BE"/>
    <w:rsid w:val="00092A83"/>
    <w:rsid w:val="0009651D"/>
    <w:rsid w:val="00097806"/>
    <w:rsid w:val="000B3426"/>
    <w:rsid w:val="000B4CD9"/>
    <w:rsid w:val="000C1D88"/>
    <w:rsid w:val="000C4B3C"/>
    <w:rsid w:val="000C60A4"/>
    <w:rsid w:val="000C7937"/>
    <w:rsid w:val="000D0344"/>
    <w:rsid w:val="000E26FB"/>
    <w:rsid w:val="000E4411"/>
    <w:rsid w:val="000F09B0"/>
    <w:rsid w:val="000F0AD9"/>
    <w:rsid w:val="000F5DC1"/>
    <w:rsid w:val="00101F12"/>
    <w:rsid w:val="001020D3"/>
    <w:rsid w:val="00104A22"/>
    <w:rsid w:val="00106EA6"/>
    <w:rsid w:val="001070C1"/>
    <w:rsid w:val="00111475"/>
    <w:rsid w:val="001117BA"/>
    <w:rsid w:val="00136B2B"/>
    <w:rsid w:val="001444C7"/>
    <w:rsid w:val="001526E2"/>
    <w:rsid w:val="0015277F"/>
    <w:rsid w:val="00154F79"/>
    <w:rsid w:val="0016398F"/>
    <w:rsid w:val="00164950"/>
    <w:rsid w:val="00164EAF"/>
    <w:rsid w:val="00165E75"/>
    <w:rsid w:val="00167192"/>
    <w:rsid w:val="001739BA"/>
    <w:rsid w:val="00173D1D"/>
    <w:rsid w:val="001771C6"/>
    <w:rsid w:val="00180956"/>
    <w:rsid w:val="001A018B"/>
    <w:rsid w:val="001B52BE"/>
    <w:rsid w:val="001B5BA9"/>
    <w:rsid w:val="001B63A6"/>
    <w:rsid w:val="001C0405"/>
    <w:rsid w:val="001C21D7"/>
    <w:rsid w:val="001C5143"/>
    <w:rsid w:val="001D160D"/>
    <w:rsid w:val="001D1C47"/>
    <w:rsid w:val="001D4E77"/>
    <w:rsid w:val="001E0525"/>
    <w:rsid w:val="001E1AC0"/>
    <w:rsid w:val="001E3FBE"/>
    <w:rsid w:val="001F0E59"/>
    <w:rsid w:val="001F1C61"/>
    <w:rsid w:val="00201AC9"/>
    <w:rsid w:val="002021CD"/>
    <w:rsid w:val="002048A4"/>
    <w:rsid w:val="00214DFD"/>
    <w:rsid w:val="00215E08"/>
    <w:rsid w:val="002254CF"/>
    <w:rsid w:val="00227BC3"/>
    <w:rsid w:val="00233D7F"/>
    <w:rsid w:val="00235E47"/>
    <w:rsid w:val="002440DA"/>
    <w:rsid w:val="00244AA4"/>
    <w:rsid w:val="002462F5"/>
    <w:rsid w:val="002466E3"/>
    <w:rsid w:val="002559D0"/>
    <w:rsid w:val="00255FFC"/>
    <w:rsid w:val="00256BF6"/>
    <w:rsid w:val="00257655"/>
    <w:rsid w:val="002628F8"/>
    <w:rsid w:val="00270839"/>
    <w:rsid w:val="002709DF"/>
    <w:rsid w:val="00271589"/>
    <w:rsid w:val="002763AB"/>
    <w:rsid w:val="002811DE"/>
    <w:rsid w:val="00283AAB"/>
    <w:rsid w:val="00285C93"/>
    <w:rsid w:val="00285D55"/>
    <w:rsid w:val="0028758A"/>
    <w:rsid w:val="00291C91"/>
    <w:rsid w:val="00291F84"/>
    <w:rsid w:val="002970D6"/>
    <w:rsid w:val="002A0C15"/>
    <w:rsid w:val="002A3A9B"/>
    <w:rsid w:val="002A4578"/>
    <w:rsid w:val="002A6B2D"/>
    <w:rsid w:val="002C1642"/>
    <w:rsid w:val="002C4B2E"/>
    <w:rsid w:val="002D73AB"/>
    <w:rsid w:val="002E181F"/>
    <w:rsid w:val="002E50C0"/>
    <w:rsid w:val="002F3C0D"/>
    <w:rsid w:val="00301658"/>
    <w:rsid w:val="003101D8"/>
    <w:rsid w:val="00312254"/>
    <w:rsid w:val="00313BD1"/>
    <w:rsid w:val="0031435D"/>
    <w:rsid w:val="0031481F"/>
    <w:rsid w:val="003173C2"/>
    <w:rsid w:val="0032479B"/>
    <w:rsid w:val="00326361"/>
    <w:rsid w:val="003265F5"/>
    <w:rsid w:val="00330D82"/>
    <w:rsid w:val="00332544"/>
    <w:rsid w:val="00334F88"/>
    <w:rsid w:val="00340443"/>
    <w:rsid w:val="003410A1"/>
    <w:rsid w:val="00344398"/>
    <w:rsid w:val="00344613"/>
    <w:rsid w:val="00347DB7"/>
    <w:rsid w:val="00350812"/>
    <w:rsid w:val="0035467F"/>
    <w:rsid w:val="00356F70"/>
    <w:rsid w:val="0035752C"/>
    <w:rsid w:val="003577B4"/>
    <w:rsid w:val="00366016"/>
    <w:rsid w:val="00372883"/>
    <w:rsid w:val="003753D3"/>
    <w:rsid w:val="00380E56"/>
    <w:rsid w:val="00380E5C"/>
    <w:rsid w:val="00382177"/>
    <w:rsid w:val="00384EB0"/>
    <w:rsid w:val="00390049"/>
    <w:rsid w:val="00390D2C"/>
    <w:rsid w:val="003923B3"/>
    <w:rsid w:val="00397CD8"/>
    <w:rsid w:val="003A359B"/>
    <w:rsid w:val="003B0E8F"/>
    <w:rsid w:val="003B6A5A"/>
    <w:rsid w:val="003B6B5D"/>
    <w:rsid w:val="003C1F21"/>
    <w:rsid w:val="003C2D72"/>
    <w:rsid w:val="003D28C3"/>
    <w:rsid w:val="003E0756"/>
    <w:rsid w:val="003E788A"/>
    <w:rsid w:val="003F1581"/>
    <w:rsid w:val="003F5B02"/>
    <w:rsid w:val="0040180E"/>
    <w:rsid w:val="004150F8"/>
    <w:rsid w:val="00416043"/>
    <w:rsid w:val="00416ADC"/>
    <w:rsid w:val="00422453"/>
    <w:rsid w:val="004266D8"/>
    <w:rsid w:val="004268F9"/>
    <w:rsid w:val="00432F51"/>
    <w:rsid w:val="00434639"/>
    <w:rsid w:val="00446902"/>
    <w:rsid w:val="00451ACE"/>
    <w:rsid w:val="004521BF"/>
    <w:rsid w:val="004541CB"/>
    <w:rsid w:val="00457AFA"/>
    <w:rsid w:val="00457FFA"/>
    <w:rsid w:val="004617A7"/>
    <w:rsid w:val="004619A3"/>
    <w:rsid w:val="00462AB5"/>
    <w:rsid w:val="00464484"/>
    <w:rsid w:val="00464B4C"/>
    <w:rsid w:val="00465D0F"/>
    <w:rsid w:val="00470879"/>
    <w:rsid w:val="00474823"/>
    <w:rsid w:val="00483D5F"/>
    <w:rsid w:val="00484D89"/>
    <w:rsid w:val="00493B87"/>
    <w:rsid w:val="0049635E"/>
    <w:rsid w:val="004A33A2"/>
    <w:rsid w:val="004A5778"/>
    <w:rsid w:val="004C4BB9"/>
    <w:rsid w:val="004C4F15"/>
    <w:rsid w:val="004C6587"/>
    <w:rsid w:val="004C6CD8"/>
    <w:rsid w:val="004D0B08"/>
    <w:rsid w:val="004D5F76"/>
    <w:rsid w:val="004D715E"/>
    <w:rsid w:val="004E3163"/>
    <w:rsid w:val="004F4DFE"/>
    <w:rsid w:val="004F5011"/>
    <w:rsid w:val="00500816"/>
    <w:rsid w:val="0050095B"/>
    <w:rsid w:val="00502291"/>
    <w:rsid w:val="00502464"/>
    <w:rsid w:val="00513944"/>
    <w:rsid w:val="0051661F"/>
    <w:rsid w:val="00517B39"/>
    <w:rsid w:val="00524482"/>
    <w:rsid w:val="005247EC"/>
    <w:rsid w:val="00534C53"/>
    <w:rsid w:val="00536DA5"/>
    <w:rsid w:val="0053738F"/>
    <w:rsid w:val="0054030A"/>
    <w:rsid w:val="00542741"/>
    <w:rsid w:val="00542781"/>
    <w:rsid w:val="00544C0B"/>
    <w:rsid w:val="005476C5"/>
    <w:rsid w:val="0054778D"/>
    <w:rsid w:val="00547A51"/>
    <w:rsid w:val="00554988"/>
    <w:rsid w:val="005670CB"/>
    <w:rsid w:val="00571E92"/>
    <w:rsid w:val="00571F83"/>
    <w:rsid w:val="00576D68"/>
    <w:rsid w:val="00577BE0"/>
    <w:rsid w:val="005816AB"/>
    <w:rsid w:val="0058384A"/>
    <w:rsid w:val="00584534"/>
    <w:rsid w:val="00584798"/>
    <w:rsid w:val="00586A4A"/>
    <w:rsid w:val="00586C3C"/>
    <w:rsid w:val="00586F64"/>
    <w:rsid w:val="0059213C"/>
    <w:rsid w:val="005944E7"/>
    <w:rsid w:val="00597116"/>
    <w:rsid w:val="005B0FE9"/>
    <w:rsid w:val="005B3326"/>
    <w:rsid w:val="005C2AD9"/>
    <w:rsid w:val="005C395C"/>
    <w:rsid w:val="005D2E93"/>
    <w:rsid w:val="005D59C1"/>
    <w:rsid w:val="005E7557"/>
    <w:rsid w:val="005F0E6A"/>
    <w:rsid w:val="005F10B6"/>
    <w:rsid w:val="005F1579"/>
    <w:rsid w:val="005F3184"/>
    <w:rsid w:val="005F318A"/>
    <w:rsid w:val="005F533A"/>
    <w:rsid w:val="005F698F"/>
    <w:rsid w:val="00602203"/>
    <w:rsid w:val="00602EE9"/>
    <w:rsid w:val="00605285"/>
    <w:rsid w:val="00605397"/>
    <w:rsid w:val="006059B2"/>
    <w:rsid w:val="00610CDB"/>
    <w:rsid w:val="0061217C"/>
    <w:rsid w:val="0061534E"/>
    <w:rsid w:val="00617422"/>
    <w:rsid w:val="006201C1"/>
    <w:rsid w:val="00625DB2"/>
    <w:rsid w:val="00631A71"/>
    <w:rsid w:val="006364EE"/>
    <w:rsid w:val="00636659"/>
    <w:rsid w:val="00641C69"/>
    <w:rsid w:val="00641FEE"/>
    <w:rsid w:val="0064369B"/>
    <w:rsid w:val="00643B7D"/>
    <w:rsid w:val="0065242D"/>
    <w:rsid w:val="006551EB"/>
    <w:rsid w:val="00655212"/>
    <w:rsid w:val="00656A60"/>
    <w:rsid w:val="00660043"/>
    <w:rsid w:val="00663BFE"/>
    <w:rsid w:val="00665D09"/>
    <w:rsid w:val="00673FAB"/>
    <w:rsid w:val="0067422E"/>
    <w:rsid w:val="00691543"/>
    <w:rsid w:val="006933D6"/>
    <w:rsid w:val="0069765F"/>
    <w:rsid w:val="00697E1F"/>
    <w:rsid w:val="006A284E"/>
    <w:rsid w:val="006A3A4A"/>
    <w:rsid w:val="006A5779"/>
    <w:rsid w:val="006A6C39"/>
    <w:rsid w:val="006B051A"/>
    <w:rsid w:val="006B0E48"/>
    <w:rsid w:val="006B1EE0"/>
    <w:rsid w:val="006B34A1"/>
    <w:rsid w:val="006B3D36"/>
    <w:rsid w:val="006B732A"/>
    <w:rsid w:val="006C35E9"/>
    <w:rsid w:val="006C3E41"/>
    <w:rsid w:val="006C3ED5"/>
    <w:rsid w:val="006C7966"/>
    <w:rsid w:val="006D1D9B"/>
    <w:rsid w:val="006D7833"/>
    <w:rsid w:val="006E645B"/>
    <w:rsid w:val="006F62C9"/>
    <w:rsid w:val="00703493"/>
    <w:rsid w:val="00711932"/>
    <w:rsid w:val="00711A8A"/>
    <w:rsid w:val="00716016"/>
    <w:rsid w:val="007232CE"/>
    <w:rsid w:val="00723837"/>
    <w:rsid w:val="00723AAA"/>
    <w:rsid w:val="00724A5D"/>
    <w:rsid w:val="00724F2A"/>
    <w:rsid w:val="00733FA4"/>
    <w:rsid w:val="00737EF2"/>
    <w:rsid w:val="007404B6"/>
    <w:rsid w:val="007415BF"/>
    <w:rsid w:val="00741D30"/>
    <w:rsid w:val="00742273"/>
    <w:rsid w:val="007443AB"/>
    <w:rsid w:val="00744587"/>
    <w:rsid w:val="00745637"/>
    <w:rsid w:val="00752CB1"/>
    <w:rsid w:val="00756FFA"/>
    <w:rsid w:val="00763AD4"/>
    <w:rsid w:val="00770E7B"/>
    <w:rsid w:val="00774B46"/>
    <w:rsid w:val="00775541"/>
    <w:rsid w:val="00783374"/>
    <w:rsid w:val="007864A8"/>
    <w:rsid w:val="007902DE"/>
    <w:rsid w:val="007905EF"/>
    <w:rsid w:val="00791C51"/>
    <w:rsid w:val="00791DE8"/>
    <w:rsid w:val="00797FE3"/>
    <w:rsid w:val="007A1EE8"/>
    <w:rsid w:val="007A63B6"/>
    <w:rsid w:val="007A76BA"/>
    <w:rsid w:val="007B17A1"/>
    <w:rsid w:val="007B34A6"/>
    <w:rsid w:val="007C07DD"/>
    <w:rsid w:val="007C26F6"/>
    <w:rsid w:val="007C4157"/>
    <w:rsid w:val="007C7CE5"/>
    <w:rsid w:val="007D5310"/>
    <w:rsid w:val="007E13DE"/>
    <w:rsid w:val="007E6793"/>
    <w:rsid w:val="007F213F"/>
    <w:rsid w:val="007F243B"/>
    <w:rsid w:val="00801B66"/>
    <w:rsid w:val="0080394A"/>
    <w:rsid w:val="00807D3F"/>
    <w:rsid w:val="00811FD5"/>
    <w:rsid w:val="00814E29"/>
    <w:rsid w:val="00817F34"/>
    <w:rsid w:val="008202AE"/>
    <w:rsid w:val="008243F1"/>
    <w:rsid w:val="00835B82"/>
    <w:rsid w:val="00836B3B"/>
    <w:rsid w:val="008411EF"/>
    <w:rsid w:val="00842C06"/>
    <w:rsid w:val="00842E23"/>
    <w:rsid w:val="0085137C"/>
    <w:rsid w:val="008519FF"/>
    <w:rsid w:val="008604F4"/>
    <w:rsid w:val="00862D94"/>
    <w:rsid w:val="0087279B"/>
    <w:rsid w:val="00877C40"/>
    <w:rsid w:val="00884A69"/>
    <w:rsid w:val="00893951"/>
    <w:rsid w:val="008974A0"/>
    <w:rsid w:val="008A6832"/>
    <w:rsid w:val="008B1696"/>
    <w:rsid w:val="008B1A36"/>
    <w:rsid w:val="008B3436"/>
    <w:rsid w:val="008B3482"/>
    <w:rsid w:val="008C20B2"/>
    <w:rsid w:val="008C34D1"/>
    <w:rsid w:val="008C3642"/>
    <w:rsid w:val="008C3F86"/>
    <w:rsid w:val="008C4ABA"/>
    <w:rsid w:val="008C62A5"/>
    <w:rsid w:val="008C759F"/>
    <w:rsid w:val="008C7B54"/>
    <w:rsid w:val="008D6214"/>
    <w:rsid w:val="008D7083"/>
    <w:rsid w:val="008D79E8"/>
    <w:rsid w:val="008E5152"/>
    <w:rsid w:val="008E797A"/>
    <w:rsid w:val="008F1BE8"/>
    <w:rsid w:val="008F5BA0"/>
    <w:rsid w:val="00900153"/>
    <w:rsid w:val="00900F02"/>
    <w:rsid w:val="00901B77"/>
    <w:rsid w:val="009114EB"/>
    <w:rsid w:val="0092187D"/>
    <w:rsid w:val="009245EF"/>
    <w:rsid w:val="00926BD4"/>
    <w:rsid w:val="00927C14"/>
    <w:rsid w:val="00927FFA"/>
    <w:rsid w:val="00930D26"/>
    <w:rsid w:val="00930FC7"/>
    <w:rsid w:val="0093257C"/>
    <w:rsid w:val="009359DE"/>
    <w:rsid w:val="00941D05"/>
    <w:rsid w:val="00943306"/>
    <w:rsid w:val="0094438E"/>
    <w:rsid w:val="009443EA"/>
    <w:rsid w:val="009460FD"/>
    <w:rsid w:val="00946D5D"/>
    <w:rsid w:val="009542F0"/>
    <w:rsid w:val="00954954"/>
    <w:rsid w:val="00957013"/>
    <w:rsid w:val="00957493"/>
    <w:rsid w:val="0097153E"/>
    <w:rsid w:val="00976451"/>
    <w:rsid w:val="00976E8A"/>
    <w:rsid w:val="009876DB"/>
    <w:rsid w:val="00991CB0"/>
    <w:rsid w:val="00991E91"/>
    <w:rsid w:val="009946A1"/>
    <w:rsid w:val="00997634"/>
    <w:rsid w:val="009A052F"/>
    <w:rsid w:val="009A4531"/>
    <w:rsid w:val="009A5561"/>
    <w:rsid w:val="009A7B0A"/>
    <w:rsid w:val="009B0163"/>
    <w:rsid w:val="009B02F1"/>
    <w:rsid w:val="009B153E"/>
    <w:rsid w:val="009B58EC"/>
    <w:rsid w:val="009B757C"/>
    <w:rsid w:val="009C5B1A"/>
    <w:rsid w:val="009C7ADE"/>
    <w:rsid w:val="009C7CCA"/>
    <w:rsid w:val="009D2FD6"/>
    <w:rsid w:val="009D55B9"/>
    <w:rsid w:val="009D5DC4"/>
    <w:rsid w:val="009E0726"/>
    <w:rsid w:val="009E1490"/>
    <w:rsid w:val="009E2B9E"/>
    <w:rsid w:val="009F0E2C"/>
    <w:rsid w:val="009F4C66"/>
    <w:rsid w:val="009F7603"/>
    <w:rsid w:val="00A0013D"/>
    <w:rsid w:val="00A07F3E"/>
    <w:rsid w:val="00A13BB9"/>
    <w:rsid w:val="00A22D0A"/>
    <w:rsid w:val="00A23773"/>
    <w:rsid w:val="00A27136"/>
    <w:rsid w:val="00A34418"/>
    <w:rsid w:val="00A379D4"/>
    <w:rsid w:val="00A413E9"/>
    <w:rsid w:val="00A442EB"/>
    <w:rsid w:val="00A44913"/>
    <w:rsid w:val="00A45A7F"/>
    <w:rsid w:val="00A46314"/>
    <w:rsid w:val="00A51C13"/>
    <w:rsid w:val="00A60087"/>
    <w:rsid w:val="00A613DB"/>
    <w:rsid w:val="00A61CF1"/>
    <w:rsid w:val="00A63D28"/>
    <w:rsid w:val="00A655FD"/>
    <w:rsid w:val="00A66A42"/>
    <w:rsid w:val="00A71E59"/>
    <w:rsid w:val="00A73AC9"/>
    <w:rsid w:val="00A77217"/>
    <w:rsid w:val="00A8262C"/>
    <w:rsid w:val="00A841AF"/>
    <w:rsid w:val="00A8561E"/>
    <w:rsid w:val="00A858ED"/>
    <w:rsid w:val="00A93C35"/>
    <w:rsid w:val="00AA4DE4"/>
    <w:rsid w:val="00AB1F86"/>
    <w:rsid w:val="00AC683B"/>
    <w:rsid w:val="00AC70DA"/>
    <w:rsid w:val="00AE1D46"/>
    <w:rsid w:val="00AE2EC3"/>
    <w:rsid w:val="00AF04E5"/>
    <w:rsid w:val="00AF39B8"/>
    <w:rsid w:val="00AF5ABB"/>
    <w:rsid w:val="00B031F2"/>
    <w:rsid w:val="00B049FD"/>
    <w:rsid w:val="00B05678"/>
    <w:rsid w:val="00B05CD4"/>
    <w:rsid w:val="00B16632"/>
    <w:rsid w:val="00B1696B"/>
    <w:rsid w:val="00B16D49"/>
    <w:rsid w:val="00B17556"/>
    <w:rsid w:val="00B2013D"/>
    <w:rsid w:val="00B2063C"/>
    <w:rsid w:val="00B20B9E"/>
    <w:rsid w:val="00B2223F"/>
    <w:rsid w:val="00B23CEB"/>
    <w:rsid w:val="00B240A9"/>
    <w:rsid w:val="00B305C6"/>
    <w:rsid w:val="00B30808"/>
    <w:rsid w:val="00B456BD"/>
    <w:rsid w:val="00B477D4"/>
    <w:rsid w:val="00B50EBD"/>
    <w:rsid w:val="00B538DF"/>
    <w:rsid w:val="00B54820"/>
    <w:rsid w:val="00B60965"/>
    <w:rsid w:val="00B60FC4"/>
    <w:rsid w:val="00B64E8A"/>
    <w:rsid w:val="00B679B2"/>
    <w:rsid w:val="00B67A43"/>
    <w:rsid w:val="00B7066A"/>
    <w:rsid w:val="00B73829"/>
    <w:rsid w:val="00B828FF"/>
    <w:rsid w:val="00B82B45"/>
    <w:rsid w:val="00B84FBF"/>
    <w:rsid w:val="00B85690"/>
    <w:rsid w:val="00B86B86"/>
    <w:rsid w:val="00B965F8"/>
    <w:rsid w:val="00B96D74"/>
    <w:rsid w:val="00B971EC"/>
    <w:rsid w:val="00BA134D"/>
    <w:rsid w:val="00BA4BB5"/>
    <w:rsid w:val="00BB60B5"/>
    <w:rsid w:val="00BC0827"/>
    <w:rsid w:val="00BC159C"/>
    <w:rsid w:val="00BC5C0F"/>
    <w:rsid w:val="00BC6FAF"/>
    <w:rsid w:val="00BD1BA6"/>
    <w:rsid w:val="00BD31F1"/>
    <w:rsid w:val="00BD47B8"/>
    <w:rsid w:val="00BD4962"/>
    <w:rsid w:val="00BD4B3F"/>
    <w:rsid w:val="00BE0621"/>
    <w:rsid w:val="00BE1020"/>
    <w:rsid w:val="00BF18F6"/>
    <w:rsid w:val="00BF2C6C"/>
    <w:rsid w:val="00BF4C95"/>
    <w:rsid w:val="00BF4F6B"/>
    <w:rsid w:val="00BF7000"/>
    <w:rsid w:val="00C006B3"/>
    <w:rsid w:val="00C006BE"/>
    <w:rsid w:val="00C1158C"/>
    <w:rsid w:val="00C119E1"/>
    <w:rsid w:val="00C17357"/>
    <w:rsid w:val="00C17615"/>
    <w:rsid w:val="00C21D80"/>
    <w:rsid w:val="00C23C6C"/>
    <w:rsid w:val="00C25228"/>
    <w:rsid w:val="00C2688C"/>
    <w:rsid w:val="00C301BC"/>
    <w:rsid w:val="00C307CE"/>
    <w:rsid w:val="00C32630"/>
    <w:rsid w:val="00C44860"/>
    <w:rsid w:val="00C4672A"/>
    <w:rsid w:val="00C53002"/>
    <w:rsid w:val="00C55738"/>
    <w:rsid w:val="00C57D54"/>
    <w:rsid w:val="00C60CB4"/>
    <w:rsid w:val="00C73C31"/>
    <w:rsid w:val="00C8555E"/>
    <w:rsid w:val="00C85991"/>
    <w:rsid w:val="00C87A5F"/>
    <w:rsid w:val="00C90CF8"/>
    <w:rsid w:val="00C94A7C"/>
    <w:rsid w:val="00CA0224"/>
    <w:rsid w:val="00CB16E9"/>
    <w:rsid w:val="00CB32D3"/>
    <w:rsid w:val="00CB744B"/>
    <w:rsid w:val="00CC0F71"/>
    <w:rsid w:val="00CC24ED"/>
    <w:rsid w:val="00CD0D32"/>
    <w:rsid w:val="00CD5BE4"/>
    <w:rsid w:val="00CD7DA8"/>
    <w:rsid w:val="00CE2365"/>
    <w:rsid w:val="00CE3D8E"/>
    <w:rsid w:val="00CE7C0A"/>
    <w:rsid w:val="00CF04C2"/>
    <w:rsid w:val="00CF1BEB"/>
    <w:rsid w:val="00CF7725"/>
    <w:rsid w:val="00D02584"/>
    <w:rsid w:val="00D025C0"/>
    <w:rsid w:val="00D07B39"/>
    <w:rsid w:val="00D13720"/>
    <w:rsid w:val="00D15793"/>
    <w:rsid w:val="00D22C07"/>
    <w:rsid w:val="00D24414"/>
    <w:rsid w:val="00D26937"/>
    <w:rsid w:val="00D425A5"/>
    <w:rsid w:val="00D44EC6"/>
    <w:rsid w:val="00D521BE"/>
    <w:rsid w:val="00D63C28"/>
    <w:rsid w:val="00D63DDE"/>
    <w:rsid w:val="00D65B84"/>
    <w:rsid w:val="00D71E82"/>
    <w:rsid w:val="00D771E0"/>
    <w:rsid w:val="00D81CC7"/>
    <w:rsid w:val="00D8741E"/>
    <w:rsid w:val="00D92533"/>
    <w:rsid w:val="00D92F21"/>
    <w:rsid w:val="00D9524F"/>
    <w:rsid w:val="00D974A0"/>
    <w:rsid w:val="00DA5053"/>
    <w:rsid w:val="00DA5365"/>
    <w:rsid w:val="00DB201D"/>
    <w:rsid w:val="00DB2D0B"/>
    <w:rsid w:val="00DB50EE"/>
    <w:rsid w:val="00DC3307"/>
    <w:rsid w:val="00DD224A"/>
    <w:rsid w:val="00DE6BC2"/>
    <w:rsid w:val="00DF1411"/>
    <w:rsid w:val="00DF1D67"/>
    <w:rsid w:val="00E03E10"/>
    <w:rsid w:val="00E06281"/>
    <w:rsid w:val="00E06A11"/>
    <w:rsid w:val="00E06FCC"/>
    <w:rsid w:val="00E125E0"/>
    <w:rsid w:val="00E13E16"/>
    <w:rsid w:val="00E26BD1"/>
    <w:rsid w:val="00E3182F"/>
    <w:rsid w:val="00E34247"/>
    <w:rsid w:val="00E4425B"/>
    <w:rsid w:val="00E452D0"/>
    <w:rsid w:val="00E46F06"/>
    <w:rsid w:val="00E5044B"/>
    <w:rsid w:val="00E57698"/>
    <w:rsid w:val="00E6762F"/>
    <w:rsid w:val="00E7054B"/>
    <w:rsid w:val="00E74C0C"/>
    <w:rsid w:val="00E8493A"/>
    <w:rsid w:val="00E875FB"/>
    <w:rsid w:val="00E90349"/>
    <w:rsid w:val="00E91851"/>
    <w:rsid w:val="00EA108D"/>
    <w:rsid w:val="00EA1799"/>
    <w:rsid w:val="00EA1E73"/>
    <w:rsid w:val="00EA2AE0"/>
    <w:rsid w:val="00EC66B6"/>
    <w:rsid w:val="00ED2C2D"/>
    <w:rsid w:val="00ED2D61"/>
    <w:rsid w:val="00ED59B3"/>
    <w:rsid w:val="00ED6C48"/>
    <w:rsid w:val="00EE0472"/>
    <w:rsid w:val="00EE2FF6"/>
    <w:rsid w:val="00EE5485"/>
    <w:rsid w:val="00EE7E57"/>
    <w:rsid w:val="00EF1356"/>
    <w:rsid w:val="00EF178E"/>
    <w:rsid w:val="00EF21CA"/>
    <w:rsid w:val="00F04C98"/>
    <w:rsid w:val="00F13CF2"/>
    <w:rsid w:val="00F16DA4"/>
    <w:rsid w:val="00F17159"/>
    <w:rsid w:val="00F20D03"/>
    <w:rsid w:val="00F2414A"/>
    <w:rsid w:val="00F362AA"/>
    <w:rsid w:val="00F414C8"/>
    <w:rsid w:val="00F43DE2"/>
    <w:rsid w:val="00F52208"/>
    <w:rsid w:val="00F65755"/>
    <w:rsid w:val="00F7302B"/>
    <w:rsid w:val="00F741D9"/>
    <w:rsid w:val="00F744D4"/>
    <w:rsid w:val="00F812F8"/>
    <w:rsid w:val="00F81FF3"/>
    <w:rsid w:val="00F84508"/>
    <w:rsid w:val="00F90395"/>
    <w:rsid w:val="00FA1B4F"/>
    <w:rsid w:val="00FB13F7"/>
    <w:rsid w:val="00FC3154"/>
    <w:rsid w:val="00FC7BB1"/>
    <w:rsid w:val="00FE05F2"/>
    <w:rsid w:val="00FE1ADA"/>
    <w:rsid w:val="00FF0DC8"/>
    <w:rsid w:val="00FF2C4D"/>
    <w:rsid w:val="00FF543B"/>
    <w:rsid w:val="00FF6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0F0763"/>
  <w15:chartTrackingRefBased/>
  <w15:docId w15:val="{A4050532-A77A-FE42-B5F6-495245BA1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sv-SE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Normalwebb">
    <w:name w:val="Normal (Web)"/>
    <w:basedOn w:val="Normal"/>
    <w:uiPriority w:val="99"/>
    <w:semiHidden/>
    <w:unhideWhenUsed/>
    <w:rsid w:val="00A73AC9"/>
    <w:pPr>
      <w:spacing w:before="100" w:beforeAutospacing="1" w:after="100" w:afterAutospacing="1"/>
    </w:pPr>
    <w:rPr>
      <w:rFonts w:eastAsia="Times New Roman"/>
      <w:lang w:eastAsia="en-GB"/>
    </w:rPr>
  </w:style>
  <w:style w:type="character" w:styleId="Hyperlnk">
    <w:name w:val="Hyperlink"/>
    <w:basedOn w:val="Standardstycketeckensnitt"/>
    <w:uiPriority w:val="99"/>
    <w:semiHidden/>
    <w:qFormat/>
    <w:rsid w:val="00CB744B"/>
    <w:rPr>
      <w:color w:val="0000FF"/>
      <w:u w:val="single"/>
    </w:rPr>
  </w:style>
  <w:style w:type="character" w:customStyle="1" w:styleId="UnresolvedMention">
    <w:name w:val="Unresolved Mention"/>
    <w:basedOn w:val="Standardstycketeckensnitt"/>
    <w:uiPriority w:val="99"/>
    <w:semiHidden/>
    <w:unhideWhenUsed/>
    <w:rsid w:val="00CB744B"/>
    <w:rPr>
      <w:color w:val="605E5C"/>
      <w:shd w:val="clear" w:color="auto" w:fill="E1DFDD"/>
    </w:rPr>
  </w:style>
  <w:style w:type="paragraph" w:styleId="Sidhuvud">
    <w:name w:val="header"/>
    <w:basedOn w:val="Normal"/>
    <w:link w:val="SidhuvudChar"/>
    <w:uiPriority w:val="99"/>
    <w:unhideWhenUsed/>
    <w:rsid w:val="00807D3F"/>
    <w:pPr>
      <w:tabs>
        <w:tab w:val="center" w:pos="4513"/>
        <w:tab w:val="right" w:pos="9026"/>
      </w:tabs>
    </w:pPr>
  </w:style>
  <w:style w:type="character" w:customStyle="1" w:styleId="SidhuvudChar">
    <w:name w:val="Sidhuvud Char"/>
    <w:basedOn w:val="Standardstycketeckensnitt"/>
    <w:link w:val="Sidhuvud"/>
    <w:uiPriority w:val="99"/>
    <w:rsid w:val="00807D3F"/>
    <w:rPr>
      <w:lang w:val="en-GB"/>
    </w:rPr>
  </w:style>
  <w:style w:type="paragraph" w:styleId="Sidfot">
    <w:name w:val="footer"/>
    <w:basedOn w:val="Normal"/>
    <w:link w:val="SidfotChar"/>
    <w:uiPriority w:val="99"/>
    <w:unhideWhenUsed/>
    <w:rsid w:val="00807D3F"/>
    <w:pPr>
      <w:tabs>
        <w:tab w:val="center" w:pos="4513"/>
        <w:tab w:val="right" w:pos="9026"/>
      </w:tabs>
    </w:pPr>
  </w:style>
  <w:style w:type="character" w:customStyle="1" w:styleId="SidfotChar">
    <w:name w:val="Sidfot Char"/>
    <w:basedOn w:val="Standardstycketeckensnitt"/>
    <w:link w:val="Sidfot"/>
    <w:uiPriority w:val="99"/>
    <w:rsid w:val="00807D3F"/>
    <w:rPr>
      <w:lang w:val="en-GB"/>
    </w:rPr>
  </w:style>
  <w:style w:type="character" w:styleId="Kommentarsreferens">
    <w:name w:val="annotation reference"/>
    <w:basedOn w:val="Standardstycketeckensnitt"/>
    <w:uiPriority w:val="99"/>
    <w:semiHidden/>
    <w:unhideWhenUsed/>
    <w:rsid w:val="00807D3F"/>
    <w:rPr>
      <w:sz w:val="16"/>
      <w:szCs w:val="16"/>
    </w:rPr>
  </w:style>
  <w:style w:type="paragraph" w:styleId="Kommentarer">
    <w:name w:val="annotation text"/>
    <w:basedOn w:val="Normal"/>
    <w:link w:val="KommentarerChar"/>
    <w:uiPriority w:val="99"/>
    <w:semiHidden/>
    <w:unhideWhenUsed/>
    <w:rsid w:val="00807D3F"/>
    <w:rPr>
      <w:sz w:val="20"/>
      <w:szCs w:val="20"/>
    </w:rPr>
  </w:style>
  <w:style w:type="character" w:customStyle="1" w:styleId="KommentarerChar">
    <w:name w:val="Kommentarer Char"/>
    <w:basedOn w:val="Standardstycketeckensnitt"/>
    <w:link w:val="Kommentarer"/>
    <w:uiPriority w:val="99"/>
    <w:semiHidden/>
    <w:rsid w:val="00807D3F"/>
    <w:rPr>
      <w:sz w:val="20"/>
      <w:szCs w:val="20"/>
      <w:lang w:val="en-GB"/>
    </w:rPr>
  </w:style>
  <w:style w:type="paragraph" w:styleId="Kommentarsmne">
    <w:name w:val="annotation subject"/>
    <w:basedOn w:val="Kommentarer"/>
    <w:next w:val="Kommentarer"/>
    <w:link w:val="KommentarsmneChar"/>
    <w:uiPriority w:val="99"/>
    <w:semiHidden/>
    <w:unhideWhenUsed/>
    <w:rsid w:val="00807D3F"/>
    <w:rPr>
      <w:b/>
      <w:bCs/>
    </w:rPr>
  </w:style>
  <w:style w:type="character" w:customStyle="1" w:styleId="KommentarsmneChar">
    <w:name w:val="Kommentarsämne Char"/>
    <w:basedOn w:val="KommentarerChar"/>
    <w:link w:val="Kommentarsmne"/>
    <w:uiPriority w:val="99"/>
    <w:semiHidden/>
    <w:rsid w:val="00807D3F"/>
    <w:rPr>
      <w:b/>
      <w:bCs/>
      <w:sz w:val="20"/>
      <w:szCs w:val="20"/>
      <w:lang w:val="en-GB"/>
    </w:rPr>
  </w:style>
  <w:style w:type="character" w:styleId="Platshllartext">
    <w:name w:val="Placeholder Text"/>
    <w:basedOn w:val="Standardstycketeckensnitt"/>
    <w:uiPriority w:val="99"/>
    <w:semiHidden/>
    <w:rsid w:val="00E125E0"/>
    <w:rPr>
      <w:color w:val="808080"/>
    </w:rPr>
  </w:style>
  <w:style w:type="table" w:styleId="Tabellrutnt">
    <w:name w:val="Table Grid"/>
    <w:basedOn w:val="Normaltabell"/>
    <w:uiPriority w:val="39"/>
    <w:rsid w:val="009443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eskrivning">
    <w:name w:val="caption"/>
    <w:basedOn w:val="Normal"/>
    <w:next w:val="Normal"/>
    <w:uiPriority w:val="35"/>
    <w:unhideWhenUsed/>
    <w:qFormat/>
    <w:rsid w:val="00B67A43"/>
    <w:pPr>
      <w:spacing w:after="200"/>
    </w:pPr>
    <w:rPr>
      <w:i/>
      <w:iCs/>
      <w:color w:val="44546A" w:themeColor="text2"/>
      <w:sz w:val="18"/>
      <w:szCs w:val="18"/>
    </w:rPr>
  </w:style>
  <w:style w:type="table" w:styleId="Oformateradtabell2">
    <w:name w:val="Plain Table 2"/>
    <w:basedOn w:val="Normaltabell"/>
    <w:uiPriority w:val="42"/>
    <w:rsid w:val="001E1AC0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Oformateradtabell3">
    <w:name w:val="Plain Table 3"/>
    <w:basedOn w:val="Normaltabell"/>
    <w:uiPriority w:val="43"/>
    <w:rsid w:val="001E1AC0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Oformateradtabell4">
    <w:name w:val="Plain Table 4"/>
    <w:basedOn w:val="Normaltabell"/>
    <w:uiPriority w:val="44"/>
    <w:rsid w:val="001E1AC0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Rutntstabell1ljus">
    <w:name w:val="Grid Table 1 Light"/>
    <w:basedOn w:val="Normaltabell"/>
    <w:uiPriority w:val="46"/>
    <w:rsid w:val="001E1AC0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utntstabell1ljusdekorfrg3">
    <w:name w:val="Grid Table 1 Light Accent 3"/>
    <w:basedOn w:val="Normaltabell"/>
    <w:uiPriority w:val="46"/>
    <w:rsid w:val="001E1AC0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Ballongtext">
    <w:name w:val="Balloon Text"/>
    <w:basedOn w:val="Normal"/>
    <w:link w:val="BallongtextChar"/>
    <w:uiPriority w:val="99"/>
    <w:semiHidden/>
    <w:unhideWhenUsed/>
    <w:rsid w:val="00165E75"/>
    <w:rPr>
      <w:rFonts w:ascii="Segoe UI" w:hAnsi="Segoe UI" w:cs="Segoe UI"/>
      <w:sz w:val="18"/>
      <w:szCs w:val="18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sid w:val="00165E75"/>
    <w:rPr>
      <w:rFonts w:ascii="Segoe U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706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6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nature.com/natecolevol/about/content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microsoft.com/office/2011/relationships/commentsExtended" Target="commentsExtended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microsoft.com/office/2011/relationships/people" Target="people.xml"/><Relationship Id="rId1" Type="http://schemas.openxmlformats.org/officeDocument/2006/relationships/styles" Target="styles.xml"/><Relationship Id="rId6" Type="http://schemas.openxmlformats.org/officeDocument/2006/relationships/comments" Target="comments.xm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microsoft.com/office/2018/08/relationships/commentsExtensible" Target="commentsExtensible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15</Pages>
  <Words>856</Words>
  <Characters>4542</Characters>
  <Application>Microsoft Office Word</Application>
  <DocSecurity>0</DocSecurity>
  <Lines>37</Lines>
  <Paragraphs>10</Paragraphs>
  <ScaleCrop>false</ScaleCrop>
  <HeadingPairs>
    <vt:vector size="4" baseType="variant">
      <vt:variant>
        <vt:lpstr>Rubrik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Lindmark</dc:creator>
  <cp:keywords/>
  <dc:description/>
  <cp:lastModifiedBy>Anna Gårdmark</cp:lastModifiedBy>
  <cp:revision>5</cp:revision>
  <dcterms:created xsi:type="dcterms:W3CDTF">2022-04-07T19:00:00Z</dcterms:created>
  <dcterms:modified xsi:type="dcterms:W3CDTF">2022-04-09T07:44:00Z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zotero-version="5.0.96.3"&gt;&lt;session id="cPWtkR1f"/&gt;&lt;style id="http://www.zotero.org/styles/ecology-letters" hasBibliography="1" bibliographyStyleHasBeenSet="0"/&gt;&lt;prefs&gt;&lt;pref name="fieldType" value="Field"/&gt;&lt;/prefs&gt;&lt;/data&gt;</vt:lpwstr>
  </property>
</Properties>
</file>