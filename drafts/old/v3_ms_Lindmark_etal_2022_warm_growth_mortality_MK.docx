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5891C8A2" w:rsidR="00037DE8" w:rsidRDefault="00D83772">
      <w:pPr>
        <w:spacing w:line="480" w:lineRule="auto"/>
        <w:jc w:val="center"/>
        <w:rPr>
          <w:b/>
          <w:i/>
          <w:sz w:val="32"/>
          <w:szCs w:val="32"/>
        </w:rPr>
      </w:pPr>
      <w:sdt>
        <w:sdtPr>
          <w:tag w:val="goog_rdk_0"/>
          <w:id w:val="-56396389"/>
          <w:showingPlcHdr/>
        </w:sdtPr>
        <w:sdtEndPr/>
        <w:sdtContent>
          <w:r w:rsidR="0008422D">
            <w:t xml:space="preserve">     </w:t>
          </w:r>
        </w:sdtContent>
      </w:sdt>
      <w:r w:rsidR="001B1A85">
        <w:rPr>
          <w:b/>
          <w:i/>
          <w:sz w:val="32"/>
          <w:szCs w:val="32"/>
        </w:rPr>
        <w:t>Manuscript</w:t>
      </w:r>
    </w:p>
    <w:p w14:paraId="00000002" w14:textId="41994486" w:rsidR="00037DE8" w:rsidRDefault="00D83772">
      <w:pPr>
        <w:spacing w:line="480" w:lineRule="auto"/>
        <w:jc w:val="center"/>
        <w:rPr>
          <w:b/>
          <w:sz w:val="32"/>
          <w:szCs w:val="32"/>
        </w:rPr>
      </w:pPr>
      <w:sdt>
        <w:sdtPr>
          <w:tag w:val="goog_rdk_1"/>
          <w:id w:val="-432973576"/>
          <w:showingPlcHdr/>
        </w:sdtPr>
        <w:sdtEndPr/>
        <w:sdtContent>
          <w:r w:rsidR="0034319C">
            <w:t xml:space="preserve">     </w:t>
          </w:r>
        </w:sdtContent>
      </w:sdt>
      <w:r w:rsidR="001B1A85">
        <w:rPr>
          <w:b/>
          <w:sz w:val="32"/>
          <w:szCs w:val="32"/>
        </w:rPr>
        <w:t xml:space="preserve">Larger but younger fish when growth compensates for higher mortality in </w:t>
      </w:r>
      <w:r w:rsidR="00320473" w:rsidRPr="00320473">
        <w:rPr>
          <w:b/>
          <w:sz w:val="32"/>
          <w:szCs w:val="32"/>
        </w:rPr>
        <w:t>heated</w:t>
      </w:r>
      <w:r w:rsidR="00320473" w:rsidRPr="00320473" w:rsidDel="00320473">
        <w:rPr>
          <w:b/>
          <w:sz w:val="32"/>
          <w:szCs w:val="32"/>
        </w:rPr>
        <w:t xml:space="preserve"> </w:t>
      </w:r>
      <w:r w:rsidR="001B1A85">
        <w:rPr>
          <w:b/>
          <w:sz w:val="32"/>
          <w:szCs w:val="32"/>
        </w:rPr>
        <w:t>ecosystem</w:t>
      </w:r>
    </w:p>
    <w:p w14:paraId="00000003" w14:textId="77777777" w:rsidR="00037DE8" w:rsidRDefault="00037DE8">
      <w:pPr>
        <w:spacing w:line="480" w:lineRule="auto"/>
        <w:jc w:val="both"/>
      </w:pPr>
    </w:p>
    <w:p w14:paraId="00000004" w14:textId="77777777" w:rsidR="00037DE8" w:rsidRPr="00261347" w:rsidRDefault="001B1A85">
      <w:pPr>
        <w:spacing w:line="480" w:lineRule="auto"/>
        <w:jc w:val="both"/>
        <w:rPr>
          <w:vertAlign w:val="superscript"/>
          <w:lang w:val="sv-SE"/>
        </w:rPr>
      </w:pPr>
      <w:r w:rsidRPr="00261347">
        <w:rPr>
          <w:lang w:val="sv-SE"/>
        </w:rPr>
        <w:t xml:space="preserve">Max </w:t>
      </w:r>
      <w:proofErr w:type="gramStart"/>
      <w:r w:rsidRPr="00261347">
        <w:rPr>
          <w:lang w:val="sv-SE"/>
        </w:rPr>
        <w:t>Lindmark</w:t>
      </w:r>
      <w:r w:rsidRPr="00261347">
        <w:rPr>
          <w:vertAlign w:val="superscript"/>
          <w:lang w:val="sv-SE"/>
        </w:rPr>
        <w:t>a,b</w:t>
      </w:r>
      <w:proofErr w:type="gramEnd"/>
      <w:r w:rsidRPr="00261347">
        <w:rPr>
          <w:vertAlign w:val="superscript"/>
          <w:lang w:val="sv-SE"/>
        </w:rPr>
        <w:t>,1</w:t>
      </w:r>
      <w:r w:rsidRPr="00261347">
        <w:rPr>
          <w:lang w:val="sv-SE"/>
        </w:rPr>
        <w:t xml:space="preserve">, Malin  </w:t>
      </w:r>
      <w:proofErr w:type="spellStart"/>
      <w:r w:rsidRPr="00261347">
        <w:rPr>
          <w:lang w:val="sv-SE"/>
        </w:rPr>
        <w:t>Karlsson</w:t>
      </w:r>
      <w:r w:rsidRPr="00261347">
        <w:rPr>
          <w:vertAlign w:val="superscript"/>
          <w:lang w:val="sv-SE"/>
        </w:rPr>
        <w:t>a</w:t>
      </w:r>
      <w:proofErr w:type="spellEnd"/>
      <w:r w:rsidRPr="00261347">
        <w:rPr>
          <w:lang w:val="sv-SE"/>
        </w:rPr>
        <w:t xml:space="preserve">, Anna </w:t>
      </w:r>
      <w:proofErr w:type="spellStart"/>
      <w:r w:rsidRPr="00261347">
        <w:rPr>
          <w:lang w:val="sv-SE"/>
        </w:rPr>
        <w:t>Gårdmark</w:t>
      </w:r>
      <w:r w:rsidRPr="00261347">
        <w:rPr>
          <w:vertAlign w:val="superscript"/>
          <w:lang w:val="sv-SE"/>
        </w:rPr>
        <w:t>c</w:t>
      </w:r>
      <w:proofErr w:type="spellEnd"/>
    </w:p>
    <w:p w14:paraId="00000005" w14:textId="77777777" w:rsidR="00037DE8" w:rsidRPr="00261347" w:rsidRDefault="00037DE8">
      <w:pPr>
        <w:spacing w:line="480" w:lineRule="auto"/>
        <w:jc w:val="both"/>
        <w:rPr>
          <w:lang w:val="sv-SE"/>
        </w:rPr>
      </w:pPr>
    </w:p>
    <w:p w14:paraId="00000006" w14:textId="77777777" w:rsidR="00037DE8" w:rsidRDefault="001B1A85">
      <w:pPr>
        <w:spacing w:line="480" w:lineRule="auto"/>
        <w:jc w:val="both"/>
      </w:pPr>
      <w:r>
        <w:rPr>
          <w:vertAlign w:val="superscript"/>
        </w:rPr>
        <w:t xml:space="preserve">a </w:t>
      </w:r>
      <w:r>
        <w:t xml:space="preserve">Swedish University of Agricultural Sciences, Department of Aquatic Resources, Institute of Coastal Research, </w:t>
      </w:r>
      <w:proofErr w:type="spellStart"/>
      <w:r>
        <w:t>Skolgatan</w:t>
      </w:r>
      <w:proofErr w:type="spellEnd"/>
      <w:r>
        <w:t xml:space="preserve"> 6, 742 42 </w:t>
      </w:r>
      <w:proofErr w:type="spellStart"/>
      <w:r>
        <w:t>Öregrund</w:t>
      </w:r>
      <w:proofErr w:type="spellEnd"/>
      <w:r>
        <w:t>, Sweden</w:t>
      </w:r>
    </w:p>
    <w:p w14:paraId="00000007" w14:textId="77777777" w:rsidR="00037DE8" w:rsidRDefault="00037DE8">
      <w:pPr>
        <w:spacing w:line="480" w:lineRule="auto"/>
        <w:jc w:val="both"/>
        <w:rPr>
          <w:vertAlign w:val="superscript"/>
        </w:rPr>
      </w:pPr>
    </w:p>
    <w:p w14:paraId="00000008" w14:textId="77777777" w:rsidR="00037DE8" w:rsidRDefault="001B1A85">
      <w:pPr>
        <w:spacing w:line="480" w:lineRule="auto"/>
        <w:jc w:val="both"/>
      </w:pPr>
      <w:r>
        <w:rPr>
          <w:vertAlign w:val="superscript"/>
        </w:rPr>
        <w:t xml:space="preserve">b </w:t>
      </w:r>
      <w:r>
        <w:t xml:space="preserve">Swedish University of Agricultural Sciences, Department of Aquatic Resources, Institute of Marine Research, </w:t>
      </w:r>
      <w:proofErr w:type="spellStart"/>
      <w:r>
        <w:t>Turistgatan</w:t>
      </w:r>
      <w:proofErr w:type="spellEnd"/>
      <w:r>
        <w:t xml:space="preserve"> 5, 453 30 </w:t>
      </w:r>
      <w:proofErr w:type="spellStart"/>
      <w:r>
        <w:t>Lysekil</w:t>
      </w:r>
      <w:proofErr w:type="spellEnd"/>
      <w:r>
        <w:t>, Sweden</w:t>
      </w:r>
    </w:p>
    <w:p w14:paraId="00000009" w14:textId="77777777" w:rsidR="00037DE8" w:rsidRDefault="00037DE8">
      <w:pPr>
        <w:spacing w:line="480" w:lineRule="auto"/>
        <w:jc w:val="both"/>
        <w:rPr>
          <w:vertAlign w:val="superscript"/>
        </w:rPr>
      </w:pPr>
    </w:p>
    <w:p w14:paraId="0000000A" w14:textId="77777777" w:rsidR="00037DE8" w:rsidRDefault="001B1A85">
      <w:pPr>
        <w:spacing w:line="480" w:lineRule="auto"/>
        <w:jc w:val="both"/>
      </w:pPr>
      <w:r>
        <w:rPr>
          <w:vertAlign w:val="superscript"/>
        </w:rPr>
        <w:t xml:space="preserve">c </w:t>
      </w:r>
      <w:r>
        <w:t xml:space="preserve">Swedish University of Agricultural Sciences, Department of Aquatic Resources, </w:t>
      </w:r>
      <w:proofErr w:type="spellStart"/>
      <w:r>
        <w:t>Skolgatan</w:t>
      </w:r>
      <w:proofErr w:type="spellEnd"/>
      <w:r>
        <w:t xml:space="preserve"> 6, SE-742 42 </w:t>
      </w:r>
      <w:proofErr w:type="spellStart"/>
      <w:r>
        <w:t>Öregrund</w:t>
      </w:r>
      <w:proofErr w:type="spellEnd"/>
      <w:r>
        <w:t>, Sweden</w:t>
      </w:r>
    </w:p>
    <w:p w14:paraId="0000000B" w14:textId="77777777" w:rsidR="00037DE8" w:rsidRDefault="00037DE8">
      <w:pPr>
        <w:spacing w:line="480" w:lineRule="auto"/>
        <w:jc w:val="both"/>
        <w:rPr>
          <w:vertAlign w:val="superscript"/>
        </w:rPr>
      </w:pPr>
    </w:p>
    <w:p w14:paraId="0000000C" w14:textId="77777777" w:rsidR="00037DE8" w:rsidRDefault="001B1A85">
      <w:pPr>
        <w:spacing w:line="480" w:lineRule="auto"/>
        <w:jc w:val="both"/>
      </w:pPr>
      <w:r>
        <w:rPr>
          <w:vertAlign w:val="superscript"/>
        </w:rPr>
        <w:t>1</w:t>
      </w:r>
      <w:r>
        <w:t xml:space="preserve"> Author to whom correspondence should be addressed. Current address:</w:t>
      </w:r>
    </w:p>
    <w:p w14:paraId="0000000D" w14:textId="77777777" w:rsidR="00037DE8" w:rsidRDefault="001B1A85">
      <w:pPr>
        <w:spacing w:line="480" w:lineRule="auto"/>
        <w:jc w:val="both"/>
      </w:pPr>
      <w:r>
        <w:t xml:space="preserve">Max Lindmark, Swedish University of Agricultural Sciences, Department of Aquatic Resources, Institute of Marine Research, </w:t>
      </w:r>
      <w:proofErr w:type="spellStart"/>
      <w:r>
        <w:t>Turistgatan</w:t>
      </w:r>
      <w:proofErr w:type="spellEnd"/>
      <w:r>
        <w:t xml:space="preserve"> 5, 453 30 </w:t>
      </w:r>
      <w:proofErr w:type="spellStart"/>
      <w:r>
        <w:t>Lysekil</w:t>
      </w:r>
      <w:proofErr w:type="spellEnd"/>
      <w:r>
        <w:t>, Sweden, Tel.: +46(0)104784137, email: max.lindmark@slu.se</w:t>
      </w:r>
    </w:p>
    <w:p w14:paraId="0000000E" w14:textId="77777777" w:rsidR="00037DE8" w:rsidRDefault="00037DE8">
      <w:pPr>
        <w:spacing w:line="480" w:lineRule="auto"/>
        <w:jc w:val="both"/>
      </w:pPr>
    </w:p>
    <w:p w14:paraId="0000000F" w14:textId="77777777" w:rsidR="00037DE8" w:rsidRDefault="00037DE8">
      <w:pPr>
        <w:spacing w:line="480" w:lineRule="auto"/>
        <w:jc w:val="both"/>
      </w:pPr>
    </w:p>
    <w:p w14:paraId="00000010" w14:textId="77777777" w:rsidR="00037DE8" w:rsidRDefault="00037DE8">
      <w:pPr>
        <w:spacing w:line="480" w:lineRule="auto"/>
        <w:jc w:val="both"/>
      </w:pPr>
    </w:p>
    <w:p w14:paraId="00000011" w14:textId="77777777" w:rsidR="00037DE8" w:rsidRDefault="00037DE8">
      <w:pPr>
        <w:spacing w:line="480" w:lineRule="auto"/>
        <w:jc w:val="both"/>
        <w:rPr>
          <w:b/>
          <w:color w:val="333333"/>
          <w:highlight w:val="white"/>
        </w:rPr>
      </w:pPr>
    </w:p>
    <w:p w14:paraId="00000012" w14:textId="77777777" w:rsidR="00037DE8" w:rsidRDefault="001B1A85">
      <w:pPr>
        <w:spacing w:line="480" w:lineRule="auto"/>
        <w:jc w:val="both"/>
        <w:rPr>
          <w:color w:val="333333"/>
          <w:highlight w:val="white"/>
        </w:rPr>
      </w:pPr>
      <w:r>
        <w:rPr>
          <w:b/>
          <w:color w:val="333333"/>
          <w:highlight w:val="white"/>
        </w:rPr>
        <w:t>Keywords</w:t>
      </w:r>
      <w:r>
        <w:rPr>
          <w:color w:val="333333"/>
          <w:highlight w:val="white"/>
        </w:rPr>
        <w:t>: body growth, size-structure, size-spectrum, mortality, climate change</w:t>
      </w:r>
    </w:p>
    <w:p w14:paraId="00000013" w14:textId="77777777" w:rsidR="00037DE8" w:rsidRDefault="00D83772">
      <w:pPr>
        <w:spacing w:line="480" w:lineRule="auto"/>
        <w:jc w:val="both"/>
        <w:rPr>
          <w:sz w:val="28"/>
          <w:szCs w:val="28"/>
        </w:rPr>
      </w:pPr>
      <w:sdt>
        <w:sdtPr>
          <w:tag w:val="goog_rdk_2"/>
          <w:id w:val="1449580287"/>
        </w:sdtPr>
        <w:sdtEndPr/>
        <w:sdtContent/>
      </w:sdt>
      <w:r w:rsidR="001B1A85">
        <w:rPr>
          <w:sz w:val="28"/>
          <w:szCs w:val="28"/>
        </w:rPr>
        <w:t>Abstract</w:t>
      </w:r>
    </w:p>
    <w:p w14:paraId="364FE0C6" w14:textId="56FF192F" w:rsidR="00F0736E" w:rsidRDefault="001B1A85">
      <w:pPr>
        <w:spacing w:line="480" w:lineRule="auto"/>
        <w:jc w:val="both"/>
      </w:pPr>
      <w:commentRangeStart w:id="0"/>
      <w:commentRangeStart w:id="1"/>
      <w:r>
        <w:t>Ectotherms are often predicted to “shrink” with global warming</w:t>
      </w:r>
      <w:r w:rsidR="001A7BA5">
        <w:t>, in line with g</w:t>
      </w:r>
      <w:r w:rsidR="007D0556">
        <w:t xml:space="preserve">eneral growth models and the </w:t>
      </w:r>
      <w:r w:rsidR="007D0556" w:rsidRPr="00CA0935">
        <w:t>temperature-size rule (TSR)</w:t>
      </w:r>
      <w:r w:rsidR="001A7BA5">
        <w:t xml:space="preserve">, </w:t>
      </w:r>
      <w:commentRangeStart w:id="2"/>
      <w:ins w:id="3" w:author="Karlsson Malin U" w:date="2022-04-11T14:50:00Z">
        <w:r w:rsidR="00721A4D">
          <w:t>both predicting</w:t>
        </w:r>
      </w:ins>
      <w:del w:id="4" w:author="Karlsson Malin U" w:date="2022-04-11T14:50:00Z">
        <w:r w:rsidR="001A7BA5" w:rsidDel="00721A4D">
          <w:delText>which</w:delText>
        </w:r>
        <w:r w:rsidR="007D0556" w:rsidRPr="00CA0935" w:rsidDel="00721A4D">
          <w:delText xml:space="preserve"> </w:delText>
        </w:r>
        <w:commentRangeStart w:id="5"/>
        <w:commentRangeStart w:id="6"/>
        <w:r w:rsidR="007D0556" w:rsidDel="00721A4D">
          <w:delText>predict</w:delText>
        </w:r>
        <w:commentRangeEnd w:id="5"/>
        <w:r w:rsidR="00C75D8E" w:rsidDel="00721A4D">
          <w:rPr>
            <w:rStyle w:val="Kommentarsreferens"/>
          </w:rPr>
          <w:commentReference w:id="5"/>
        </w:r>
        <w:commentRangeEnd w:id="6"/>
        <w:r w:rsidR="009F441C" w:rsidDel="00721A4D">
          <w:rPr>
            <w:rStyle w:val="Kommentarsreferens"/>
          </w:rPr>
          <w:commentReference w:id="6"/>
        </w:r>
      </w:del>
      <w:r w:rsidR="007D0556">
        <w:t xml:space="preserve"> </w:t>
      </w:r>
      <w:commentRangeEnd w:id="2"/>
      <w:r w:rsidR="00721A4D">
        <w:rPr>
          <w:rStyle w:val="Kommentarsreferens"/>
        </w:rPr>
        <w:commentReference w:id="2"/>
      </w:r>
      <w:r w:rsidR="007D0556">
        <w:t>smaller adult sizes with warming</w:t>
      </w:r>
      <w:r w:rsidR="001A7BA5">
        <w:t xml:space="preserve">. However, </w:t>
      </w:r>
      <w:r w:rsidR="007D0556">
        <w:t xml:space="preserve">they also </w:t>
      </w:r>
      <w:r w:rsidR="007D0556" w:rsidRPr="00CA0935">
        <w:t>predict faster juvenile growth rates</w:t>
      </w:r>
      <w:r w:rsidR="00172D56">
        <w:t>, leading to larger size-at-age</w:t>
      </w:r>
      <w:r w:rsidR="004156B9">
        <w:t>. Hence, the result of warming on population size-structure also depends on mortality rates</w:t>
      </w:r>
      <w:ins w:id="7" w:author="Karlsson Malin U" w:date="2022-04-11T14:59:00Z">
        <w:r w:rsidR="009E0813">
          <w:t>,</w:t>
        </w:r>
      </w:ins>
      <w:r w:rsidR="004156B9">
        <w:t xml:space="preserve"> and </w:t>
      </w:r>
      <w:r w:rsidR="0019778E">
        <w:t>how much</w:t>
      </w:r>
      <w:ins w:id="8" w:author="Karlsson Malin U" w:date="2022-04-11T14:57:00Z">
        <w:r w:rsidR="00721A4D">
          <w:t xml:space="preserve"> </w:t>
        </w:r>
      </w:ins>
      <w:del w:id="9" w:author="Karlsson Malin U" w:date="2022-04-11T14:57:00Z">
        <w:r w:rsidR="0019778E" w:rsidDel="00721A4D">
          <w:delText xml:space="preserve"> </w:delText>
        </w:r>
        <w:commentRangeStart w:id="10"/>
        <w:r w:rsidR="003E5359" w:rsidDel="00721A4D">
          <w:delText xml:space="preserve">also </w:delText>
        </w:r>
      </w:del>
      <w:commentRangeEnd w:id="10"/>
      <w:r w:rsidR="00721A4D">
        <w:rPr>
          <w:rStyle w:val="Kommentarsreferens"/>
        </w:rPr>
        <w:commentReference w:id="10"/>
      </w:r>
      <w:r w:rsidR="004156B9">
        <w:t>adult</w:t>
      </w:r>
      <w:r w:rsidR="0019778E">
        <w:t xml:space="preserve"> size changes</w:t>
      </w:r>
      <w:r>
        <w:t>.</w:t>
      </w:r>
      <w:commentRangeEnd w:id="0"/>
      <w:r>
        <w:commentReference w:id="0"/>
      </w:r>
      <w:commentRangeEnd w:id="1"/>
      <w:r w:rsidR="00D33A68">
        <w:rPr>
          <w:rStyle w:val="Kommentarsreferens"/>
        </w:rPr>
        <w:commentReference w:id="1"/>
      </w:r>
      <w:r>
        <w:t xml:space="preserve"> We used data from an artificially heated (+8C) bay</w:t>
      </w:r>
      <w:r w:rsidR="00C40B68">
        <w:t xml:space="preserve"> in comparison with an unheated area,</w:t>
      </w:r>
      <w:r>
        <w:t xml:space="preserve"> to analyze how warming has affected body growth, mortality rates and population size-structure of Eurasian perch (</w:t>
      </w:r>
      <w:proofErr w:type="spellStart"/>
      <w:r>
        <w:rPr>
          <w:i/>
        </w:rPr>
        <w:t>Perca</w:t>
      </w:r>
      <w:proofErr w:type="spellEnd"/>
      <w:r>
        <w:rPr>
          <w:i/>
        </w:rPr>
        <w:t xml:space="preserve"> </w:t>
      </w:r>
      <w:proofErr w:type="spellStart"/>
      <w:r>
        <w:rPr>
          <w:i/>
        </w:rPr>
        <w:t>fluviatilis</w:t>
      </w:r>
      <w:proofErr w:type="spellEnd"/>
      <w:r>
        <w:t xml:space="preserve">). </w:t>
      </w:r>
      <w:r w:rsidR="00C40B68">
        <w:t xml:space="preserve">In the </w:t>
      </w:r>
      <w:r w:rsidR="00320473">
        <w:t>heated</w:t>
      </w:r>
      <w:r w:rsidR="00320473" w:rsidDel="00320473">
        <w:t xml:space="preserve"> </w:t>
      </w:r>
      <w:r w:rsidR="00C40B68">
        <w:t>bay, b</w:t>
      </w:r>
      <w:r>
        <w:t xml:space="preserve">ody size was larger for all ages and growth faster for all sizes, </w:t>
      </w:r>
      <w:r w:rsidR="00C40B68">
        <w:t>resulting in larger</w:t>
      </w:r>
      <w:r>
        <w:t xml:space="preserve"> size-spectrum </w:t>
      </w:r>
      <w:commentRangeStart w:id="11"/>
      <w:r w:rsidR="008B1EB2">
        <w:t xml:space="preserve">exponent </w:t>
      </w:r>
      <w:commentRangeEnd w:id="11"/>
      <w:r w:rsidR="0036568E">
        <w:rPr>
          <w:rStyle w:val="Kommentarsreferens"/>
        </w:rPr>
        <w:commentReference w:id="11"/>
      </w:r>
      <w:r>
        <w:t>(</w:t>
      </w:r>
      <w:r w:rsidR="000E52A3">
        <w:t>greater</w:t>
      </w:r>
      <w:r w:rsidR="00C40B68">
        <w:t xml:space="preserve"> </w:t>
      </w:r>
      <w:r>
        <w:t>proportion of large fish)</w:t>
      </w:r>
      <w:r w:rsidR="00C40B68">
        <w:t xml:space="preserve"> </w:t>
      </w:r>
      <w:r>
        <w:t xml:space="preserve">– despite higher mortality. </w:t>
      </w:r>
      <w:r w:rsidR="001A7BA5">
        <w:t>Hence, to understand</w:t>
      </w:r>
      <w:r w:rsidR="003E5359">
        <w:t xml:space="preserve"> how</w:t>
      </w:r>
      <w:r w:rsidR="001A7BA5">
        <w:t xml:space="preserve"> warming </w:t>
      </w:r>
      <w:r w:rsidR="003E5359">
        <w:t>alters</w:t>
      </w:r>
      <w:r w:rsidR="001A7BA5">
        <w:t xml:space="preserve"> </w:t>
      </w:r>
      <w:r w:rsidR="003E5359">
        <w:t>species</w:t>
      </w:r>
      <w:r w:rsidR="001A7BA5">
        <w:t xml:space="preserve"> size-structure, </w:t>
      </w:r>
      <w:r w:rsidR="003E5359">
        <w:t>and thus</w:t>
      </w:r>
      <w:r w:rsidR="001A7BA5">
        <w:t xml:space="preserve"> ecological interactions and dynamics, it is critical to account for </w:t>
      </w:r>
      <w:r w:rsidR="003E5359">
        <w:t xml:space="preserve">warming-induced </w:t>
      </w:r>
      <w:r w:rsidR="001A7BA5">
        <w:t xml:space="preserve">changes </w:t>
      </w:r>
      <w:r w:rsidR="003E5359">
        <w:t xml:space="preserve">in </w:t>
      </w:r>
      <w:r w:rsidR="001A7BA5">
        <w:t>both mortality and growth rate</w:t>
      </w:r>
      <w:r w:rsidR="00CA2A92">
        <w:t xml:space="preserve">. </w:t>
      </w:r>
    </w:p>
    <w:p w14:paraId="06A825C9" w14:textId="77777777" w:rsidR="00F0736E" w:rsidRDefault="00F0736E">
      <w:pPr>
        <w:spacing w:line="480" w:lineRule="auto"/>
        <w:jc w:val="both"/>
      </w:pPr>
    </w:p>
    <w:p w14:paraId="4CE2944D" w14:textId="77777777" w:rsidR="00F0736E" w:rsidRDefault="00F0736E">
      <w:pPr>
        <w:spacing w:line="480" w:lineRule="auto"/>
        <w:jc w:val="both"/>
      </w:pPr>
    </w:p>
    <w:p w14:paraId="00000014" w14:textId="3DCC2067" w:rsidR="00037DE8" w:rsidRDefault="00037DE8">
      <w:pPr>
        <w:spacing w:line="480" w:lineRule="auto"/>
        <w:jc w:val="both"/>
      </w:pPr>
    </w:p>
    <w:p w14:paraId="00000015" w14:textId="77777777" w:rsidR="00037DE8" w:rsidRDefault="00037DE8">
      <w:pPr>
        <w:spacing w:line="480" w:lineRule="auto"/>
        <w:jc w:val="both"/>
      </w:pPr>
    </w:p>
    <w:p w14:paraId="00000016" w14:textId="77777777" w:rsidR="00037DE8" w:rsidRDefault="00037DE8">
      <w:pPr>
        <w:spacing w:line="480" w:lineRule="auto"/>
        <w:jc w:val="both"/>
      </w:pPr>
    </w:p>
    <w:p w14:paraId="00000017" w14:textId="77777777" w:rsidR="00037DE8" w:rsidRDefault="00037DE8">
      <w:pPr>
        <w:spacing w:line="480" w:lineRule="auto"/>
        <w:jc w:val="both"/>
      </w:pPr>
    </w:p>
    <w:p w14:paraId="00000018" w14:textId="77777777" w:rsidR="00037DE8" w:rsidRDefault="00037DE8">
      <w:pPr>
        <w:spacing w:line="480" w:lineRule="auto"/>
        <w:jc w:val="both"/>
      </w:pPr>
    </w:p>
    <w:p w14:paraId="00000019" w14:textId="77777777" w:rsidR="00037DE8" w:rsidRDefault="00037DE8">
      <w:pPr>
        <w:spacing w:line="480" w:lineRule="auto"/>
        <w:jc w:val="both"/>
      </w:pPr>
    </w:p>
    <w:p w14:paraId="0000001A" w14:textId="77777777" w:rsidR="00037DE8" w:rsidRDefault="00037DE8">
      <w:pPr>
        <w:spacing w:line="480" w:lineRule="auto"/>
        <w:jc w:val="both"/>
      </w:pPr>
    </w:p>
    <w:p w14:paraId="0000001B" w14:textId="77777777" w:rsidR="00037DE8" w:rsidRDefault="00037DE8">
      <w:pPr>
        <w:spacing w:line="480" w:lineRule="auto"/>
        <w:jc w:val="both"/>
      </w:pPr>
    </w:p>
    <w:p w14:paraId="0000001C" w14:textId="77777777" w:rsidR="00037DE8" w:rsidRDefault="00037DE8">
      <w:pPr>
        <w:spacing w:line="480" w:lineRule="auto"/>
        <w:jc w:val="both"/>
      </w:pPr>
    </w:p>
    <w:p w14:paraId="0000001D" w14:textId="77777777" w:rsidR="00037DE8" w:rsidRDefault="00037DE8">
      <w:pPr>
        <w:spacing w:line="480" w:lineRule="auto"/>
        <w:jc w:val="both"/>
      </w:pPr>
    </w:p>
    <w:p w14:paraId="0000001E" w14:textId="77777777" w:rsidR="00037DE8" w:rsidRDefault="00037DE8">
      <w:pPr>
        <w:spacing w:line="480" w:lineRule="auto"/>
        <w:jc w:val="both"/>
      </w:pPr>
    </w:p>
    <w:p w14:paraId="00000022" w14:textId="24807B6A" w:rsidR="00037DE8" w:rsidRDefault="001B1A85">
      <w:pPr>
        <w:spacing w:line="480" w:lineRule="auto"/>
        <w:jc w:val="both"/>
        <w:rPr>
          <w:sz w:val="28"/>
          <w:szCs w:val="28"/>
        </w:rPr>
      </w:pPr>
      <w:commentRangeStart w:id="12"/>
      <w:commentRangeStart w:id="13"/>
      <w:commentRangeStart w:id="14"/>
      <w:commentRangeStart w:id="15"/>
      <w:commentRangeStart w:id="16"/>
      <w:r>
        <w:rPr>
          <w:sz w:val="28"/>
          <w:szCs w:val="28"/>
        </w:rPr>
        <w:t>Introduction</w:t>
      </w:r>
      <w:commentRangeEnd w:id="12"/>
      <w:r>
        <w:commentReference w:id="12"/>
      </w:r>
      <w:commentRangeEnd w:id="13"/>
      <w:r>
        <w:commentReference w:id="13"/>
      </w:r>
      <w:commentRangeEnd w:id="14"/>
      <w:r>
        <w:commentReference w:id="14"/>
      </w:r>
      <w:commentRangeEnd w:id="15"/>
      <w:r w:rsidR="008F4827">
        <w:rPr>
          <w:rStyle w:val="Kommentarsreferens"/>
        </w:rPr>
        <w:commentReference w:id="15"/>
      </w:r>
      <w:commentRangeEnd w:id="16"/>
      <w:r w:rsidR="00DD5BA5">
        <w:rPr>
          <w:rStyle w:val="Kommentarsreferens"/>
        </w:rPr>
        <w:commentReference w:id="16"/>
      </w:r>
    </w:p>
    <w:p w14:paraId="00000023" w14:textId="626BFFEC" w:rsidR="00037DE8" w:rsidRDefault="00172D56">
      <w:pPr>
        <w:spacing w:line="480" w:lineRule="auto"/>
        <w:jc w:val="both"/>
      </w:pPr>
      <w:r>
        <w:t>E</w:t>
      </w:r>
      <w:r w:rsidR="001B1A85">
        <w:t>ctotherm species</w:t>
      </w:r>
      <w:r w:rsidR="008F4827">
        <w:t xml:space="preserve">, </w:t>
      </w:r>
      <w:r w:rsidR="001B1A85">
        <w:t>constitut</w:t>
      </w:r>
      <w:r w:rsidR="008F4827">
        <w:t>ing</w:t>
      </w:r>
      <w:r w:rsidR="001B1A85">
        <w:t xml:space="preserve"> 99% of species globally</w:t>
      </w:r>
      <w:r w:rsidR="00060BD1">
        <w:fldChar w:fldCharType="begin"/>
      </w:r>
      <w:r w:rsidR="00F42173">
        <w:instrText xml:space="preserve"> ADDIN ZOTERO_ITEM CSL_CITATION {"citationID":"TRlzIiwU","properties":{"formattedCitation":"\\super 1,2\\nosupersub{}","plainCitation":"1,2","noteIndex":0},"citationItems":[{"id":2926,"uris":["http://zotero.org/users/6116610/items/GSU5M8I2"],"itemData":{"id":2926,"type":"book","event-place":"Cambridge","publisher":"Harvard University Press","publisher-place":"Cambridge","title":"The Diversity of Life","author":[{"family":"Wilson","given":"E.O"}],"issued":{"date-parts":[["1992"]]},"citation-key":"wilsonDiversityLife1992"}},{"id":149,"uris":["http://zotero.org/users/6116610/items/PX3X45VX"],"itemData":{"id":149,"type":"article-journal","container-title":"Trends in Ecology &amp; Evolution","issue":"6","page":"235–239","title":"Why are organisms usually bigger in colder environments? Making sense of a life history puzzle","volume":"12","author":[{"family":"Atkinson","given":"D"},{"family":"Sibly","given":"R M"}],"issued":{"date-parts":[["1997"]]},"citation-key":"atkinsonWhyAreOrganisms1997"}}],"schema":"https://github.com/citation-style-language/schema/raw/master/csl-citation.json"} </w:instrText>
      </w:r>
      <w:r w:rsidR="00060BD1">
        <w:fldChar w:fldCharType="separate"/>
      </w:r>
      <w:r w:rsidR="00F42173" w:rsidRPr="00F42173">
        <w:rPr>
          <w:vertAlign w:val="superscript"/>
          <w:lang w:val="en-GB"/>
        </w:rPr>
        <w:t>1,2</w:t>
      </w:r>
      <w:r w:rsidR="00060BD1">
        <w:fldChar w:fldCharType="end"/>
      </w:r>
      <w:r w:rsidR="008F4827">
        <w:t>,</w:t>
      </w:r>
      <w:r w:rsidR="001B1A85">
        <w:t xml:space="preserve"> </w:t>
      </w:r>
      <w:r>
        <w:t xml:space="preserve">are commonly predicted </w:t>
      </w:r>
      <w:r w:rsidR="001B1A85">
        <w:t xml:space="preserve">to shrink </w:t>
      </w:r>
      <w:r>
        <w:t>in a warming world</w:t>
      </w:r>
      <w:r w:rsidR="0078385D">
        <w:fldChar w:fldCharType="begin"/>
      </w:r>
      <w:r w:rsidR="00F42173">
        <w:instrText xml:space="preserve"> ADDIN ZOTERO_ITEM CSL_CITATION {"citationID":"c6hgMS8M","properties":{"formattedCitation":"\\super 3\\uc0\\u8211{}5\\nosupersub{}","plainCitation":"3–5","noteIndex":0},"citationItems":[{"id":274,"uris":["http://zotero.org/users/6116610/items/KEH233X3"],"itemData":{"id":274,"type":"article-journal","abstract":"A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citation-key":"gardnerDecliningBodySize2011"}},{"id":466,"uris":["http://zotero.org/users/6116610/items/DSIDMJ9L"],"itemData":{"id":466,"type":"article-journal","container-title":"Nature Climate Change","DOI":"10.1038/nclimate1259","issue":"8","page":"401–406","title":"Shrinking body size as an ecological response to climate change","volume":"1","author":[{"family":"Sheridan","given":"Jennifer A"},{"family":"Bickford","given":"David"}],"issued":{"date-parts":[["2011"]]},"citation-key":"sheridanShrinkingBodySize2011"}},{"id":648,"uris":["http://zotero.org/users/6116610/items/U7HGQGSE"],"itemData":{"id":648,"type":"article-journal","container-title":"Nature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L"},{"family":"Watson","given":"Reg"},{"family":"Pauly","given":"Daniel"}],"issued":{"date-parts":[["2013"]]},"citation-key":"cheungShrinkingFishesExacerbates2013"}}],"schema":"https://github.com/citation-style-language/schema/raw/master/csl-citation.json"} </w:instrText>
      </w:r>
      <w:r w:rsidR="0078385D">
        <w:fldChar w:fldCharType="separate"/>
      </w:r>
      <w:r w:rsidR="00F42173" w:rsidRPr="00F42173">
        <w:rPr>
          <w:vertAlign w:val="superscript"/>
          <w:lang w:val="en-GB"/>
        </w:rPr>
        <w:t>3–5</w:t>
      </w:r>
      <w:r w:rsidR="0078385D">
        <w:fldChar w:fldCharType="end"/>
      </w:r>
      <w:r w:rsidR="001B1A85">
        <w:t xml:space="preserve">. </w:t>
      </w:r>
      <w:r w:rsidR="00162BD5">
        <w:t>M</w:t>
      </w:r>
      <w:r w:rsidR="00300E1C">
        <w:t xml:space="preserve">ean body size </w:t>
      </w:r>
      <w:r w:rsidR="00162BD5">
        <w:t xml:space="preserve">responses to temperature </w:t>
      </w:r>
      <w:r w:rsidR="00300E1C">
        <w:t>may however be uninformative</w:t>
      </w:r>
      <w:r w:rsidR="001B1A85">
        <w:t>,</w:t>
      </w:r>
      <w:r w:rsidR="00300E1C">
        <w:t xml:space="preserve"> as</w:t>
      </w:r>
      <w:r w:rsidR="001B1A85">
        <w:t xml:space="preserve"> the size-distribution of many species spans several orders of magnitude. </w:t>
      </w:r>
      <w:r w:rsidR="00300E1C">
        <w:t>W</w:t>
      </w:r>
      <w:r w:rsidR="001B1A85">
        <w:t>arming</w:t>
      </w:r>
      <w:r w:rsidR="00300E1C">
        <w:t xml:space="preserve"> can </w:t>
      </w:r>
      <w:r w:rsidR="00F87FEE">
        <w:t xml:space="preserve">even </w:t>
      </w:r>
      <w:r w:rsidR="00300E1C">
        <w:t>shift size-distributions without altering</w:t>
      </w:r>
      <w:r w:rsidR="001B1A85">
        <w:t xml:space="preserve"> mean size</w:t>
      </w:r>
      <w:commentRangeStart w:id="17"/>
      <w:commentRangeEnd w:id="17"/>
      <w:r w:rsidR="00C40B68">
        <w:rPr>
          <w:rStyle w:val="Kommentarsreferens"/>
        </w:rPr>
        <w:commentReference w:id="17"/>
      </w:r>
      <w:r w:rsidR="00C40B68">
        <w:t>; for example,</w:t>
      </w:r>
      <w:r w:rsidR="001B1A85">
        <w:t xml:space="preserve"> if increases in juvenile </w:t>
      </w:r>
      <w:r w:rsidR="00E24FF9">
        <w:t xml:space="preserve">size-at-age </w:t>
      </w:r>
      <w:r w:rsidR="001B1A85">
        <w:t xml:space="preserve">outweigh the decline in </w:t>
      </w:r>
      <w:r w:rsidR="00E24FF9">
        <w:t>size-at-age</w:t>
      </w:r>
      <w:r w:rsidR="00E24FF9" w:rsidDel="00E24FF9">
        <w:t xml:space="preserve"> </w:t>
      </w:r>
      <w:r w:rsidR="00E24FF9">
        <w:t>in</w:t>
      </w:r>
      <w:r w:rsidR="001B1A85">
        <w:t xml:space="preserve"> adults, </w:t>
      </w:r>
      <w:r w:rsidR="005F1BD5">
        <w:t xml:space="preserve">which is </w:t>
      </w:r>
      <w:r w:rsidR="001B1A85">
        <w:t>consistent with the temperature size-rule, TSR</w:t>
      </w:r>
      <w:r w:rsidR="0089070D">
        <w:fldChar w:fldCharType="begin"/>
      </w:r>
      <w:r w:rsidR="00F42173">
        <w:instrText xml:space="preserve"> ADDIN ZOTERO_ITEM CSL_CITATION {"citationID":"oDB0KE98","properties":{"formattedCitation":"\\super 6\\nosupersub{}","plainCitation":"6","noteIndex":0},"citationItems":[{"id":860,"uris":["http://zotero.org/users/6116610/items/RAL83LAC"],"itemData":{"id":860,"type":"chapter","container-title":"Advances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citation-key":"atkinsonTemperatureOrganismSize1994"}}],"schema":"https://github.com/citation-style-language/schema/raw/master/csl-citation.json"} </w:instrText>
      </w:r>
      <w:r w:rsidR="0089070D">
        <w:fldChar w:fldCharType="separate"/>
      </w:r>
      <w:r w:rsidR="00F42173" w:rsidRPr="00F42173">
        <w:rPr>
          <w:vertAlign w:val="superscript"/>
          <w:lang w:val="en-GB"/>
        </w:rPr>
        <w:t>6</w:t>
      </w:r>
      <w:r w:rsidR="0089070D">
        <w:fldChar w:fldCharType="end"/>
      </w:r>
      <w:r w:rsidR="001B1A85">
        <w:t xml:space="preserve">. </w:t>
      </w:r>
      <w:r w:rsidR="00162BD5">
        <w:t>Resolving how warming induces</w:t>
      </w:r>
      <w:r w:rsidR="001B1A85">
        <w:t xml:space="preserve"> change</w:t>
      </w:r>
      <w:r w:rsidR="00162BD5">
        <w:t>s</w:t>
      </w:r>
      <w:r w:rsidR="001B1A85">
        <w:t xml:space="preserve"> in </w:t>
      </w:r>
      <w:r w:rsidR="00832A7F">
        <w:t xml:space="preserve">population </w:t>
      </w:r>
      <w:r w:rsidR="001B1A85">
        <w:t>size-distribution</w:t>
      </w:r>
      <w:r w:rsidR="00832A7F">
        <w:t>s</w:t>
      </w:r>
      <w:r w:rsidR="001B1A85">
        <w:t xml:space="preserve"> </w:t>
      </w:r>
      <w:r w:rsidR="00A26E79">
        <w:t>may thus be more in</w:t>
      </w:r>
      <w:r w:rsidR="00300E1C">
        <w:t>struc</w:t>
      </w:r>
      <w:r w:rsidR="00A26E79">
        <w:t>tive</w:t>
      </w:r>
      <w:r w:rsidR="00D558BD">
        <w:fldChar w:fldCharType="begin"/>
      </w:r>
      <w:r w:rsidR="00F42173">
        <w:instrText xml:space="preserve"> ADDIN ZOTERO_ITEM CSL_CITATION {"citationID":"XGcRb9Kc","properties":{"formattedCitation":"\\super 7\\nosupersub{}","plainCitation":"7","noteIndex":0},"citationItems":[{"id":2917,"uris":["http://zotero.org/users/6116610/items/XKNDR323"],"itemData":{"id":2917,"type":"article-journal","abstract":"Body size is a fundamental functional trait that can be used to forecast individuals' responses to environmental change and their contribution to ecosystem functioning. However, information on the mean and variation of size distributions often confound one another when relating body size to aggregate functioning. Given that size-based metrics are used as indicators of ecosystem status, it is important to identify the specific aspects of size distributions that mediate ecosystem functioning. Our goal was to simultaneously account for the mean, variance, and shape of size distributions when relating body size to aggregate ecosystem functioning. We take advantage of habitat-specific differences in size distributions to estimate nutrient recycling by a non-native crayfish using mean-field and variance-incorporating approaches. Crayfishes often substantially influence ecosystem functioning through their omnivorous role in aquatic food webs. As predicted from Jensen's inequality, considering only the mean body size of crayfish overestimated aggregate effects on ecosystem functioning. This bias declined with mean body size such that mean-field and variance-incorporating estimates of ecosystem functioning were similar for samples at mean body sizes &gt;7.5 g. At low mean body size, mean-field bias in ecosystem functioning mismatch predictions from Jensen's inequality, likely because of the increasing skewness of the size distribution. Our findings support the prediction that variance around the mean can alter the relationship between body size and ecosystem functioning, especially at low mean body size. However, methods to account for mean-field bias performed poorly in samples with highly skewed distributions, indicating that changes in the shape of the distribution, in addition to the variance, may confound mean-based estimates of ecosystem functioning. Given that many biological functions scale allometrically, explicitly defining and experimentally or statistically isolating the effects of the mean, variance, and shape of size distributions is necessary to begin generalizing relationships between animal body size and ecosystem functioning.","container-title":"Ecology and Evolution","DOI":"10.1002/ece3.1852","ISSN":"2045-7758","issue":"1","language":"en","note":"_eprint: https://onlinelibrary.wiley.com/doi/pdf/10.1002/ece3.1852","page":"159-169","source":"Wiley Online Library","title":"Disentangling the influences of mean body size and size structure on ecosystem functioning: an example of nutrient recycling by a non-native crayfish","title-short":"Disentangling the influences of mean body size and size structure on ecosystem functioning","volume":"6","author":[{"family":"Fritschie","given":"Keith J."},{"family":"Olden","given":"Julian D."}],"issued":{"date-parts":[["2016"]]},"citation-key":"fritschieDisentanglingInfluencesMean2016"}}],"schema":"https://github.com/citation-style-language/schema/raw/master/csl-citation.json"} </w:instrText>
      </w:r>
      <w:r w:rsidR="00D558BD">
        <w:fldChar w:fldCharType="separate"/>
      </w:r>
      <w:r w:rsidR="00F42173" w:rsidRPr="00F42173">
        <w:rPr>
          <w:vertAlign w:val="superscript"/>
          <w:lang w:val="en-GB"/>
        </w:rPr>
        <w:t>7</w:t>
      </w:r>
      <w:r w:rsidR="00D558BD">
        <w:fldChar w:fldCharType="end"/>
      </w:r>
      <w:r w:rsidR="001B1A85">
        <w:t xml:space="preserve">, </w:t>
      </w:r>
      <w:r w:rsidR="00A26E79">
        <w:t xml:space="preserve">especially </w:t>
      </w:r>
      <w:r w:rsidR="00162BD5">
        <w:t>for</w:t>
      </w:r>
      <w:r w:rsidR="001B1A85">
        <w:t xml:space="preserve"> infer</w:t>
      </w:r>
      <w:r w:rsidR="00162BD5">
        <w:t>ring</w:t>
      </w:r>
      <w:r w:rsidR="001B1A85">
        <w:t xml:space="preserve"> warming</w:t>
      </w:r>
      <w:r w:rsidR="00162BD5">
        <w:t xml:space="preserve"> effects</w:t>
      </w:r>
      <w:r w:rsidR="001B1A85">
        <w:t xml:space="preserve"> on </w:t>
      </w:r>
      <w:r w:rsidR="00A26E79">
        <w:t xml:space="preserve">species’ </w:t>
      </w:r>
      <w:r w:rsidR="001B1A85">
        <w:t>ecological role, biomass production,</w:t>
      </w:r>
      <w:r w:rsidR="00A26E79">
        <w:t xml:space="preserve"> or</w:t>
      </w:r>
      <w:r w:rsidR="001B1A85">
        <w:t xml:space="preserve"> energy fluxes</w:t>
      </w:r>
      <w:r w:rsidR="00380024">
        <w:fldChar w:fldCharType="begin"/>
      </w:r>
      <w:r w:rsidR="00F42173">
        <w:instrText xml:space="preserve"> ADDIN ZOTERO_ITEM CSL_CITATION {"citationID":"kr2xsOVz","properties":{"formattedCitation":"\\super 8\\nosupersub{}","plainCitation":"8","noteIndex":0},"citationItems":[{"id":948,"uris":["http://zotero.org/users/6116610/items/XJQXAPJQ"],"itemData":{"id":948,"type":"article-journal","abstract":"Organism size is one of the key determinants of community structure, and its relationship with abundance can describe how biomass is partitioned among the biota within an ecosystem. An outdoor freshwater mesocosm experiment was used to determine how warming of</w:instrText>
      </w:r>
      <w:r w:rsidR="00F42173">
        <w:rPr>
          <w:rFonts w:ascii="Cambria Math" w:hAnsi="Cambria Math" w:cs="Cambria Math"/>
        </w:rPr>
        <w:instrText>∼</w:instrText>
      </w:r>
      <w:r w:rsidR="00F42173">
        <w:instrText xml:space="preserve">4 °C would affect the size, biomass and taxonomic structure of planktonic communities. Warming increased the steepness of the community size spectrum by increasing the prevalence of small organisms, primarily within the phytoplankton assemblage and it also reduced the mean and maximum size of phytoplankton by approximately one order of magnitude. The observed shifts in phytoplankton size structure were reflected in changes in phytoplankton community composition, though zooplankton taxonomic composition was unaffected by warming. Furthermore, warming reduced community biomass and total phytoplankton biomass, although zooplankton biomass was unaffected. This resulted in an increase in the zooplankton to phytoplankton biomass ratio in the warmed mesocosms, which could be explained by faster turnover within the phytoplankton assemblages. Overall, warming shifted the distribution of phytoplankton size towards smaller individuals with rapid turnover and low standing biomass, resulting in a reorganization of the biomass structure of the food webs. These results indicate future environmental warming may have profound effects on the structure and functioning of aquatic communities and ecosystems.","container-title":"Global Change Biology","DOI":"10.1111/j.1365-2486.2010.02321.x","ISSN":"1365-2486","issue":"4","language":"en","page":"1681-1694","source":"Wiley Online Library","title":"Warming alters the size spectrum and shifts the distribution of biomass in freshwater ecosystems","volume":"17","author":[{"family":"Yvon‐Durocher","given":"Gabriel"},{"family":"Montoya","given":"José M."},{"family":"Trimmer","given":"Mark"},{"family":"Woodward","given":"Guy"}],"issued":{"date-parts":[["2011"]]},"citation-key":"yvon-durocherWarmingAltersSize2011"}}],"schema":"https://github.com/citation-style-language/schema/raw/master/csl-citation.json"} </w:instrText>
      </w:r>
      <w:r w:rsidR="00380024">
        <w:fldChar w:fldCharType="separate"/>
      </w:r>
      <w:r w:rsidR="00F42173" w:rsidRPr="00F42173">
        <w:rPr>
          <w:vertAlign w:val="superscript"/>
          <w:lang w:val="en-GB"/>
        </w:rPr>
        <w:t>8</w:t>
      </w:r>
      <w:r w:rsidR="00380024">
        <w:fldChar w:fldCharType="end"/>
      </w:r>
      <w:r w:rsidR="001B1A85">
        <w:t xml:space="preserve">. This is because key traits such as metabolism, feeding, growth, mortality </w:t>
      </w:r>
      <w:r w:rsidR="00162BD5">
        <w:t>scale with body size</w:t>
      </w:r>
      <w:r w:rsidR="00470025">
        <w:fldChar w:fldCharType="begin"/>
      </w:r>
      <w:r w:rsidR="00F42173">
        <w:instrText xml:space="preserve"> ADDIN ZOTERO_ITEM CSL_CITATION {"citationID":"mjPLPvBu","properties":{"formattedCitation":"\\super 9\\uc0\\u8211{}14\\nosupersub{}","plainCitation":"9–14","noteIndex":0},"citationItems":[{"id":2405,"uris":["http://zotero.org/users/6116610/items/2Y7YWXQJ"],"itemData":{"id":2405,"type":"article-journal","abstract":"Abstract. Fisheries science and management is founded upon the Beverton–Holt theory of fish stock demography. The theory uses age as the structuring variable; h","container-title":"ICES Journal of Marine Science","DOI":"10.1093/icesjms/fsaa157","issue":"7-8","journalAbbreviation":"ICES J Mar Sci","language":"en","page":"2445-2455","source":"academic.oup.com","title":"Size-based theory for fisheries advice","volume":"77","author":[{"family":"Andersen","given":"K. H."}],"issued":{"date-parts":[["2020"]]},"citation-key":"andersenSizebasedTheoryFisheries2020"}},{"id":977,"uris":["http://zotero.org/users/6116610/items/QYPPUEVK"],"itemData":{"id":977,"type":"article-journal","container-title":"Trends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J."}],"issued":{"date-parts":[["2017",3]]},"citation-key":"blanchardBacteriaWhalesUsing2017"}},{"id":914,"uris":["http://zotero.org/users/6116610/items/D84IXDI8"],"itemData":{"id":914,"type":"article-journal","abstract":"Metabolism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B."}],"issued":{"date-parts":[["2004",7]]},"citation-key":"brownMetabolicTheoryEcology2004"}},{"id":877,"uris":["http://zotero.org/users/6116610/items/77LBQAKL"],"itemData":{"id":877,"type":"article-journal","container-title":"ICES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citation-key":"paulyInterrelationshipsNaturalMortality1980"}},{"id":952,"uris":["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M."},{"family":"Gao","given":"Jin"}],"issued":{"date-parts":[["2017"]]},"citation-key":"thorsonPredictingLifeHistory2017"}},{"id":895,"uris":["http://zotero.org/users/6116610/items/5G6C5LEF"],"itemData":{"id":895,"type":"article-journal","container-title":"Journal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Mortality","volume":"24","author":[{"family":"Ursin","given":"Erik"}],"issued":{"date-parts":[["1967",11]]},"citation-key":"ursinMathematicalModelAspects1967"}}],"schema":"https://github.com/citation-style-language/schema/raw/master/csl-citation.json"} </w:instrText>
      </w:r>
      <w:r w:rsidR="00470025">
        <w:fldChar w:fldCharType="separate"/>
      </w:r>
      <w:r w:rsidR="00F42173" w:rsidRPr="00F42173">
        <w:rPr>
          <w:vertAlign w:val="superscript"/>
          <w:lang w:val="en-GB"/>
        </w:rPr>
        <w:t>9–14</w:t>
      </w:r>
      <w:r w:rsidR="00470025">
        <w:fldChar w:fldCharType="end"/>
      </w:r>
      <w:r w:rsidR="00A26E79">
        <w:t xml:space="preserve">. </w:t>
      </w:r>
      <w:r w:rsidR="00EA34FE">
        <w:t>Hence, as the value of these traits at mean body size is not the same as the mean population trait value</w:t>
      </w:r>
      <w:r w:rsidR="005F5032">
        <w:fldChar w:fldCharType="begin"/>
      </w:r>
      <w:r w:rsidR="00F42173">
        <w:instrText xml:space="preserve"> ADDIN ZOTERO_ITEM CSL_CITATION {"citationID":"fOTM8XRm","properties":{"formattedCitation":"\\super 15\\nosupersub{}","plainCitation":"15","noteIndex":0},"citationItems":[{"id":717,"uris":["http://zotero.org/users/6116610/items/QY2JIHP7"],"itemData":{"id":717,"type":"article-journal","abstract":"As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I."}],"issued":{"date-parts":[["2018",9,12]]},"citation-key":"bernhardtNonlinearAveragingThermal2018"}}],"schema":"https://github.com/citation-style-language/schema/raw/master/csl-citation.json"} </w:instrText>
      </w:r>
      <w:r w:rsidR="005F5032">
        <w:fldChar w:fldCharType="separate"/>
      </w:r>
      <w:r w:rsidR="00F42173" w:rsidRPr="00F42173">
        <w:rPr>
          <w:vertAlign w:val="superscript"/>
          <w:lang w:val="en-GB"/>
        </w:rPr>
        <w:t>15</w:t>
      </w:r>
      <w:r w:rsidR="005F5032">
        <w:fldChar w:fldCharType="end"/>
      </w:r>
      <w:r w:rsidR="00EA34FE">
        <w:t>, t</w:t>
      </w:r>
      <w:r w:rsidR="00A26E79">
        <w:t xml:space="preserve">he </w:t>
      </w:r>
      <w:r w:rsidR="00EB2923">
        <w:t xml:space="preserve">size-distribution </w:t>
      </w:r>
      <w:r w:rsidR="00A26E79">
        <w:t>within a population thus matters for its dynamics under warming</w:t>
      </w:r>
      <w:commentRangeStart w:id="18"/>
      <w:commentRangeEnd w:id="18"/>
      <w:r w:rsidR="00A26E79">
        <w:rPr>
          <w:rStyle w:val="Kommentarsreferens"/>
        </w:rPr>
        <w:commentReference w:id="18"/>
      </w:r>
      <w:r w:rsidR="001B1A85">
        <w:t xml:space="preserve">, </w:t>
      </w:r>
    </w:p>
    <w:p w14:paraId="00000024" w14:textId="74995068" w:rsidR="00037DE8" w:rsidRDefault="001B1A85" w:rsidP="00532868">
      <w:pPr>
        <w:spacing w:line="480" w:lineRule="auto"/>
        <w:ind w:firstLine="284"/>
        <w:jc w:val="both"/>
      </w:pPr>
      <w:r>
        <w:t>The</w:t>
      </w:r>
      <w:r w:rsidR="0008422D">
        <w:t xml:space="preserve"> population size distribution</w:t>
      </w:r>
      <w:r>
        <w:t xml:space="preserve"> </w:t>
      </w:r>
      <w:r w:rsidR="0008422D">
        <w:t xml:space="preserve">can be represented as a </w:t>
      </w:r>
      <w:r>
        <w:t>size-spectrum</w:t>
      </w:r>
      <w:r w:rsidR="0008422D">
        <w:t>, which</w:t>
      </w:r>
      <w:r>
        <w:t xml:space="preserve"> </w:t>
      </w:r>
      <w:r w:rsidR="00CE5D77">
        <w:t>generally is the frequency distribution of individual body sizes</w:t>
      </w:r>
      <w:r w:rsidR="000939B7">
        <w:fldChar w:fldCharType="begin"/>
      </w:r>
      <w:r w:rsidR="00F42173">
        <w:instrText xml:space="preserve"> ADDIN ZOTERO_ITEM CSL_CITATION {"citationID":"RBnFM4H5","properties":{"formattedCitation":"\\super 16\\nosupersub{}","plainCitation":"16","noteIndex":0},"citationItems":[{"id":2155,"uris":["http://zotero.org/users/6116610/items/AND3T26Y"],"itemData":{"id":2155,"type":"article-journal","abstract":"The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L."}],"issued":{"date-parts":[["2017"]]},"citation-key":"edwardsTestingRecommendingMethods2017"}}],"schema":"https://github.com/citation-style-language/schema/raw/master/csl-citation.json"} </w:instrText>
      </w:r>
      <w:r w:rsidR="000939B7">
        <w:fldChar w:fldCharType="separate"/>
      </w:r>
      <w:r w:rsidR="00F42173" w:rsidRPr="00F42173">
        <w:rPr>
          <w:vertAlign w:val="superscript"/>
          <w:lang w:val="en-GB"/>
        </w:rPr>
        <w:t>16</w:t>
      </w:r>
      <w:r w:rsidR="000939B7">
        <w:fldChar w:fldCharType="end"/>
      </w:r>
      <w:r w:rsidR="00CE5D77">
        <w:t>.</w:t>
      </w:r>
      <w:r w:rsidR="00162BD5">
        <w:t xml:space="preserve"> </w:t>
      </w:r>
      <w:r w:rsidR="002E2325">
        <w:t xml:space="preserve">It is often described in terms of the </w:t>
      </w:r>
      <w:r>
        <w:t>spectrum slope</w:t>
      </w:r>
      <w:r w:rsidR="00C4753B">
        <w:t xml:space="preserve"> (slope of </w:t>
      </w:r>
      <w:r w:rsidR="002E2325">
        <w:t xml:space="preserve">individuals </w:t>
      </w:r>
      <w:r w:rsidR="00C4753B">
        <w:t xml:space="preserve">or biomass </w:t>
      </w:r>
      <w:r w:rsidR="002E2325">
        <w:t xml:space="preserve">of a size class </w:t>
      </w:r>
      <w:r w:rsidR="00C4753B">
        <w:t xml:space="preserve">over </w:t>
      </w:r>
      <w:r w:rsidR="002E2325">
        <w:t xml:space="preserve">the mean size of that class on </w:t>
      </w:r>
      <w:r>
        <w:t>log-log scale</w:t>
      </w:r>
      <w:r w:rsidR="00C6123E">
        <w:fldChar w:fldCharType="begin"/>
      </w:r>
      <w:r w:rsidR="00F42173">
        <w:instrText xml:space="preserve"> ADDIN ZOTERO_ITEM CSL_CITATION {"citationID":"KYlritFq","properties":{"formattedCitation":"\\super 16\\uc0\\u8211{}18\\nosupersub{}","plainCitation":"16–18","noteIndex":0},"citationItems":[{"id":928,"uris":["http://zotero.org/users/6116610/items/65S6DA6Z"],"itemData":{"id":928,"type":"article-journal","abstract":"In the surface waters of the ocean particle production and consumption are in balance. The structure of the pelagic food chain and the morphological limitations dictated by the environment are such that, in general, large particles have to consume smaller ones. If the large particles are removed the small particles cannot be consumed and their production rate can be measured. A state of exponential growth seems to be normal. The rate of production, as revealed by small particle growth following predation release, is much greater than the apparent rate of primary production indicated by radiocarbon uptake.","container-title":"Limnology and Oceanography","DOI":"10.4319/lo.1973.18.5.0719","ISSN":"1939-5590","issue":"5","language":"en","page":"719-733","source":"Wiley Online Library","title":"The Production of Particles in the Surface Waters of the Ocean with Particular Reference to the Sargasso Sea1","volume":"18","author":[{"family":"Sheldon","given":"R. W."},{"family":"Sutcliffe","given":"W. H."},{"family":"Prakash","given":"A."}],"issued":{"date-parts":[["1973"]]},"citation-key":"sheldonProductionParticlesSurface1973"}},{"id":306,"uris":["http://zotero.org/users/6116610/items/8J3FH2YV"],"itemData":{"id":306,"type":"article-journal","container-title":"Trends in Ecology &amp; Evolution","issue":"6","page":"323–330","title":"Relationships between body size and abundance in ecology","volume":"22","author":[{"family":"White","given":"Ethan P"},{"family":"Ernest","given":"S K Morgan"},{"family":"Kerkhoff","given":"Andrew J"},{"family":"Enquist","given":"Brian J"}],"issued":{"date-parts":[["2007"]]},"citation-key":"whiteRelationshipsBodySize2007"}},{"id":2155,"uris":["http://zotero.org/users/6116610/items/AND3T26Y"],"itemData":{"id":2155,"type":"article-journal","abstract":"The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L."}],"issued":{"date-parts":[["2017"]]},"citation-key":"edwardsTestingRecommendingMethods2017"}}],"schema":"https://github.com/citation-style-language/schema/raw/master/csl-citation.json"} </w:instrText>
      </w:r>
      <w:r w:rsidR="00C6123E">
        <w:fldChar w:fldCharType="separate"/>
      </w:r>
      <w:r w:rsidR="00F42173" w:rsidRPr="00F42173">
        <w:rPr>
          <w:vertAlign w:val="superscript"/>
          <w:lang w:val="en-GB"/>
        </w:rPr>
        <w:t>16–18</w:t>
      </w:r>
      <w:r w:rsidR="00C6123E">
        <w:fldChar w:fldCharType="end"/>
      </w:r>
      <w:r w:rsidR="000432AC">
        <w:t>)</w:t>
      </w:r>
      <w:r w:rsidR="007B7930">
        <w:t xml:space="preserve"> or simply the exponent of the </w:t>
      </w:r>
      <w:r w:rsidR="00425177">
        <w:t>power law individual size-distribution</w:t>
      </w:r>
      <w:r w:rsidR="00532868">
        <w:fldChar w:fldCharType="begin"/>
      </w:r>
      <w:r w:rsidR="00F42173">
        <w:instrText xml:space="preserve"> ADDIN ZOTERO_ITEM CSL_CITATION {"citationID":"DnVZ3BfM","properties":{"formattedCitation":"\\super 16\\nosupersub{}","plainCitation":"16","noteIndex":0},"citationItems":[{"id":2155,"uris":["http://zotero.org/users/6116610/items/AND3T26Y"],"itemData":{"id":2155,"type":"article-journal","abstract":"The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L."}],"issued":{"date-parts":[["2017"]]},"citation-key":"edwardsTestingRecommendingMethods2017"}}],"schema":"https://github.com/citation-style-language/schema/raw/master/csl-citation.json"} </w:instrText>
      </w:r>
      <w:r w:rsidR="00532868">
        <w:fldChar w:fldCharType="separate"/>
      </w:r>
      <w:r w:rsidR="00F42173" w:rsidRPr="00F42173">
        <w:rPr>
          <w:vertAlign w:val="superscript"/>
          <w:lang w:val="en-GB"/>
        </w:rPr>
        <w:t>16</w:t>
      </w:r>
      <w:r w:rsidR="00532868">
        <w:fldChar w:fldCharType="end"/>
      </w:r>
      <w:r>
        <w:t xml:space="preserve">. </w:t>
      </w:r>
      <w:r w:rsidR="00532868">
        <w:t>T</w:t>
      </w:r>
      <w:r w:rsidR="00832A7F">
        <w:t xml:space="preserve">he size-spectrum </w:t>
      </w:r>
      <w:r w:rsidR="003E5359">
        <w:t>thus results from</w:t>
      </w:r>
      <w:r>
        <w:t xml:space="preserve"> temperature-dependent ecological processes such as body growth, mortality and recruitment</w:t>
      </w:r>
      <w:r w:rsidR="00C81606">
        <w:fldChar w:fldCharType="begin"/>
      </w:r>
      <w:r w:rsidR="00F42173">
        <w:instrText xml:space="preserve"> ADDIN ZOTERO_ITEM CSL_CITATION {"citationID":"kRxFvhaf","properties":{"formattedCitation":"\\super 10,19\\nosupersub{}","plainCitation":"10,19","noteIndex":0},"citationItems":[{"id":977,"uris":["http://zotero.org/users/6116610/items/QYPPUEVK"],"itemData":{"id":977,"type":"article-journal","container-title":"Trends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J."}],"issued":{"date-parts":[["2017",3]]},"citation-key":"blanchardBacteriaWhalesUsing2017"}},{"id":2863,"uris":["http://zotero.org/users/6116610/items/UFEI5VMV"],"itemData":{"id":2863,"type":"article-journal","abstract":"Climate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D."}],"issued":{"date-parts":[["2019",5,3]]},"citation-key":"heneghanClimateChangeImpacts2019"}}],"schema":"https://github.com/citation-style-language/schema/raw/master/csl-citation.json"} </w:instrText>
      </w:r>
      <w:r w:rsidR="00C81606">
        <w:fldChar w:fldCharType="separate"/>
      </w:r>
      <w:r w:rsidR="00F42173" w:rsidRPr="00F42173">
        <w:rPr>
          <w:vertAlign w:val="superscript"/>
          <w:lang w:val="en-GB"/>
        </w:rPr>
        <w:t>10,19</w:t>
      </w:r>
      <w:r w:rsidR="00C81606">
        <w:fldChar w:fldCharType="end"/>
      </w:r>
      <w:r w:rsidRPr="00F064B1">
        <w:t xml:space="preserve">. </w:t>
      </w:r>
      <w:r>
        <w:t>Despite its rich theoretical foundation</w:t>
      </w:r>
      <w:r w:rsidR="004C1890">
        <w:fldChar w:fldCharType="begin"/>
      </w:r>
      <w:r w:rsidR="00F42173">
        <w:instrText xml:space="preserve"> ADDIN ZOTERO_ITEM CSL_CITATION {"citationID":"C6w1OF7P","properties":{"formattedCitation":"\\super 20\\nosupersub{}","plainCitation":"20","noteIndex":0},"citationItems":[{"id":911,"uris":["http://zotero.org/users/6116610/items/ATL294ZJ"],"itemData":{"id":911,"type":"book","abstract":"Fish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H."}],"issued":{"date-parts":[["2019",7,16]]},"citation-key":"andersenFishEcologyEvolution2019"}}],"schema":"https://github.com/citation-style-language/schema/raw/master/csl-citation.json"} </w:instrText>
      </w:r>
      <w:r w:rsidR="004C1890">
        <w:fldChar w:fldCharType="separate"/>
      </w:r>
      <w:r w:rsidR="00F42173" w:rsidRPr="00F42173">
        <w:rPr>
          <w:vertAlign w:val="superscript"/>
          <w:lang w:val="en-GB"/>
        </w:rPr>
        <w:t>20</w:t>
      </w:r>
      <w:r w:rsidR="004C1890">
        <w:fldChar w:fldCharType="end"/>
      </w:r>
      <w:r>
        <w:t xml:space="preserve"> and usefulness as an ecological indicator</w:t>
      </w:r>
      <w:r w:rsidR="00CE5D77">
        <w:fldChar w:fldCharType="begin"/>
      </w:r>
      <w:r w:rsidR="00F42173">
        <w:instrText xml:space="preserve"> ADDIN ZOTERO_ITEM CSL_CITATION {"citationID":"1SD1E9GB","properties":{"formattedCitation":"\\super 21\\nosupersub{}","plainCitation":"21","noteIndex":0},"citationItems":[{"id":243,"uris":["http://zotero.org/users/6116610/items/QRJIQ2G9"],"itemData":{"id":243,"type":"article-journal","container-title":"ICES Journal of Marine Science","DOI":"10.1016/j.icesjms.2005.01.006","issue":"3","page":"405–411","title":"Do climate and fishing influence size-based indicators of Celtic Sea fish community structure?","volume":"62","author":[{"family":"Blanchard","given":"Julia L."},{"family":"Dulvy","given":"N"},{"family":"Jennings","given":"S"},{"family":"Ellis","given":"J"},{"family":"Pinnegar","given":"J"},{"family":"Tidd","given":"A"},{"family":"Kell","given":"L"}],"issued":{"date-parts":[["2005"]]},"citation-key":"blanchardClimateFishingInfluence2005"}}],"schema":"https://github.com/citation-style-language/schema/raw/master/csl-citation.json"} </w:instrText>
      </w:r>
      <w:r w:rsidR="00CE5D77">
        <w:fldChar w:fldCharType="separate"/>
      </w:r>
      <w:r w:rsidR="00F42173" w:rsidRPr="00F42173">
        <w:rPr>
          <w:vertAlign w:val="superscript"/>
          <w:lang w:val="en-GB"/>
        </w:rPr>
        <w:t>21</w:t>
      </w:r>
      <w:r w:rsidR="00CE5D77">
        <w:fldChar w:fldCharType="end"/>
      </w:r>
      <w:r>
        <w:t xml:space="preserve">, few studies have evaluated warming-effects on the species size-spectrum in larger bodied species </w:t>
      </w:r>
      <w:sdt>
        <w:sdtPr>
          <w:tag w:val="goog_rdk_8"/>
          <w:id w:val="1086888571"/>
        </w:sdtPr>
        <w:sdtEndPr/>
        <w:sdtContent>
          <w:commentRangeStart w:id="19"/>
        </w:sdtContent>
      </w:sdt>
      <w:r>
        <w:t>(but see</w:t>
      </w:r>
      <w:r w:rsidR="00EE37B2">
        <w:t xml:space="preserve"> </w:t>
      </w:r>
      <w:r w:rsidR="00342B54" w:rsidRPr="00CE5D77">
        <w:rPr>
          <w:lang w:val="en-GB"/>
        </w:rPr>
        <w:t xml:space="preserve">Blanchard </w:t>
      </w:r>
      <w:r w:rsidR="00342B54" w:rsidRPr="00CE5D77">
        <w:rPr>
          <w:i/>
          <w:iCs/>
          <w:lang w:val="en-GB"/>
        </w:rPr>
        <w:t>et al.</w:t>
      </w:r>
      <w:r w:rsidR="00342B54">
        <w:fldChar w:fldCharType="begin"/>
      </w:r>
      <w:r w:rsidR="00F42173">
        <w:instrText xml:space="preserve"> ADDIN ZOTERO_ITEM CSL_CITATION {"citationID":"isTnpUqW","properties":{"formattedCitation":"\\super 21\\nosupersub{}","plainCitation":"21","noteIndex":0},"citationItems":[{"id":243,"uris":["http://zotero.org/users/6116610/items/QRJIQ2G9"],"itemData":{"id":243,"type":"article-journal","container-title":"ICES Journal of Marine Science","DOI":"10.1016/j.icesjms.2005.01.006","issue":"3","page":"405–411","title":"Do climate and fishing influence size-based indicators of Celtic Sea fish community structure?","volume":"62","author":[{"family":"Blanchard","given":"Julia L."},{"family":"Dulvy","given":"N"},{"family":"Jennings","given":"S"},{"family":"Ellis","given":"J"},{"family":"Pinnegar","given":"J"},{"family":"Tidd","given":"A"},{"family":"Kell","given":"L"}],"issued":{"date-parts":[["2005"]]},"citation-key":"blanchardClimateFishingInfluence2005"},"suppress-author":true}],"schema":"https://github.com/citation-style-language/schema/raw/master/csl-citation.json"} </w:instrText>
      </w:r>
      <w:r w:rsidR="00342B54">
        <w:fldChar w:fldCharType="separate"/>
      </w:r>
      <w:r w:rsidR="00F42173" w:rsidRPr="00F42173">
        <w:rPr>
          <w:vertAlign w:val="superscript"/>
          <w:lang w:val="en-GB"/>
        </w:rPr>
        <w:t>21</w:t>
      </w:r>
      <w:r w:rsidR="00342B54">
        <w:fldChar w:fldCharType="end"/>
      </w:r>
      <w:r>
        <w:t>)</w:t>
      </w:r>
      <w:commentRangeEnd w:id="19"/>
      <w:r>
        <w:commentReference w:id="19"/>
      </w:r>
      <w:r>
        <w:t xml:space="preserve">. </w:t>
      </w:r>
      <w:r w:rsidR="008F4827">
        <w:t>T</w:t>
      </w:r>
      <w:r>
        <w:t>he</w:t>
      </w:r>
      <w:r w:rsidR="008F4827">
        <w:t>re are</w:t>
      </w:r>
      <w:r>
        <w:t xml:space="preserve"> numerous </w:t>
      </w:r>
      <w:r w:rsidR="0080056B">
        <w:t xml:space="preserve">paths </w:t>
      </w:r>
      <w:commentRangeStart w:id="20"/>
      <w:commentRangeStart w:id="21"/>
      <w:commentRangeEnd w:id="20"/>
      <w:r w:rsidR="001F4275">
        <w:rPr>
          <w:rStyle w:val="Kommentarsreferens"/>
        </w:rPr>
        <w:commentReference w:id="20"/>
      </w:r>
      <w:commentRangeEnd w:id="21"/>
      <w:r w:rsidR="0080056B">
        <w:rPr>
          <w:rStyle w:val="Kommentarsreferens"/>
        </w:rPr>
        <w:commentReference w:id="21"/>
      </w:r>
      <w:r>
        <w:t>by which the species size-spectrum could change with warming</w:t>
      </w:r>
      <w:r w:rsidR="007C4BF0">
        <w:fldChar w:fldCharType="begin"/>
      </w:r>
      <w:r w:rsidR="00F42173">
        <w:instrText xml:space="preserve"> ADDIN ZOTERO_ITEM CSL_CITATION {"citationID":"BfPU0IQ4","properties":{"formattedCitation":"\\super 19\\nosupersub{}","plainCitation":"19","noteIndex":0},"citationItems":[{"id":2863,"uris":["http://zotero.org/users/6116610/items/UFEI5VMV"],"itemData":{"id":2863,"type":"article-journal","abstract":"Climate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D."}],"issued":{"date-parts":[["2019",5,3]]},"citation-key":"heneghanClimateChangeImpacts2019"}}],"schema":"https://github.com/citation-style-language/schema/raw/master/csl-citation.json"} </w:instrText>
      </w:r>
      <w:r w:rsidR="007C4BF0">
        <w:fldChar w:fldCharType="separate"/>
      </w:r>
      <w:r w:rsidR="00F42173" w:rsidRPr="00F42173">
        <w:rPr>
          <w:vertAlign w:val="superscript"/>
          <w:lang w:val="en-GB"/>
        </w:rPr>
        <w:t>19</w:t>
      </w:r>
      <w:r w:rsidR="007C4BF0">
        <w:fldChar w:fldCharType="end"/>
      </w:r>
      <w:r>
        <w:t xml:space="preserve">. For instance, the clearest </w:t>
      </w:r>
      <w:r w:rsidR="00927478">
        <w:t xml:space="preserve">consequence </w:t>
      </w:r>
      <w:r>
        <w:t xml:space="preserve">of TSR </w:t>
      </w:r>
      <w:r w:rsidR="00927478">
        <w:t xml:space="preserve">for </w:t>
      </w:r>
      <w:r>
        <w:t xml:space="preserve">the size-spectrum is a decline in maximum size. However, </w:t>
      </w:r>
      <w:r w:rsidR="008F4827">
        <w:t xml:space="preserve">unless </w:t>
      </w:r>
      <w:r w:rsidR="00927478">
        <w:t xml:space="preserve">warming </w:t>
      </w:r>
      <w:r w:rsidR="008F4827">
        <w:t xml:space="preserve">also alters </w:t>
      </w:r>
      <w:r>
        <w:t>the relative abundance</w:t>
      </w:r>
      <w:r w:rsidR="00927478">
        <w:t>s</w:t>
      </w:r>
      <w:r>
        <w:t xml:space="preserve"> of juveniles and adults, the same number of adults </w:t>
      </w:r>
      <w:r w:rsidR="008F4827">
        <w:t>will</w:t>
      </w:r>
      <w:r w:rsidR="00927478">
        <w:t xml:space="preserve"> </w:t>
      </w:r>
      <w:r>
        <w:t xml:space="preserve">accumulate in a smaller size-range, </w:t>
      </w:r>
      <w:r w:rsidR="00927478">
        <w:t>resulting in a less steep</w:t>
      </w:r>
      <w:r>
        <w:t xml:space="preserve"> </w:t>
      </w:r>
      <w:r w:rsidR="003833A5">
        <w:t xml:space="preserve">slope </w:t>
      </w:r>
      <w:r w:rsidR="00927478">
        <w:t xml:space="preserve">of the </w:t>
      </w:r>
      <w:r>
        <w:t xml:space="preserve">size-spectrum. </w:t>
      </w:r>
      <w:r w:rsidR="00A21F67">
        <w:lastRenderedPageBreak/>
        <w:t xml:space="preserve">Warming can </w:t>
      </w:r>
      <w:r w:rsidR="008F4827">
        <w:t xml:space="preserve">also </w:t>
      </w:r>
      <w:r w:rsidR="00A21F67">
        <w:t>lead to e</w:t>
      </w:r>
      <w:r>
        <w:t>levated mortality</w:t>
      </w:r>
      <w:r w:rsidR="00A21F67">
        <w:t>, which</w:t>
      </w:r>
      <w:r w:rsidR="00927478">
        <w:t xml:space="preserve"> </w:t>
      </w:r>
      <w:r>
        <w:t>truncates the age-distribution towards younger individuals</w:t>
      </w:r>
      <w:r w:rsidR="00202178">
        <w:fldChar w:fldCharType="begin"/>
      </w:r>
      <w:r w:rsidR="00F42173">
        <w:instrText xml:space="preserve"> ADDIN ZOTERO_ITEM CSL_CITATION {"citationID":"zoD3z8zo","properties":{"formattedCitation":"\\super 22\\nosupersub{}","plainCitation":"22","noteIndex":0},"citationItems":[{"id":25,"uris":["http://zotero.org/users/6116610/items/94H6EDNW"],"itemData":{"id":25,"type":"article-journal","abstract":"Researchers have long recognized the importance of ecological differences at the species level in structuring natural communities yet until recently have often overlooked the inﬂuence of intraspeciﬁc trait variation, which can profoundly alter community dynamics [1]. Human extraction of living resources can reduce intraspeciﬁc trait variation by, for example, causing truncation of age and size structure of populations, where numbers of older individuals decline far more with exploitation than younger individuals. Age truncation can negatively affect population and community stability, increasing variability in population and community biomass [2–6], reducing productivity [7–10] and life-history diversity in traits such as the spatial and temporal pattern of reproduction and migration [4, 11–16]. Here, we quantiﬁed the extent of age truncation in 63 ﬁshed populations across ﬁve ocean regions, as measured by how much the proportions of ﬁsh in the oldest age groups declined over time. The proportion of individuals in the oldest age classes decreased signiﬁcantly in 79% to 97% of populations (compared to historical or unﬁshed values, respectively), and the magnitude of decline was greater than 90% in 32% to 41% of populations. The pervasiveness and intensity of age truncation indicates that ﬁshing is likely reducing the stability of many marine communities. Our ﬁndings suggest that more emphasis should be given to management measures that reduce the impact of ﬁshing on age truncation, including no-take areas, slot limits that prohibit ﬁshing on all except a narrow range of ﬁsh sizes, and rotational harvesting.","container-title":"Current Biology","DOI":"10.1016/j.cub.2017.07.069","ISSN":"09609822","issue":"18","language":"en","page":"2843-2848.e2","source":"Crossref","title":"Old-Growth Fishes Become Scarce under Fishing","volume":"27","author":[{"family":"Barnett","given":"Lewis A.K."},{"family":"Branch","given":"Trevor A."},{"family":"Ranasinghe","given":"R. Anthony"},{"family":"Essington","given":"Timothy E."}],"issued":{"date-parts":[["2017",9]]},"citation-key":"barnettOldGrowthFishesBecome2017"}}],"schema":"https://github.com/citation-style-language/schema/raw/master/csl-citation.json"} </w:instrText>
      </w:r>
      <w:r w:rsidR="00202178">
        <w:fldChar w:fldCharType="separate"/>
      </w:r>
      <w:r w:rsidR="00F42173" w:rsidRPr="00F42173">
        <w:rPr>
          <w:vertAlign w:val="superscript"/>
          <w:lang w:val="en-GB"/>
        </w:rPr>
        <w:t>22</w:t>
      </w:r>
      <w:r w:rsidR="00202178">
        <w:fldChar w:fldCharType="end"/>
      </w:r>
      <w:r w:rsidR="00A21F67">
        <w:t>. I</w:t>
      </w:r>
      <w:r>
        <w:t>ncreased growth rates can</w:t>
      </w:r>
      <w:r w:rsidR="00A21F67">
        <w:t xml:space="preserve"> however</w:t>
      </w:r>
      <w:r>
        <w:t xml:space="preserve"> counter the effects of mortality on abundance-at-size</w:t>
      </w:r>
      <w:r w:rsidR="008F4827">
        <w:t>,</w:t>
      </w:r>
      <w:r>
        <w:t xml:space="preserve"> unless only small individuals benefit from warming</w:t>
      </w:r>
      <w:r w:rsidR="00755F9D">
        <w:fldChar w:fldCharType="begin"/>
      </w:r>
      <w:r w:rsidR="00F42173">
        <w:instrText xml:space="preserve"> ADDIN ZOTERO_ITEM CSL_CITATION {"citationID":"d0ikfDnv","properties":{"formattedCitation":"\\super 23,24\\nosupersub{}","plainCitation":"23,24","noteIndex":0},"citationItems":[{"id":535,"uris":["http://zotero.org/users/6116610/items/BYIQJ2UA"],"itemData":{"id":535,"type":"article-journal","abstract":"Understanding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citation-key":"daufresneGlobalWarmingBenefits2009"}},{"id":3306,"uris":["http://zotero.org/users/6116610/items/BPUQHW32"],"itemData":{"id":3306,"type":"article-journal","abstrac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52 studies that combined body mass and temperature treatments. By fitting hierarchical models accounting for variation between species, we estimated how maximum consumption and metabolic rate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body size. Small individuals of a given population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ectotherms.","container-title":"Global Change Biology","DOI":"10.1111/gcb.16067","ISSN":"1365-2486","issue":"7","language":"en","note":"_eprint: https://onlinelibrary.wiley.com/doi/pdf/10.1111/gcb.16067","page":"2259-2271","source":"Wiley Online Library","title":"Optimum growth temperature declines with body size within fish species","volume":"28","author":[{"family":"Lindmark","given":"Max"},{"family":"Ohlberger","given":"Jan"},{"family":"Gårdmark","given":"Anna"}],"issued":{"date-parts":[["2022"]]},"citation-key":"lindmarkOptimumGrowthTemperature2022"}}],"schema":"https://github.com/citation-style-language/schema/raw/master/csl-citation.json"} </w:instrText>
      </w:r>
      <w:r w:rsidR="00755F9D">
        <w:fldChar w:fldCharType="separate"/>
      </w:r>
      <w:r w:rsidR="00F42173" w:rsidRPr="00F42173">
        <w:rPr>
          <w:vertAlign w:val="superscript"/>
          <w:lang w:val="en-GB"/>
        </w:rPr>
        <w:t>23,24</w:t>
      </w:r>
      <w:r w:rsidR="00755F9D">
        <w:fldChar w:fldCharType="end"/>
      </w:r>
      <w:r>
        <w:t xml:space="preserve">. </w:t>
      </w:r>
      <w:r w:rsidR="008F4827">
        <w:t xml:space="preserve">Growth rates can increase due to physiological responses to higher temperatures, or reduced density-dependence following warming-induced mortality, or both. </w:t>
      </w:r>
      <w:commentRangeStart w:id="22"/>
      <w:commentRangeStart w:id="23"/>
      <w:r>
        <w:t>Hence, the effect of warming on the size-spectrum depends on several interlinked processes affecting abundance-at-size and size-at-age.</w:t>
      </w:r>
      <w:commentRangeEnd w:id="22"/>
      <w:r w:rsidR="00A21F67">
        <w:rPr>
          <w:rStyle w:val="Kommentarsreferens"/>
        </w:rPr>
        <w:commentReference w:id="22"/>
      </w:r>
      <w:commentRangeEnd w:id="23"/>
      <w:r w:rsidR="009F441C">
        <w:rPr>
          <w:rStyle w:val="Kommentarsreferens"/>
        </w:rPr>
        <w:commentReference w:id="23"/>
      </w:r>
      <w:r w:rsidR="00A21F67">
        <w:t xml:space="preserve"> Yet, while warming effects on ectotherm body growth ha</w:t>
      </w:r>
      <w:r w:rsidR="003E5359">
        <w:t>ve</w:t>
      </w:r>
      <w:r w:rsidR="00A21F67">
        <w:t xml:space="preserve"> been thoroughly studied</w:t>
      </w:r>
      <w:r w:rsidR="00F064B1">
        <w:fldChar w:fldCharType="begin"/>
      </w:r>
      <w:r w:rsidR="00F42173">
        <w:instrText xml:space="preserve"> ADDIN ZOTERO_ITEM CSL_CITATION {"citationID":"4AMH0ShM","properties":{"formattedCitation":"\\super 6,24,25\\nosupersub{}","plainCitation":"6,24,25","noteIndex":0},"citationItems":[{"id":860,"uris":["http://zotero.org/users/6116610/items/RAL83LAC"],"itemData":{"id":860,"type":"chapter","container-title":"Advances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citation-key":"atkinsonTemperatureOrganismSize1994"}},{"id":965,"uris":["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T."}],"issued":{"date-parts":[["1969",9,1]]},"citation-key":"brettGrowthRateBody1969"}},{"id":3306,"uris":["http://zotero.org/users/6116610/items/BPUQHW32"],"itemData":{"id":3306,"type":"article-journal","abstract":"According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52 studies that combined body mass and temperature treatments. By fitting hierarchical models accounting for variation between species, we estimated how maximum consumption and metabolic rate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body size. Small individuals of a given population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ectotherms.","container-title":"Global Change Biology","DOI":"10.1111/gcb.16067","ISSN":"1365-2486","issue":"7","language":"en","note":"_eprint: https://onlinelibrary.wiley.com/doi/pdf/10.1111/gcb.16067","page":"2259-2271","source":"Wiley Online Library","title":"Optimum growth temperature declines with body size within fish species","volume":"28","author":[{"family":"Lindmark","given":"Max"},{"family":"Ohlberger","given":"Jan"},{"family":"Gårdmark","given":"Anna"}],"issued":{"date-parts":[["2022"]]},"citation-key":"lindmarkOptimumGrowthTemperature2022"}}],"schema":"https://github.com/citation-style-language/schema/raw/master/csl-citation.json"} </w:instrText>
      </w:r>
      <w:r w:rsidR="00F064B1">
        <w:fldChar w:fldCharType="separate"/>
      </w:r>
      <w:r w:rsidR="00F42173" w:rsidRPr="00F42173">
        <w:rPr>
          <w:vertAlign w:val="superscript"/>
          <w:lang w:val="en-GB"/>
        </w:rPr>
        <w:t>6,24,25</w:t>
      </w:r>
      <w:r w:rsidR="00F064B1">
        <w:fldChar w:fldCharType="end"/>
      </w:r>
      <w:r w:rsidR="00A21F67">
        <w:t>, those on mortality in wild populations have not</w:t>
      </w:r>
      <w:r w:rsidR="00E81E29">
        <w:t xml:space="preserve"> to the same extent</w:t>
      </w:r>
      <w:r w:rsidR="00A21F67">
        <w:t>, nor their joint consequences for population size-spectra in warming environments.</w:t>
      </w:r>
    </w:p>
    <w:p w14:paraId="00000025" w14:textId="7BC7B741" w:rsidR="00037DE8" w:rsidRDefault="008F4827">
      <w:pPr>
        <w:spacing w:line="480" w:lineRule="auto"/>
        <w:ind w:firstLine="284"/>
        <w:jc w:val="both"/>
      </w:pPr>
      <w:r>
        <w:t>W</w:t>
      </w:r>
      <w:r w:rsidR="001B1A85">
        <w:t>e use</w:t>
      </w:r>
      <w:r>
        <w:t>d</w:t>
      </w:r>
      <w:r w:rsidR="001B1A85">
        <w:t xml:space="preserve"> data from </w:t>
      </w:r>
      <w:r w:rsidR="00A21F67">
        <w:t xml:space="preserve">a </w:t>
      </w:r>
      <w:r w:rsidR="001B1A85">
        <w:t>unique</w:t>
      </w:r>
      <w:r w:rsidR="007E4429">
        <w:t xml:space="preserve">, </w:t>
      </w:r>
      <w:r w:rsidR="001B1A85">
        <w:t>large-scale</w:t>
      </w:r>
      <w:r>
        <w:t xml:space="preserve"> 23-year-long</w:t>
      </w:r>
      <w:r w:rsidR="001B1A85">
        <w:t xml:space="preserve"> </w:t>
      </w:r>
      <w:r w:rsidR="00A21F67">
        <w:t>heating</w:t>
      </w:r>
      <w:r w:rsidR="007E4429">
        <w:t>-experiment</w:t>
      </w:r>
      <w:r w:rsidR="00A21F67">
        <w:t xml:space="preserve"> </w:t>
      </w:r>
      <w:r w:rsidR="007E4429">
        <w:t xml:space="preserve">of </w:t>
      </w:r>
      <w:r w:rsidR="00A21F67">
        <w:t>a coastal ecosystem</w:t>
      </w:r>
      <w:commentRangeStart w:id="24"/>
      <w:commentRangeEnd w:id="24"/>
      <w:r w:rsidR="00A21F67">
        <w:rPr>
          <w:rStyle w:val="Kommentarsreferens"/>
        </w:rPr>
        <w:commentReference w:id="24"/>
      </w:r>
      <w:r w:rsidR="00100F78">
        <w:t xml:space="preserve"> </w:t>
      </w:r>
      <w:r w:rsidR="001B1A85">
        <w:t xml:space="preserve">to quantify </w:t>
      </w:r>
      <w:r w:rsidR="00100F78">
        <w:t xml:space="preserve">how warming </w:t>
      </w:r>
      <w:r w:rsidR="001B1A85">
        <w:t>change</w:t>
      </w:r>
      <w:r w:rsidR="00100F78">
        <w:t>d</w:t>
      </w:r>
      <w:r w:rsidR="001B1A85">
        <w:t xml:space="preserve"> </w:t>
      </w:r>
      <w:r w:rsidR="00100F78">
        <w:t xml:space="preserve">fish </w:t>
      </w:r>
      <w:r w:rsidR="001B1A85">
        <w:t>body growth, mortality, and the size structure in a</w:t>
      </w:r>
      <w:r w:rsidR="00320473">
        <w:t>n</w:t>
      </w:r>
      <w:r w:rsidR="001B1A85">
        <w:t xml:space="preserve"> </w:t>
      </w:r>
      <w:r w:rsidR="00100F78">
        <w:t>un</w:t>
      </w:r>
      <w:r w:rsidR="001B1A85">
        <w:t>exploited population of Eurasian perch (</w:t>
      </w:r>
      <w:proofErr w:type="spellStart"/>
      <w:r w:rsidR="001B1A85">
        <w:rPr>
          <w:i/>
        </w:rPr>
        <w:t>Perca</w:t>
      </w:r>
      <w:proofErr w:type="spellEnd"/>
      <w:r w:rsidR="001B1A85">
        <w:rPr>
          <w:i/>
        </w:rPr>
        <w:t xml:space="preserve"> </w:t>
      </w:r>
      <w:proofErr w:type="spellStart"/>
      <w:r w:rsidR="001B1A85">
        <w:rPr>
          <w:i/>
        </w:rPr>
        <w:t>fluviatilis</w:t>
      </w:r>
      <w:proofErr w:type="spellEnd"/>
      <w:r w:rsidR="001B1A85">
        <w:t xml:space="preserve">, </w:t>
      </w:r>
      <w:r w:rsidR="00300E1C">
        <w:t>‘</w:t>
      </w:r>
      <w:r w:rsidR="001B1A85">
        <w:t>perch</w:t>
      </w:r>
      <w:r w:rsidR="00300E1C">
        <w:t>’</w:t>
      </w:r>
      <w:r w:rsidR="001B1A85">
        <w:t>)</w:t>
      </w:r>
      <w:r w:rsidR="00100F78">
        <w:t xml:space="preserve">. We compare fish from this enclosed bay </w:t>
      </w:r>
      <w:r w:rsidR="001B1A85">
        <w:t xml:space="preserve">exposed to temperatures 5-10 </w:t>
      </w:r>
      <m:oMath>
        <m:r>
          <w:rPr>
            <w:rFonts w:ascii="Cambria Math" w:eastAsia="Cambria Math" w:hAnsi="Cambria Math" w:cs="Cambria Math"/>
          </w:rPr>
          <m:t>℃</m:t>
        </m:r>
      </m:oMath>
      <w:r w:rsidR="001B1A85">
        <w:t xml:space="preserve"> above normal </w:t>
      </w:r>
      <w:commentRangeStart w:id="25"/>
      <w:commentRangeStart w:id="26"/>
      <w:r w:rsidR="00100F78">
        <w:t>(‘</w:t>
      </w:r>
      <w:r w:rsidR="00320473">
        <w:t xml:space="preserve">heated </w:t>
      </w:r>
      <w:r w:rsidR="00100F78">
        <w:t xml:space="preserve">area’) </w:t>
      </w:r>
      <w:commentRangeEnd w:id="25"/>
      <w:r w:rsidR="00300E1C">
        <w:rPr>
          <w:rStyle w:val="Kommentarsreferens"/>
        </w:rPr>
        <w:commentReference w:id="25"/>
      </w:r>
      <w:commentRangeEnd w:id="26"/>
      <w:r w:rsidR="00721680">
        <w:rPr>
          <w:rStyle w:val="Kommentarsreferens"/>
        </w:rPr>
        <w:commentReference w:id="26"/>
      </w:r>
      <w:r w:rsidR="00100F78">
        <w:t xml:space="preserve">with fish from a </w:t>
      </w:r>
      <w:r w:rsidR="001B1A85">
        <w:t xml:space="preserve">reference </w:t>
      </w:r>
      <w:r w:rsidR="00100F78">
        <w:t>area in the adjacent</w:t>
      </w:r>
      <w:r w:rsidR="001B1A85">
        <w:t xml:space="preserve"> </w:t>
      </w:r>
      <w:r w:rsidR="001B1A85">
        <w:rPr>
          <w:color w:val="000000"/>
        </w:rPr>
        <w:t>archipelago (Fig. 1)</w:t>
      </w:r>
      <w:r w:rsidR="00100F78">
        <w:rPr>
          <w:color w:val="000000"/>
        </w:rPr>
        <w:t>.</w:t>
      </w:r>
      <w:r w:rsidR="001B1A85">
        <w:t xml:space="preserve"> Using hierarchical Bayesian models, we quantify </w:t>
      </w:r>
      <w:r w:rsidR="00300E1C">
        <w:t xml:space="preserve">differences in </w:t>
      </w:r>
      <w:r w:rsidR="001B1A85">
        <w:t>key individual-</w:t>
      </w:r>
      <w:r w:rsidR="00300E1C">
        <w:t xml:space="preserve"> </w:t>
      </w:r>
      <w:r w:rsidR="001B1A85">
        <w:t>and population level parameters, such as body growth, asymptotic size, mortality rates, and size-spectra</w:t>
      </w:r>
      <w:r w:rsidR="00CD50EA">
        <w:t>,</w:t>
      </w:r>
      <w:r w:rsidR="001B1A85">
        <w:t xml:space="preserve"> between the </w:t>
      </w:r>
      <w:r w:rsidR="00320473">
        <w:t>heated</w:t>
      </w:r>
      <w:r w:rsidR="00320473" w:rsidDel="00320473">
        <w:t xml:space="preserve"> </w:t>
      </w:r>
      <w:commentRangeStart w:id="27"/>
      <w:commentRangeStart w:id="28"/>
      <w:r w:rsidR="00300E1C">
        <w:t xml:space="preserve">and </w:t>
      </w:r>
      <w:commentRangeEnd w:id="27"/>
      <w:r w:rsidR="00721680">
        <w:t xml:space="preserve">reference </w:t>
      </w:r>
      <w:r w:rsidR="00300E1C">
        <w:rPr>
          <w:rStyle w:val="Kommentarsreferens"/>
        </w:rPr>
        <w:commentReference w:id="27"/>
      </w:r>
      <w:commentRangeEnd w:id="28"/>
      <w:r w:rsidR="00721680">
        <w:rPr>
          <w:rStyle w:val="Kommentarsreferens"/>
        </w:rPr>
        <w:commentReference w:id="28"/>
      </w:r>
      <w:r w:rsidR="00300E1C">
        <w:t xml:space="preserve">coastal </w:t>
      </w:r>
      <w:r w:rsidR="001B1A85">
        <w:t xml:space="preserve">area. </w:t>
      </w:r>
    </w:p>
    <w:p w14:paraId="00000026" w14:textId="77777777" w:rsidR="00037DE8" w:rsidRDefault="00037DE8">
      <w:pPr>
        <w:spacing w:line="480" w:lineRule="auto"/>
        <w:jc w:val="both"/>
        <w:rPr>
          <w:sz w:val="28"/>
          <w:szCs w:val="28"/>
        </w:rPr>
      </w:pPr>
    </w:p>
    <w:p w14:paraId="00000027" w14:textId="77777777" w:rsidR="00037DE8" w:rsidRDefault="00D83772">
      <w:pPr>
        <w:spacing w:line="480" w:lineRule="auto"/>
        <w:jc w:val="both"/>
        <w:rPr>
          <w:sz w:val="28"/>
          <w:szCs w:val="28"/>
        </w:rPr>
      </w:pPr>
      <w:sdt>
        <w:sdtPr>
          <w:tag w:val="goog_rdk_13"/>
          <w:id w:val="247478690"/>
        </w:sdtPr>
        <w:sdtEndPr/>
        <w:sdtContent>
          <w:commentRangeStart w:id="29"/>
        </w:sdtContent>
      </w:sdt>
      <w:sdt>
        <w:sdtPr>
          <w:tag w:val="goog_rdk_14"/>
          <w:id w:val="1100213546"/>
        </w:sdtPr>
        <w:sdtEndPr/>
        <w:sdtContent>
          <w:commentRangeStart w:id="30"/>
        </w:sdtContent>
      </w:sdt>
      <w:r w:rsidR="001B1A85">
        <w:rPr>
          <w:sz w:val="28"/>
          <w:szCs w:val="28"/>
        </w:rPr>
        <w:t>Results</w:t>
      </w:r>
      <w:commentRangeEnd w:id="29"/>
      <w:r w:rsidR="001B1A85">
        <w:commentReference w:id="29"/>
      </w:r>
      <w:commentRangeEnd w:id="30"/>
      <w:r w:rsidR="001B1A85">
        <w:commentReference w:id="30"/>
      </w:r>
    </w:p>
    <w:p w14:paraId="00000028" w14:textId="41AC7422" w:rsidR="00037DE8" w:rsidRDefault="001B1A85">
      <w:pPr>
        <w:spacing w:line="480" w:lineRule="auto"/>
        <w:jc w:val="both"/>
      </w:pPr>
      <w:r>
        <w:t xml:space="preserve">Analysis of </w:t>
      </w:r>
      <w:r w:rsidR="003A3F81">
        <w:t>fish (</w:t>
      </w:r>
      <w:r w:rsidR="00C00598">
        <w:t>perch</w:t>
      </w:r>
      <w:r w:rsidR="003A3F81">
        <w:t>)</w:t>
      </w:r>
      <w:r w:rsidR="00C00598">
        <w:t xml:space="preserve"> </w:t>
      </w:r>
      <w:r>
        <w:t xml:space="preserve">size-at-age using the von Bertalanffy growth equation (VBGE) revealed that </w:t>
      </w:r>
      <w:r w:rsidR="003A3F81">
        <w:t xml:space="preserve">fish </w:t>
      </w:r>
      <w:commentRangeStart w:id="31"/>
      <w:commentRangeStart w:id="32"/>
      <w:r>
        <w:t>cohorts</w:t>
      </w:r>
      <w:r w:rsidR="00356D83">
        <w:t xml:space="preserve"> (</w:t>
      </w:r>
      <w:r w:rsidR="00565A8A">
        <w:t>year classes</w:t>
      </w:r>
      <w:r w:rsidR="00356D83">
        <w:t>)</w:t>
      </w:r>
      <w:r>
        <w:t xml:space="preserve"> </w:t>
      </w:r>
      <w:commentRangeEnd w:id="31"/>
      <w:r w:rsidR="003A3F81">
        <w:rPr>
          <w:rStyle w:val="Kommentarsreferens"/>
        </w:rPr>
        <w:commentReference w:id="31"/>
      </w:r>
      <w:commentRangeEnd w:id="32"/>
      <w:r w:rsidR="005E5A84">
        <w:rPr>
          <w:rStyle w:val="Kommentarsreferens"/>
        </w:rPr>
        <w:commentReference w:id="32"/>
      </w:r>
      <w:r>
        <w:t xml:space="preserve">in the </w:t>
      </w:r>
      <w:r w:rsidR="00320473">
        <w:t>heated</w:t>
      </w:r>
      <w:r w:rsidR="00320473" w:rsidDel="00320473">
        <w:t xml:space="preserve"> </w:t>
      </w:r>
      <w:r>
        <w:t xml:space="preserve">area </w:t>
      </w:r>
      <w:r w:rsidR="00C00598">
        <w:t>both</w:t>
      </w:r>
      <w:r>
        <w:t xml:space="preserve"> grew faster initially (larger size-at-age </w:t>
      </w:r>
      <w:r w:rsidR="00C00598">
        <w:t>and</w:t>
      </w:r>
      <w:r>
        <w:t xml:space="preserve"> VBGE </w:t>
      </w:r>
      <m:oMath>
        <m:r>
          <w:rPr>
            <w:rFonts w:ascii="Cambria Math" w:eastAsia="Cambria Math" w:hAnsi="Cambria Math" w:cs="Cambria Math"/>
          </w:rPr>
          <m:t>K</m:t>
        </m:r>
      </m:oMath>
      <w:r>
        <w:t xml:space="preserve"> parameter) </w:t>
      </w:r>
      <w:r w:rsidR="00C00598">
        <w:t xml:space="preserve">and </w:t>
      </w:r>
      <w:r>
        <w:t>reached larger predicted asymptotic sizes</w:t>
      </w:r>
      <w:r w:rsidR="00C00598">
        <w:t xml:space="preserve"> than those in the </w:t>
      </w:r>
      <w:r w:rsidR="00721680">
        <w:t>reference</w:t>
      </w:r>
      <w:r w:rsidR="00721680" w:rsidDel="00721680">
        <w:t xml:space="preserve"> </w:t>
      </w:r>
      <w:r w:rsidR="00C00598">
        <w:t>area</w:t>
      </w:r>
      <w:r>
        <w:t xml:space="preserve"> (Fig. 2). The model with </w:t>
      </w:r>
      <w:r w:rsidR="00C00598">
        <w:t>area-</w:t>
      </w:r>
      <w:r>
        <w:t>specific VBGE 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w:t>
      </w:r>
      <m:oMath>
        <m:r>
          <w:rPr>
            <w:rFonts w:ascii="Cambria Math" w:eastAsia="Cambria Math" w:hAnsi="Cambria Math" w:cs="Cambria Math"/>
          </w:rPr>
          <m:t>K</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oMath>
      <w:r>
        <w:t>) had</w:t>
      </w:r>
      <w:r w:rsidR="00CD50EA">
        <w:t xml:space="preserve"> best </w:t>
      </w:r>
      <w:r w:rsidR="005B5D9A">
        <w:t xml:space="preserve">out of sample </w:t>
      </w:r>
      <w:r w:rsidR="00CD50EA">
        <w:t xml:space="preserve">predictive </w:t>
      </w:r>
      <w:r w:rsidR="005B5D9A">
        <w:t>accuracy</w:t>
      </w:r>
      <w:r w:rsidR="00CD50EA">
        <w:t xml:space="preserve"> (</w:t>
      </w:r>
      <w:r>
        <w:t xml:space="preserve">the largest </w:t>
      </w:r>
      <w:commentRangeStart w:id="33"/>
      <w:commentRangeStart w:id="34"/>
      <w:commentRangeStart w:id="35"/>
      <w:r>
        <w:t>expected log pointwise predictive density</w:t>
      </w:r>
      <w:commentRangeEnd w:id="33"/>
      <w:r w:rsidR="00C00598">
        <w:rPr>
          <w:rStyle w:val="Kommentarsreferens"/>
        </w:rPr>
        <w:commentReference w:id="33"/>
      </w:r>
      <w:commentRangeEnd w:id="34"/>
      <w:r w:rsidR="00FB42D9">
        <w:rPr>
          <w:rStyle w:val="Kommentarsreferens"/>
        </w:rPr>
        <w:commentReference w:id="34"/>
      </w:r>
      <w:commentRangeEnd w:id="35"/>
      <w:r w:rsidR="003B69A1">
        <w:rPr>
          <w:rStyle w:val="Kommentarsreferens"/>
        </w:rPr>
        <w:commentReference w:id="35"/>
      </w:r>
      <w:r>
        <w:t xml:space="preserve"> </w:t>
      </w:r>
      <w:r w:rsidR="0097774D">
        <w:t>for a new observation</w:t>
      </w:r>
      <w:r w:rsidR="00CD50EA">
        <w:t>;</w:t>
      </w:r>
      <w:r w:rsidR="0097774D">
        <w:t xml:space="preserve"> </w:t>
      </w:r>
      <w:r>
        <w:t xml:space="preserve">Table S1), and there is a clear difference </w:t>
      </w:r>
      <w:r w:rsidR="00C00598">
        <w:t xml:space="preserve">in both </w:t>
      </w:r>
      <w:r>
        <w:t xml:space="preserve">the estimated values </w:t>
      </w:r>
      <w:r>
        <w:lastRenderedPageBreak/>
        <w:t>for</w:t>
      </w:r>
      <w:r w:rsidR="008164C6">
        <w:t xml:space="preserve"> fish </w:t>
      </w:r>
      <w:r w:rsidR="00B70C58">
        <w:t xml:space="preserve">asymptotic </w:t>
      </w:r>
      <w:r w:rsidR="008164C6">
        <w:t>length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rsidR="008164C6">
        <w:t>)</w:t>
      </w:r>
      <w:r>
        <w:t xml:space="preserve"> </w:t>
      </w:r>
      <w:r w:rsidR="008164C6">
        <w:t>and growth rate (</w:t>
      </w:r>
      <m:oMath>
        <m:r>
          <w:rPr>
            <w:rFonts w:ascii="Cambria Math" w:eastAsia="Cambria Math" w:hAnsi="Cambria Math" w:cs="Cambria Math"/>
          </w:rPr>
          <m:t>K</m:t>
        </m:r>
      </m:oMath>
      <w:r w:rsidR="008164C6">
        <w:t>)</w:t>
      </w:r>
      <w:r>
        <w:t xml:space="preserve"> </w:t>
      </w:r>
      <w:r w:rsidR="00C00598">
        <w:t xml:space="preserve">between the </w:t>
      </w:r>
      <w:r w:rsidR="00320473">
        <w:t>heated</w:t>
      </w:r>
      <w:r w:rsidR="00320473" w:rsidDel="00320473">
        <w:t xml:space="preserve"> </w:t>
      </w:r>
      <w:r w:rsidR="00C00598">
        <w:t xml:space="preserve">and </w:t>
      </w:r>
      <w:r w:rsidR="00721680">
        <w:t>reference</w:t>
      </w:r>
      <w:r w:rsidR="00721680" w:rsidDel="00721680">
        <w:t xml:space="preserve"> </w:t>
      </w:r>
      <w:r w:rsidR="00C00598">
        <w:t xml:space="preserve">area </w:t>
      </w:r>
      <w:r>
        <w:t xml:space="preserve">(Fig. </w:t>
      </w:r>
      <w:r w:rsidR="00C00598">
        <w:t>2</w:t>
      </w:r>
      <w:r w:rsidR="00DF1DD3">
        <w:t>B-E</w:t>
      </w:r>
      <w:r>
        <w:t xml:space="preserve">). For instance, the distribution of differences </w:t>
      </w:r>
      <w:r w:rsidR="00DF1DD3">
        <w:t xml:space="preserve">between the </w:t>
      </w:r>
      <w:r w:rsidR="00320473">
        <w:t>heated</w:t>
      </w:r>
      <w:r w:rsidR="00320473" w:rsidDel="00320473">
        <w:t xml:space="preserve"> </w:t>
      </w:r>
      <w:r w:rsidR="00DF1DD3">
        <w:t xml:space="preserve">and </w:t>
      </w:r>
      <w:r w:rsidR="00721680">
        <w:t>reference</w:t>
      </w:r>
      <w:r w:rsidR="00721680" w:rsidDel="00721680">
        <w:t xml:space="preserve"> </w:t>
      </w:r>
      <w:r w:rsidR="00DF1DD3">
        <w:t xml:space="preserve">area </w:t>
      </w:r>
      <w:r>
        <w:t xml:space="preserve">of the posterior samples for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and </w:t>
      </w:r>
      <m:oMath>
        <m:r>
          <w:rPr>
            <w:rFonts w:ascii="Cambria Math" w:eastAsia="Cambria Math" w:hAnsi="Cambria Math" w:cs="Cambria Math"/>
          </w:rPr>
          <m:t>K</m:t>
        </m:r>
      </m:oMath>
      <w:r>
        <w:t xml:space="preserve"> only had 11% and 2%</w:t>
      </w:r>
      <w:r w:rsidR="00DF1DD3">
        <w:t>,</w:t>
      </w:r>
      <w:r>
        <w:t xml:space="preserve"> respectively</w:t>
      </w:r>
      <w:r w:rsidR="00DF1DD3">
        <w:t>,</w:t>
      </w:r>
      <w:r>
        <w:t xml:space="preserve"> of the density below 0, illustrat</w:t>
      </w:r>
      <w:r w:rsidR="0032100D">
        <w:t>ing</w:t>
      </w:r>
      <w:r>
        <w:t xml:space="preserve"> that it is unlikely that the parameters are larger in the </w:t>
      </w:r>
      <w:r w:rsidR="00721680">
        <w:t>reference</w:t>
      </w:r>
      <w:r w:rsidR="00721680" w:rsidDel="00721680">
        <w:t xml:space="preserve"> </w:t>
      </w:r>
      <w:r>
        <w:t xml:space="preserve">area </w:t>
      </w:r>
      <w:r w:rsidR="00DF1DD3">
        <w:t xml:space="preserve">or similar in the two areas </w:t>
      </w:r>
      <w:r>
        <w:t>(Fig. 2</w:t>
      </w:r>
      <w:r w:rsidR="00DF1DD3">
        <w:t>C, E</w:t>
      </w:r>
      <w:r>
        <w:t>).</w:t>
      </w:r>
      <w:r w:rsidR="003A3F81">
        <w:t xml:space="preserve"> </w:t>
      </w:r>
      <w:r w:rsidR="00C126A5">
        <w:t>W</w:t>
      </w:r>
      <w:r>
        <w:t xml:space="preserve">e estimated </w:t>
      </w:r>
      <w:r w:rsidR="00C126A5">
        <w:t>that</w:t>
      </w:r>
      <w:r w:rsidR="00EA0730">
        <w:t xml:space="preserve"> fish in</w:t>
      </w:r>
      <w:r w:rsidR="00C126A5">
        <w:t xml:space="preserve"> the </w:t>
      </w:r>
      <w:r w:rsidR="00320473">
        <w:t>heated</w:t>
      </w:r>
      <w:r w:rsidR="00320473" w:rsidDel="00320473">
        <w:t xml:space="preserve"> </w:t>
      </w:r>
      <w:r w:rsidR="00C126A5">
        <w:t xml:space="preserve">area had </w:t>
      </w:r>
      <w:r w:rsidR="00EA0730">
        <w:t xml:space="preserve">a 16% larger </w:t>
      </w:r>
      <w:r w:rsidR="00B70C58">
        <w:t>asymptotic</w:t>
      </w:r>
      <w:r w:rsidR="00C126A5">
        <w:t xml:space="preserve"> length than </w:t>
      </w:r>
      <w:r w:rsidR="00EA0730">
        <w:t xml:space="preserve">in the </w:t>
      </w:r>
      <w:r w:rsidR="00721680">
        <w:t>reference</w:t>
      </w:r>
      <w:r w:rsidR="00721680" w:rsidDel="00721680">
        <w:t xml:space="preserve"> </w:t>
      </w:r>
      <w:r w:rsidR="00C126A5">
        <w:t>area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∞heat</m:t>
            </m:r>
          </m:sub>
        </m:sSub>
        <m:r>
          <w:rPr>
            <w:rFonts w:ascii="Cambria Math" w:eastAsia="Cambria Math" w:hAnsi="Cambria Math" w:cs="Cambria Math"/>
          </w:rPr>
          <m:t>=45.7[36.8, 56.3]</m:t>
        </m:r>
      </m:oMath>
      <w:r>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∞ref</m:t>
            </m:r>
          </m:sub>
        </m:sSub>
        <m:r>
          <w:rPr>
            <w:rFonts w:ascii="Cambria Math" w:eastAsia="Cambria Math" w:hAnsi="Cambria Math" w:cs="Cambria Math"/>
          </w:rPr>
          <m:t>=39.4</m:t>
        </m:r>
        <m:d>
          <m:dPr>
            <m:begChr m:val="["/>
            <m:endChr m:val="]"/>
            <m:ctrlPr>
              <w:rPr>
                <w:rFonts w:ascii="Cambria Math" w:eastAsia="Cambria Math" w:hAnsi="Cambria Math" w:cs="Cambria Math"/>
                <w:i/>
              </w:rPr>
            </m:ctrlPr>
          </m:dPr>
          <m:e>
            <m:r>
              <w:rPr>
                <w:rFonts w:ascii="Cambria Math" w:eastAsia="Cambria Math" w:hAnsi="Cambria Math" w:cs="Cambria Math"/>
              </w:rPr>
              <m:t>35.4, 43.9</m:t>
            </m:r>
          </m:e>
        </m:d>
      </m:oMath>
      <w:r w:rsidR="00C126A5">
        <w:t>, given as posterior median</w:t>
      </w:r>
      <w:r w:rsidR="003A3F81">
        <w:t xml:space="preserve"> with </w:t>
      </w:r>
      <w:r w:rsidR="00C126A5">
        <w:t>95% credible interval) and</w:t>
      </w:r>
      <w:r w:rsidR="009C5925">
        <w:t xml:space="preserve"> </w:t>
      </w:r>
      <w:commentRangeStart w:id="36"/>
      <w:commentRangeStart w:id="37"/>
      <w:commentRangeStart w:id="38"/>
      <w:r w:rsidR="003A3F81">
        <w:t>27</w:t>
      </w:r>
      <w:r w:rsidR="00C126A5">
        <w:t xml:space="preserve">% </w:t>
      </w:r>
      <w:r w:rsidR="009C5925">
        <w:t>larger growth coefficient</w:t>
      </w:r>
      <w:r w:rsidR="00C126A5">
        <w:t xml:space="preserve"> </w:t>
      </w:r>
      <w:commentRangeEnd w:id="36"/>
      <w:r w:rsidR="009C5925">
        <w:rPr>
          <w:rStyle w:val="Kommentarsreferens"/>
        </w:rPr>
        <w:commentReference w:id="36"/>
      </w:r>
      <w:commentRangeEnd w:id="37"/>
      <w:r w:rsidR="00C75D8E">
        <w:rPr>
          <w:rStyle w:val="Kommentarsreferens"/>
        </w:rPr>
        <w:commentReference w:id="37"/>
      </w:r>
      <w:commentRangeEnd w:id="38"/>
      <w:r w:rsidR="003B69A1">
        <w:rPr>
          <w:rStyle w:val="Kommentarsreferens"/>
        </w:rPr>
        <w:commentReference w:id="38"/>
      </w:r>
      <w:r w:rsidR="00C126A5">
        <w:t>(</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heat</m:t>
            </m:r>
          </m:sub>
        </m:sSub>
        <m:r>
          <w:rPr>
            <w:rFonts w:ascii="Cambria Math" w:eastAsia="Cambria Math" w:hAnsi="Cambria Math" w:cs="Cambria Math"/>
          </w:rPr>
          <m:t>=0.19</m:t>
        </m:r>
        <m:d>
          <m:dPr>
            <m:begChr m:val="["/>
            <m:endChr m:val="]"/>
            <m:ctrlPr>
              <w:rPr>
                <w:rFonts w:ascii="Cambria Math" w:eastAsia="Cambria Math" w:hAnsi="Cambria Math" w:cs="Cambria Math"/>
                <w:i/>
              </w:rPr>
            </m:ctrlPr>
          </m:dPr>
          <m:e>
            <m:r>
              <w:rPr>
                <w:rFonts w:ascii="Cambria Math" w:eastAsia="Cambria Math" w:hAnsi="Cambria Math" w:cs="Cambria Math"/>
              </w:rPr>
              <m:t>0.15, 0.23</m:t>
            </m:r>
          </m:e>
        </m:d>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ref</m:t>
            </m:r>
          </m:sub>
        </m:sSub>
        <m:r>
          <w:rPr>
            <w:rFonts w:ascii="Cambria Math" w:eastAsia="Cambria Math" w:hAnsi="Cambria Math" w:cs="Cambria Math"/>
          </w:rPr>
          <m:t>=0.15[0.12, 0.17]</m:t>
        </m:r>
      </m:oMath>
      <w:r w:rsidR="00C126A5">
        <w:t xml:space="preserve">). </w:t>
      </w:r>
      <w:commentRangeStart w:id="39"/>
      <w:commentRangeStart w:id="40"/>
      <w:r w:rsidR="00C126A5">
        <w:t>Corresponding estimates of the third parameter in the V</w:t>
      </w:r>
      <w:r w:rsidR="003A3F81">
        <w:t>BGE were</w:t>
      </w:r>
      <w:r>
        <w:t xml:space="preserve">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r>
              <w:rPr>
                <w:rFonts w:ascii="Cambria Math" w:eastAsia="Cambria Math" w:hAnsi="Cambria Math" w:cs="Cambria Math"/>
              </w:rPr>
              <m:t>heat</m:t>
            </m:r>
          </m:sub>
        </m:sSub>
        <m:r>
          <w:rPr>
            <w:rFonts w:ascii="Cambria Math" w:eastAsia="Cambria Math" w:hAnsi="Cambria Math" w:cs="Cambria Math"/>
          </w:rPr>
          <m:t>=-0.16[-0.21, -0.11]</m:t>
        </m:r>
      </m:oMath>
      <w:r>
        <w:t>,</w:t>
      </w:r>
      <w:r w:rsidR="009C5925">
        <w:t xml:space="preserve"> </w:t>
      </w:r>
      <w:r>
        <w:t xml:space="preserve">and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0ref</m:t>
            </m:r>
          </m:sub>
        </m:sSub>
        <m:r>
          <w:rPr>
            <w:rFonts w:ascii="Cambria Math" w:eastAsia="Cambria Math" w:hAnsi="Cambria Math" w:cs="Cambria Math"/>
          </w:rPr>
          <m:t>=-0.44[-0.56, -0.33]</m:t>
        </m:r>
      </m:oMath>
      <w:r>
        <w:t>.</w:t>
      </w:r>
      <w:commentRangeEnd w:id="39"/>
      <w:r w:rsidR="00CD50EA">
        <w:rPr>
          <w:rStyle w:val="Kommentarsreferens"/>
        </w:rPr>
        <w:commentReference w:id="39"/>
      </w:r>
      <w:commentRangeEnd w:id="40"/>
      <w:r w:rsidR="003B69A1">
        <w:rPr>
          <w:rStyle w:val="Kommentarsreferens"/>
        </w:rPr>
        <w:commentReference w:id="40"/>
      </w:r>
    </w:p>
    <w:p w14:paraId="00000029" w14:textId="3DE1E4A9" w:rsidR="00037DE8" w:rsidRDefault="001B1A85">
      <w:pPr>
        <w:spacing w:line="480" w:lineRule="auto"/>
        <w:ind w:firstLine="284"/>
        <w:jc w:val="both"/>
      </w:pPr>
      <w:r>
        <w:t xml:space="preserve">In addition, we found that the initial growth rate (at small size) was higher in the </w:t>
      </w:r>
      <w:r w:rsidR="00320473">
        <w:t>heated</w:t>
      </w:r>
      <w:r w:rsidR="00320473" w:rsidDel="00320473">
        <w:t xml:space="preserve"> </w:t>
      </w:r>
      <w:r>
        <w:t>are</w:t>
      </w:r>
      <w:r w:rsidR="00796AE9">
        <w:t>a</w:t>
      </w:r>
      <w:r>
        <w:t xml:space="preserve"> and that the decline in growth with length was steeper in the </w:t>
      </w:r>
      <w:r w:rsidR="00721680">
        <w:t>reference</w:t>
      </w:r>
      <w:r w:rsidR="00721680" w:rsidDel="00721680">
        <w:t xml:space="preserve"> </w:t>
      </w:r>
      <w:r>
        <w:t>area</w:t>
      </w:r>
      <w:r w:rsidR="0032100D">
        <w:t xml:space="preserve"> (Fig. 3)</w:t>
      </w:r>
      <w:r>
        <w:t xml:space="preserve">. </w:t>
      </w:r>
      <w:r w:rsidR="0032100D">
        <w:t>T</w:t>
      </w:r>
      <w:r>
        <w:t xml:space="preserve">he best model </w:t>
      </w:r>
      <w:r w:rsidR="0032100D">
        <w:t>for growth (</w:t>
      </w:r>
      <m:oMath>
        <m:r>
          <w:rPr>
            <w:rFonts w:ascii="Cambria Math" w:eastAsia="Cambria Math" w:hAnsi="Cambria Math" w:cs="Cambria Math"/>
          </w:rPr>
          <m:t>G=α</m:t>
        </m:r>
        <m:sSup>
          <m:sSupPr>
            <m:ctrlPr>
              <w:rPr>
                <w:rFonts w:ascii="Cambria Math" w:eastAsia="Cambria Math" w:hAnsi="Cambria Math" w:cs="Cambria Math"/>
              </w:rPr>
            </m:ctrlPr>
          </m:sSupPr>
          <m:e>
            <m:r>
              <w:rPr>
                <w:rFonts w:ascii="Cambria Math" w:eastAsia="Cambria Math" w:hAnsi="Cambria Math" w:cs="Cambria Math"/>
              </w:rPr>
              <m:t>L</m:t>
            </m:r>
          </m:e>
          <m:sup>
            <w:commentRangeStart w:id="41"/>
            <w:commentRangeStart w:id="42"/>
            <m:r>
              <w:rPr>
                <w:rFonts w:ascii="Cambria Math" w:eastAsia="Cambria Math" w:hAnsi="Cambria Math" w:cs="Cambria Math"/>
              </w:rPr>
              <m:t>θ</m:t>
            </m:r>
            <w:commentRangeEnd w:id="41"/>
            <m:r>
              <m:rPr>
                <m:sty m:val="p"/>
              </m:rPr>
              <w:rPr>
                <w:rStyle w:val="Kommentarsreferens"/>
              </w:rPr>
              <w:commentReference w:id="41"/>
            </m:r>
            <w:commentRangeEnd w:id="42"/>
            <m:r>
              <m:rPr>
                <m:sty m:val="p"/>
              </m:rPr>
              <w:rPr>
                <w:rStyle w:val="Kommentarsreferens"/>
              </w:rPr>
              <w:commentReference w:id="42"/>
            </m:r>
          </m:sup>
        </m:sSup>
      </m:oMath>
      <w:r w:rsidR="0032100D">
        <w:t xml:space="preserve">) </w:t>
      </w:r>
      <w:r w:rsidR="009B06EB">
        <w:t>had</w:t>
      </w:r>
      <w:r>
        <w:t xml:space="preserve"> area-specific parameters (Table S2), and we </w:t>
      </w:r>
      <w:sdt>
        <w:sdtPr>
          <w:tag w:val="goog_rdk_17"/>
          <w:id w:val="340824732"/>
        </w:sdtPr>
        <w:sdtEndPr/>
        <w:sdtContent>
          <w:r>
            <w:t>found</w:t>
          </w:r>
        </w:sdtContent>
      </w:sdt>
      <w:r w:rsidR="00CD50EA">
        <w:t xml:space="preserve"> </w:t>
      </w:r>
      <w:r>
        <w:t xml:space="preserve">even stronger support for differences in growth parameters between the areas (Fig. 3). </w:t>
      </w:r>
      <w:r w:rsidR="009B06EB">
        <w:t xml:space="preserve">Initial growth was </w:t>
      </w:r>
      <w:r>
        <w:t xml:space="preserve">estimated </w:t>
      </w:r>
      <w:r w:rsidR="009B06EB">
        <w:t xml:space="preserve">to be 18% faster in the </w:t>
      </w:r>
      <w:r w:rsidR="00320473">
        <w:t>heated</w:t>
      </w:r>
      <w:r w:rsidR="00320473" w:rsidDel="00320473">
        <w:t xml:space="preserve"> </w:t>
      </w:r>
      <w:r w:rsidR="009B06EB">
        <w:t xml:space="preserve">than in the </w:t>
      </w:r>
      <w:r w:rsidR="00721680">
        <w:t>reference</w:t>
      </w:r>
      <w:r w:rsidR="00721680" w:rsidDel="00721680">
        <w:t xml:space="preserve"> </w:t>
      </w:r>
      <w:r w:rsidR="009B06EB">
        <w:t>area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heat</m:t>
            </m:r>
          </m:sub>
        </m:sSub>
        <m:r>
          <w:rPr>
            <w:rFonts w:ascii="Cambria Math" w:eastAsia="Cambria Math" w:hAnsi="Cambria Math" w:cs="Cambria Math"/>
          </w:rPr>
          <m:t>=</m:t>
        </m:r>
        <w:commentRangeStart w:id="43"/>
        <w:commentRangeStart w:id="44"/>
        <m:r>
          <w:rPr>
            <w:rFonts w:ascii="Cambria Math" w:eastAsia="Cambria Math" w:hAnsi="Cambria Math" w:cs="Cambria Math"/>
          </w:rPr>
          <m:t>509.7[460.1,563.5]</m:t>
        </m:r>
      </m:oMath>
      <w:r w:rsidR="009B06EB">
        <w:t>,</w:t>
      </w:r>
      <m:oMath>
        <m:r>
          <m:rPr>
            <m:sty m:val="p"/>
          </m:rP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ref</m:t>
            </m:r>
          </m:sub>
        </m:sSub>
        <m:r>
          <w:rPr>
            <w:rFonts w:ascii="Cambria Math" w:eastAsia="Cambria Math" w:hAnsi="Cambria Math" w:cs="Cambria Math"/>
          </w:rPr>
          <m:t>=433.5[413.3,454.1]</m:t>
        </m:r>
      </m:oMath>
      <w:r w:rsidR="009B06EB">
        <w:t xml:space="preserve">), </w:t>
      </w:r>
      <w:commentRangeEnd w:id="43"/>
      <w:r w:rsidR="00B70C58">
        <w:rPr>
          <w:rStyle w:val="Kommentarsreferens"/>
        </w:rPr>
        <w:commentReference w:id="43"/>
      </w:r>
      <w:commentRangeEnd w:id="44"/>
      <w:r w:rsidR="00D5038D">
        <w:rPr>
          <w:rStyle w:val="Kommentarsreferens"/>
        </w:rPr>
        <w:commentReference w:id="44"/>
      </w:r>
      <w:r w:rsidR="009B06EB">
        <w:t xml:space="preserve">and growth of fish in the </w:t>
      </w:r>
      <w:r w:rsidR="00320473">
        <w:t>heated</w:t>
      </w:r>
      <w:r w:rsidR="00320473" w:rsidDel="00320473">
        <w:t xml:space="preserve"> </w:t>
      </w:r>
      <w:r w:rsidR="009B06EB">
        <w:t xml:space="preserve">area had a 4% lower decline with </w:t>
      </w:r>
      <w:r>
        <w:t>length</w:t>
      </w:r>
      <w:r w:rsidR="009B06EB">
        <w:t xml:space="preserve"> than in the </w:t>
      </w:r>
      <w:r w:rsidR="00721680">
        <w:t>reference</w:t>
      </w:r>
      <w:r w:rsidR="00721680" w:rsidDel="00721680">
        <w:t xml:space="preserve"> </w:t>
      </w:r>
      <w:r w:rsidR="009B06EB">
        <w:t>area (</w:t>
      </w:r>
      <w:commentRangeStart w:id="45"/>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heat</m:t>
            </m:r>
          </m:sub>
        </m:sSub>
        <w:commentRangeEnd w:id="45"/>
        <m:r>
          <m:rPr>
            <m:sty m:val="p"/>
          </m:rPr>
          <w:rPr>
            <w:rStyle w:val="Kommentarsreferens"/>
          </w:rPr>
          <w:commentReference w:id="45"/>
        </m:r>
        <m:r>
          <w:rPr>
            <w:rFonts w:ascii="Cambria Math" w:eastAsia="Cambria Math" w:hAnsi="Cambria Math" w:cs="Cambria Math"/>
          </w:rPr>
          <m:t>=-1.13[-1.16,-1.11]</m:t>
        </m:r>
      </m:oMath>
      <w:r>
        <w:t xml:space="preserve">,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ref</m:t>
            </m:r>
          </m:sub>
        </m:sSub>
        <m:r>
          <w:rPr>
            <w:rFonts w:ascii="Cambria Math" w:eastAsia="Cambria Math" w:hAnsi="Cambria Math" w:cs="Cambria Math"/>
          </w:rPr>
          <m:t>=-1.18[-1.19,-1.16]</m:t>
        </m:r>
      </m:oMath>
      <w:r w:rsidR="009B06EB">
        <w:t>)</w:t>
      </w:r>
      <w:r>
        <w:t xml:space="preserve">. The distribution of differences of the posterior samples for </w:t>
      </w:r>
      <w:r w:rsidR="0032100D" w:rsidRPr="00826C17">
        <w:rPr>
          <w:rFonts w:ascii="Cambria Math" w:hAnsi="Cambria Math"/>
        </w:rPr>
        <w:t>𝛼</w:t>
      </w:r>
      <w:r>
        <w:t xml:space="preserve"> and </w:t>
      </w:r>
      <w:commentRangeStart w:id="46"/>
      <w:r w:rsidR="0032100D" w:rsidRPr="00B41B40">
        <w:rPr>
          <w:rFonts w:ascii="Cambria Math" w:hAnsi="Cambria Math"/>
          <w:i/>
        </w:rPr>
        <w:t>θ</w:t>
      </w:r>
      <w:commentRangeEnd w:id="46"/>
      <w:r w:rsidR="00CD50EA">
        <w:rPr>
          <w:rStyle w:val="Kommentarsreferens"/>
        </w:rPr>
        <w:commentReference w:id="46"/>
      </w:r>
      <w:r>
        <w:t xml:space="preserve"> </w:t>
      </w:r>
      <w:r w:rsidR="009B06EB">
        <w:t xml:space="preserve"> </w:t>
      </w:r>
      <w:r>
        <w:t>both only had 0.3% of the density below 0</w:t>
      </w:r>
      <w:r w:rsidR="009B06EB">
        <w:t xml:space="preserve"> (Fig. 3C, E), indicating </w:t>
      </w:r>
      <w:commentRangeStart w:id="47"/>
      <w:commentRangeStart w:id="48"/>
      <w:r w:rsidR="00796AE9">
        <w:t>high probability that growth rates have differentiated</w:t>
      </w:r>
      <w:r w:rsidR="00CD50EA">
        <w:t xml:space="preserve"> between the heated and reference area</w:t>
      </w:r>
      <w:r>
        <w:t xml:space="preserve">. </w:t>
      </w:r>
      <w:commentRangeEnd w:id="47"/>
      <w:r w:rsidR="00D5038D">
        <w:rPr>
          <w:rStyle w:val="Kommentarsreferens"/>
        </w:rPr>
        <w:commentReference w:id="47"/>
      </w:r>
      <w:commentRangeEnd w:id="48"/>
      <w:r w:rsidR="00CD50EA">
        <w:rPr>
          <w:rStyle w:val="Kommentarsreferens"/>
        </w:rPr>
        <w:commentReference w:id="48"/>
      </w:r>
    </w:p>
    <w:p w14:paraId="0000002A" w14:textId="3EFA0721" w:rsidR="00037DE8" w:rsidRDefault="001B1A85">
      <w:pPr>
        <w:spacing w:line="480" w:lineRule="auto"/>
        <w:ind w:firstLine="284"/>
        <w:jc w:val="both"/>
      </w:pPr>
      <w:r>
        <w:t xml:space="preserve">By analyzing the decline in catch-per-unit-effort over age, we found that the instantaneous mortality rate </w:t>
      </w:r>
      <m:oMath>
        <m:r>
          <w:rPr>
            <w:rFonts w:ascii="Cambria Math" w:eastAsia="Cambria Math" w:hAnsi="Cambria Math" w:cs="Cambria Math"/>
          </w:rPr>
          <m:t>Z</m:t>
        </m:r>
      </m:oMath>
      <w:r>
        <w:t xml:space="preserve"> (rate at which log abundance declines with age) is higher in the </w:t>
      </w:r>
      <w:r w:rsidR="00320473">
        <w:t>heated</w:t>
      </w:r>
      <w:r w:rsidR="00320473" w:rsidDel="00320473">
        <w:t xml:space="preserve"> </w:t>
      </w:r>
      <w:r>
        <w:t xml:space="preserve">area (Fig. 4). </w:t>
      </w:r>
      <w:r w:rsidR="009B06EB">
        <w:t xml:space="preserve">The overlap with zero is 0.1% for the distribution of differences of posterior samples of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heat</m:t>
            </m:r>
          </m:sub>
        </m:sSub>
      </m:oMath>
      <w:r w:rsidR="009B06EB">
        <w:t xml:space="preserve"> and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ref</m:t>
            </m:r>
          </m:sub>
        </m:sSub>
      </m:oMath>
      <w:r w:rsidR="009B06EB">
        <w:t xml:space="preserve"> (Fig. 4C). </w:t>
      </w:r>
      <w:r>
        <w:t>We estimate</w:t>
      </w:r>
      <w:r w:rsidR="009B06EB">
        <w:t>d</w:t>
      </w:r>
      <w:r>
        <w:t xml:space="preserve">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heat</m:t>
            </m:r>
          </m:sub>
        </m:sSub>
      </m:oMath>
      <w:r>
        <w:t xml:space="preserve"> to be </w:t>
      </w:r>
      <m:oMath>
        <m:r>
          <w:rPr>
            <w:rFonts w:ascii="Cambria Math" w:eastAsia="Cambria Math" w:hAnsi="Cambria Math" w:cs="Cambria Math"/>
          </w:rPr>
          <m:t>0.76[0.63,0.88]</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ref</m:t>
            </m:r>
          </m:sub>
        </m:sSub>
      </m:oMath>
      <w:r>
        <w:t xml:space="preserve"> to be </w:t>
      </w:r>
      <m:oMath>
        <m:r>
          <w:rPr>
            <w:rFonts w:ascii="Cambria Math" w:eastAsia="Cambria Math" w:hAnsi="Cambria Math" w:cs="Cambria Math"/>
          </w:rPr>
          <w:lastRenderedPageBreak/>
          <m:t>0.63[0.58,0.69]</m:t>
        </m:r>
      </m:oMath>
      <w:r>
        <w:t>, which correspond</w:t>
      </w:r>
      <w:r w:rsidR="00CD50EA">
        <w:t>s</w:t>
      </w:r>
      <w:r>
        <w:t xml:space="preserve"> to annual mortality rates of 53% </w:t>
      </w:r>
      <w:r w:rsidR="009B06EB">
        <w:t xml:space="preserve">in the </w:t>
      </w:r>
      <w:r w:rsidR="00320473">
        <w:t>heated</w:t>
      </w:r>
      <w:r w:rsidR="00320473" w:rsidDel="00320473">
        <w:t xml:space="preserve"> </w:t>
      </w:r>
      <w:r w:rsidR="009B06EB">
        <w:t xml:space="preserve">area </w:t>
      </w:r>
      <w:r>
        <w:t xml:space="preserve">and </w:t>
      </w:r>
      <w:sdt>
        <w:sdtPr>
          <w:tag w:val="goog_rdk_19"/>
          <w:id w:val="978731663"/>
        </w:sdtPr>
        <w:sdtEndPr/>
        <w:sdtContent>
          <w:r>
            <w:t>47%</w:t>
          </w:r>
        </w:sdtContent>
      </w:sdt>
      <w:r w:rsidR="009B06EB">
        <w:t xml:space="preserve"> in the </w:t>
      </w:r>
      <w:r w:rsidR="00721680">
        <w:t>reference</w:t>
      </w:r>
      <w:r w:rsidR="004D703A">
        <w:t xml:space="preserve"> </w:t>
      </w:r>
      <w:r w:rsidR="00721680">
        <w:t>area</w:t>
      </w:r>
      <w:r>
        <w:t xml:space="preserve">. </w:t>
      </w:r>
    </w:p>
    <w:p w14:paraId="0000002B" w14:textId="65963A5E" w:rsidR="00037DE8" w:rsidRDefault="001B1A85">
      <w:pPr>
        <w:spacing w:line="480" w:lineRule="auto"/>
        <w:ind w:firstLine="284"/>
        <w:jc w:val="both"/>
      </w:pPr>
      <w:r>
        <w:t>Lastly, analysis of the size-structure</w:t>
      </w:r>
      <w:r w:rsidR="004D703A">
        <w:t xml:space="preserve"> in the two areas </w:t>
      </w:r>
      <w:r>
        <w:t xml:space="preserve">revealed that the faster growth rates for </w:t>
      </w:r>
      <w:r w:rsidR="00C70D21">
        <w:t xml:space="preserve">fish of </w:t>
      </w:r>
      <w:r>
        <w:t>all sizes</w:t>
      </w:r>
      <w:r w:rsidR="000D3DA3">
        <w:t xml:space="preserve">, which </w:t>
      </w:r>
      <w:r>
        <w:t>lead to a larger size-at-age</w:t>
      </w:r>
      <w:r w:rsidR="000D3DA3">
        <w:t>,</w:t>
      </w:r>
      <w:r>
        <w:t xml:space="preserve"> outweigh the higher mortality rates in the </w:t>
      </w:r>
      <w:r w:rsidR="00320473">
        <w:t>heated</w:t>
      </w:r>
      <w:r w:rsidR="00320473" w:rsidDel="00320473">
        <w:t xml:space="preserve"> </w:t>
      </w:r>
      <w:r>
        <w:t>area</w:t>
      </w:r>
      <w:r w:rsidR="00C70D21">
        <w:t xml:space="preserve">, such that the size-spectrum </w:t>
      </w:r>
      <w:r w:rsidR="00354D76">
        <w:t xml:space="preserve">exponent </w:t>
      </w:r>
      <w:r w:rsidR="00C70D21">
        <w:t xml:space="preserve">is </w:t>
      </w:r>
      <w:r w:rsidR="00E57AAC">
        <w:t xml:space="preserve">larger </w:t>
      </w:r>
      <w:r w:rsidR="00CD50EA">
        <w:t>in the heated area</w:t>
      </w:r>
      <w:r w:rsidR="00A522EC">
        <w:t xml:space="preserve"> </w:t>
      </w:r>
      <w:r w:rsidR="00C70D21">
        <w:t xml:space="preserve">(Fig. 5A). </w:t>
      </w:r>
      <w:r w:rsidR="004F6D6E">
        <w:t xml:space="preserve">However, in contrast to the results on size-at-age, growth and mortality, the differentiation is not as strong statistically, as the 95% confidence intervals overlap. </w:t>
      </w:r>
      <w:r w:rsidR="00E724AE">
        <w:t xml:space="preserve">That said, </w:t>
      </w:r>
      <w:r w:rsidR="001818DE">
        <w:t>b</w:t>
      </w:r>
      <w:r w:rsidR="002C7E4D">
        <w:t>ecause of</w:t>
      </w:r>
      <w:r w:rsidR="00C70D21">
        <w:t xml:space="preserve"> this faster growth</w:t>
      </w:r>
      <w:r>
        <w:t xml:space="preserve">, the </w:t>
      </w:r>
      <w:r w:rsidR="00320473">
        <w:t>heated</w:t>
      </w:r>
      <w:r w:rsidR="00320473" w:rsidDel="00320473">
        <w:t xml:space="preserve"> </w:t>
      </w:r>
      <w:r>
        <w:t xml:space="preserve">area both </w:t>
      </w:r>
      <w:sdt>
        <w:sdtPr>
          <w:tag w:val="goog_rdk_21"/>
          <w:id w:val="-252588962"/>
        </w:sdtPr>
        <w:sdtEndPr/>
        <w:sdtContent>
          <w:r>
            <w:t>has</w:t>
          </w:r>
        </w:sdtContent>
      </w:sdt>
      <w:sdt>
        <w:sdtPr>
          <w:tag w:val="goog_rdk_22"/>
          <w:id w:val="-1759354473"/>
          <w:showingPlcHdr/>
        </w:sdtPr>
        <w:sdtEndPr/>
        <w:sdtContent>
          <w:r w:rsidR="003B69A1">
            <w:t xml:space="preserve">     </w:t>
          </w:r>
        </w:sdtContent>
      </w:sdt>
      <w:r>
        <w:t xml:space="preserve"> the largest individuals an</w:t>
      </w:r>
      <w:r w:rsidR="00354CF6">
        <w:t>d an</w:t>
      </w:r>
      <w:r>
        <w:t xml:space="preserve"> overall larger proportion of large individuals (Fig. </w:t>
      </w:r>
      <w:r w:rsidR="002C7E4D">
        <w:t>5C</w:t>
      </w:r>
      <w:r>
        <w:t xml:space="preserve">). </w:t>
      </w:r>
    </w:p>
    <w:p w14:paraId="0000002C" w14:textId="77777777" w:rsidR="00037DE8" w:rsidRDefault="00037DE8">
      <w:pPr>
        <w:spacing w:line="480" w:lineRule="auto"/>
        <w:ind w:firstLine="284"/>
        <w:jc w:val="both"/>
      </w:pPr>
    </w:p>
    <w:p w14:paraId="0000002D" w14:textId="77777777" w:rsidR="00037DE8" w:rsidRDefault="00D83772">
      <w:pPr>
        <w:spacing w:line="480" w:lineRule="auto"/>
        <w:jc w:val="both"/>
        <w:rPr>
          <w:sz w:val="28"/>
          <w:szCs w:val="28"/>
        </w:rPr>
      </w:pPr>
      <w:sdt>
        <w:sdtPr>
          <w:tag w:val="goog_rdk_23"/>
          <w:id w:val="-2108262415"/>
        </w:sdtPr>
        <w:sdtEndPr/>
        <w:sdtContent>
          <w:commentRangeStart w:id="49"/>
        </w:sdtContent>
      </w:sdt>
      <w:sdt>
        <w:sdtPr>
          <w:tag w:val="goog_rdk_24"/>
          <w:id w:val="-1285574110"/>
        </w:sdtPr>
        <w:sdtEndPr/>
        <w:sdtContent/>
      </w:sdt>
      <w:sdt>
        <w:sdtPr>
          <w:tag w:val="goog_rdk_25"/>
          <w:id w:val="727271571"/>
        </w:sdtPr>
        <w:sdtEndPr/>
        <w:sdtContent>
          <w:commentRangeStart w:id="50"/>
        </w:sdtContent>
      </w:sdt>
      <w:r w:rsidR="001B1A85">
        <w:rPr>
          <w:sz w:val="28"/>
          <w:szCs w:val="28"/>
        </w:rPr>
        <w:t>Discussion</w:t>
      </w:r>
      <w:commentRangeEnd w:id="49"/>
      <w:r w:rsidR="001B1A85">
        <w:commentReference w:id="49"/>
      </w:r>
      <w:commentRangeEnd w:id="50"/>
      <w:r w:rsidR="001B1A85">
        <w:commentReference w:id="50"/>
      </w:r>
    </w:p>
    <w:p w14:paraId="1BCACCE1" w14:textId="0F717C3B" w:rsidR="00C552F1" w:rsidRDefault="001B1A85" w:rsidP="00D75471">
      <w:pPr>
        <w:spacing w:line="480" w:lineRule="auto"/>
        <w:jc w:val="both"/>
      </w:pPr>
      <w:r>
        <w:t xml:space="preserve">Our study provides strong evidence for </w:t>
      </w:r>
      <w:r w:rsidR="00E46EE6">
        <w:t xml:space="preserve">warming-induced </w:t>
      </w:r>
      <w:r>
        <w:t>differentiation in growth, mortality, and size-structure in a natural population of a</w:t>
      </w:r>
      <w:r w:rsidR="00A43508">
        <w:t>n</w:t>
      </w:r>
      <w:r>
        <w:t xml:space="preserve"> </w:t>
      </w:r>
      <w:r w:rsidR="003B69A1">
        <w:t>un</w:t>
      </w:r>
      <w:commentRangeStart w:id="51"/>
      <w:commentRangeStart w:id="52"/>
      <w:r>
        <w:t>exploited</w:t>
      </w:r>
      <w:commentRangeEnd w:id="51"/>
      <w:r w:rsidR="00CD50EA">
        <w:rPr>
          <w:rStyle w:val="Kommentarsreferens"/>
        </w:rPr>
        <w:commentReference w:id="51"/>
      </w:r>
      <w:commentRangeEnd w:id="52"/>
      <w:r w:rsidR="003B69A1">
        <w:rPr>
          <w:rStyle w:val="Kommentarsreferens"/>
        </w:rPr>
        <w:commentReference w:id="52"/>
      </w:r>
      <w:r>
        <w:t>, temperate fish species exposed</w:t>
      </w:r>
      <w:r w:rsidR="00C70D21">
        <w:t xml:space="preserve"> to</w:t>
      </w:r>
      <w:r>
        <w:t xml:space="preserve"> 5-10 </w:t>
      </w:r>
      <m:oMath>
        <m:r>
          <w:rPr>
            <w:rFonts w:ascii="Cambria Math" w:eastAsia="Cambria Math" w:hAnsi="Cambria Math" w:cs="Cambria Math"/>
          </w:rPr>
          <m:t>℃</m:t>
        </m:r>
      </m:oMath>
      <w:r>
        <w:t xml:space="preserve"> above normal temperatures for </w:t>
      </w:r>
      <w:r w:rsidR="00C70D21">
        <w:t xml:space="preserve">more than </w:t>
      </w:r>
      <w:r>
        <w:t xml:space="preserve">two decades. While it is a study on only a single species, these features make it a unique climate change experiment, as </w:t>
      </w:r>
      <w:commentRangeStart w:id="53"/>
      <w:r w:rsidR="001D3E57">
        <w:t xml:space="preserve">experimental </w:t>
      </w:r>
      <w:r>
        <w:t xml:space="preserve">studies on fish to date are </w:t>
      </w:r>
      <w:r w:rsidR="00CD50EA">
        <w:t xml:space="preserve">much shorter and </w:t>
      </w:r>
      <w:r w:rsidR="001D3E57">
        <w:t xml:space="preserve">long time series exist mainly for </w:t>
      </w:r>
      <w:r>
        <w:t xml:space="preserve">commercially exploited fish species (and fisheries exploitation affects size-structure </w:t>
      </w:r>
      <w:r w:rsidR="00C70D21">
        <w:t xml:space="preserve">both </w:t>
      </w:r>
      <w:r>
        <w:t xml:space="preserve">directly </w:t>
      </w:r>
      <w:r w:rsidR="00C70D21">
        <w:t>and</w:t>
      </w:r>
      <w:r>
        <w:t xml:space="preserve"> indirectly by selecting </w:t>
      </w:r>
      <w:r w:rsidR="00C70D21">
        <w:t xml:space="preserve">for </w:t>
      </w:r>
      <w:r>
        <w:t>fast growing individuals)</w:t>
      </w:r>
      <w:r w:rsidR="001D3E57">
        <w:fldChar w:fldCharType="begin"/>
      </w:r>
      <w:r w:rsidR="00F42173">
        <w:instrText xml:space="preserve"> ADDIN ZOTERO_ITEM CSL_CITATION {"citationID":"1lmeHxYy","properties":{"formattedCitation":"\\super 26\\nosupersub{}","plainCitation":"26","noteIndex":0},"citationItems":[{"id":301,"uris":["http://zotero.org/users/6116610/items/576ZCBBY"],"itemData":{"id":301,"type":"article-journal","abstract":"Decreasing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T"}],"issued":{"date-parts":[["2014"]]},"citation-key":"baudronWarmingTemperaturesSmaller2014"}}],"schema":"https://github.com/citation-style-language/schema/raw/master/csl-citation.json"} </w:instrText>
      </w:r>
      <w:r w:rsidR="001D3E57">
        <w:fldChar w:fldCharType="separate"/>
      </w:r>
      <w:r w:rsidR="00F42173" w:rsidRPr="00F42173">
        <w:rPr>
          <w:vertAlign w:val="superscript"/>
          <w:lang w:val="en-GB"/>
        </w:rPr>
        <w:t>26</w:t>
      </w:r>
      <w:r w:rsidR="001D3E57">
        <w:fldChar w:fldCharType="end"/>
      </w:r>
      <w:r>
        <w:t xml:space="preserve">. </w:t>
      </w:r>
      <w:commentRangeEnd w:id="53"/>
      <w:r w:rsidR="00CD50EA">
        <w:rPr>
          <w:rStyle w:val="Kommentarsreferens"/>
        </w:rPr>
        <w:commentReference w:id="53"/>
      </w:r>
      <w:r w:rsidR="00B70C58">
        <w:t xml:space="preserve">While factors other than temperature could have contributed to the elevated growth and mortality, </w:t>
      </w:r>
      <w:commentRangeStart w:id="54"/>
      <w:commentRangeStart w:id="55"/>
      <w:commentRangeStart w:id="56"/>
      <w:r w:rsidR="00B70C58">
        <w:t xml:space="preserve">the </w:t>
      </w:r>
      <w:r>
        <w:t xml:space="preserve">temperature contrast </w:t>
      </w:r>
      <w:r w:rsidR="00B70C58">
        <w:t>is unusually large for</w:t>
      </w:r>
      <w:r>
        <w:t xml:space="preserve"> natural systems</w:t>
      </w:r>
      <w:r w:rsidR="002F2D16">
        <w:t xml:space="preserve"> (i.e., 5-10 </w:t>
      </w:r>
      <m:oMath>
        <m:r>
          <w:rPr>
            <w:rFonts w:ascii="Cambria Math" w:hAnsi="Cambria Math"/>
          </w:rPr>
          <m:t>℃</m:t>
        </m:r>
      </m:oMath>
      <w:r w:rsidR="002F2D16">
        <w:t>, which can</w:t>
      </w:r>
      <w:r w:rsidR="00296C3B">
        <w:t xml:space="preserve"> be</w:t>
      </w:r>
      <w:r w:rsidR="002F2D16">
        <w:t xml:space="preserve"> compared </w:t>
      </w:r>
      <w:r w:rsidR="00D75471">
        <w:t xml:space="preserve">to the </w:t>
      </w:r>
      <w:r w:rsidR="00A771EF">
        <w:t xml:space="preserve">1.35 </w:t>
      </w:r>
      <m:oMath>
        <m:r>
          <w:rPr>
            <w:rFonts w:ascii="Cambria Math" w:hAnsi="Cambria Math"/>
          </w:rPr>
          <m:t>℃</m:t>
        </m:r>
      </m:oMath>
      <w:r w:rsidR="00A771EF">
        <w:t xml:space="preserve"> change in the Baltic </w:t>
      </w:r>
      <w:r w:rsidR="005B2073">
        <w:t xml:space="preserve">Sea </w:t>
      </w:r>
      <w:r w:rsidR="00072C77">
        <w:t>between 1982 and 2006</w:t>
      </w:r>
      <w:r w:rsidR="00643101">
        <w:fldChar w:fldCharType="begin"/>
      </w:r>
      <w:r w:rsidR="00F42173">
        <w:instrText xml:space="preserve"> ADDIN ZOTERO_ITEM CSL_CITATION {"citationID":"BzHIy7G7","properties":{"formattedCitation":"\\super 27\\nosupersub{}","plainCitation":"27","noteIndex":0},"citationItems":[{"id":502,"uris":["http://zotero.org/users/6116610/items/NV7I3QEW"],"itemData":{"id":502,"type":"article-journal","container-title":"Progress in Oceanography","issue":"1","page":"207–213","title":"Rapid warming of large marine ecosystems","volume":"81","author":[{"family":"Belkin","given":"Igor M"}],"issued":{"date-parts":[["2009"]]},"citation-key":"belkinRapidWarmingLarge2009"}}],"schema":"https://github.com/citation-style-language/schema/raw/master/csl-citation.json"} </w:instrText>
      </w:r>
      <w:r w:rsidR="00643101">
        <w:fldChar w:fldCharType="separate"/>
      </w:r>
      <w:r w:rsidR="00F42173" w:rsidRPr="00F42173">
        <w:rPr>
          <w:vertAlign w:val="superscript"/>
          <w:lang w:val="en-GB"/>
        </w:rPr>
        <w:t>27</w:t>
      </w:r>
      <w:r w:rsidR="00643101">
        <w:fldChar w:fldCharType="end"/>
      </w:r>
      <w:r w:rsidR="002F2D16">
        <w:t>)</w:t>
      </w:r>
      <w:r w:rsidR="00B70C58">
        <w:t>. Moreover,</w:t>
      </w:r>
      <w:r w:rsidR="00E46EE6">
        <w:t xml:space="preserve"> heating </w:t>
      </w:r>
      <w:r w:rsidR="00B70C58">
        <w:t xml:space="preserve">occurred </w:t>
      </w:r>
      <w:r w:rsidR="00E46EE6">
        <w:t>at the scale of a whole ecosystem</w:t>
      </w:r>
      <w:commentRangeEnd w:id="55"/>
      <w:commentRangeEnd w:id="56"/>
      <w:r w:rsidR="00B70C58">
        <w:t>, which makes the findings highly relevant in the context of global warming</w:t>
      </w:r>
      <w:commentRangeEnd w:id="54"/>
      <w:r w:rsidR="002470E8">
        <w:rPr>
          <w:rStyle w:val="Kommentarsreferens"/>
        </w:rPr>
        <w:commentReference w:id="54"/>
      </w:r>
      <w:r w:rsidR="00B70C58">
        <w:t>.</w:t>
      </w:r>
      <w:r w:rsidR="00E46EE6">
        <w:rPr>
          <w:rStyle w:val="Kommentarsreferens"/>
        </w:rPr>
        <w:commentReference w:id="55"/>
      </w:r>
      <w:r w:rsidR="00136D0F">
        <w:rPr>
          <w:rStyle w:val="Kommentarsreferens"/>
        </w:rPr>
        <w:commentReference w:id="56"/>
      </w:r>
      <w:r w:rsidR="00B70C58">
        <w:t xml:space="preserve"> </w:t>
      </w:r>
    </w:p>
    <w:p w14:paraId="0000002E" w14:textId="20F0E7F1" w:rsidR="00037DE8" w:rsidRPr="001D3E57" w:rsidRDefault="00B70C58" w:rsidP="00C552F1">
      <w:pPr>
        <w:spacing w:line="480" w:lineRule="auto"/>
        <w:ind w:firstLine="284"/>
        <w:jc w:val="both"/>
      </w:pPr>
      <w:r>
        <w:t>I</w:t>
      </w:r>
      <w:r w:rsidR="001B1A85">
        <w:t>nteresting</w:t>
      </w:r>
      <w:r>
        <w:t>ly,</w:t>
      </w:r>
      <w:r w:rsidR="001B1A85">
        <w:t xml:space="preserve"> our findings contrast with both broader predictions about declining mean</w:t>
      </w:r>
      <w:r w:rsidR="001D3E57">
        <w:t xml:space="preserve"> or adult</w:t>
      </w:r>
      <w:r w:rsidR="001B1A85">
        <w:t xml:space="preserve"> body sizes</w:t>
      </w:r>
      <w:r w:rsidR="00CE2390">
        <w:t xml:space="preserve"> based on the GOLT hypothesis</w:t>
      </w:r>
      <w:r w:rsidR="00CE2390">
        <w:fldChar w:fldCharType="begin"/>
      </w:r>
      <w:r w:rsidR="00F42173">
        <w:instrText xml:space="preserve"> ADDIN ZOTERO_ITEM CSL_CITATION {"citationID":"PmaFCzJD","properties":{"formattedCitation":"\\super 5,28\\nosupersub{}","plainCitation":"5,28","noteIndex":0},"citationItems":[{"id":648,"uris":["http://zotero.org/users/6116610/items/U7HGQGSE"],"itemData":{"id":648,"type":"article-journal","container-title":"Nature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citation-key":"cheungShrinkingFishesExacerbates2013"}},{"id":2526,"uris":["http://zotero.org/users/6116610/items/TGDUFZSE"],"itemData":{"id":2526,"type":"article-journal","abstract":"The gill-oxygen limitation theory (GOLT) provides mechanisms for key aspects of the biology (food conversion efficiency, growth and its response to temperature, the timing of maturation, and others) of water-breathing ectotherms (WBEs). The GOLT’s basic tenet is that the surface area of the gills or other respiratory surfaces of WBE cannot, as two-dimensional structures, supply them with sufficient oxygen to keep up with the growth of their three-dimensional bodies. Thus, a lower relative oxygen supply induces sexual maturation, and later a slowing and cessation of growth, along with an increase of physiological processes relying on glycolytic enzymes and a declining role of oxidative enzymes. Because the “dimensional tension” underlying this argument is widely misunderstood, emphasis is given to a detailed refutation of objections to the GOLT. This theory still needs to be put on a solid quantitative basis, which will occur after the misconceptions surrounding it are put to rest.\nThe gill-oxygen limitation theory (GOLT) explains many previously unexplained aspects of the life history of fish.\nThe gill-oxygen limitation theory (GOLT) explains many previously unexplained aspects of the life history of fish.","container-title":"Science Advances","DOI":"10.1126/sciadv.abc6050","ISSN":"2375-2548","issue":"2","language":"en","note":"publisher: American Association for the Advancement of Science\nsection: Review","page":"eabc6050","source":"advances.sciencemag.org","title":"The gill-oxygen limitation theory (GOLT) and its critics","volume":"7","author":[{"family":"Pauly","given":"Daniel"}],"issued":{"date-parts":[["2021",1,1]]},"citation-key":"paulyGilloxygenLimitationTheory2021"}}],"schema":"https://github.com/citation-style-language/schema/raw/master/csl-citation.json"} </w:instrText>
      </w:r>
      <w:r w:rsidR="00CE2390">
        <w:fldChar w:fldCharType="separate"/>
      </w:r>
      <w:r w:rsidR="00F42173" w:rsidRPr="00F42173">
        <w:rPr>
          <w:vertAlign w:val="superscript"/>
          <w:lang w:val="en-GB"/>
        </w:rPr>
        <w:t>5,28</w:t>
      </w:r>
      <w:r w:rsidR="00CE2390">
        <w:fldChar w:fldCharType="end"/>
      </w:r>
      <w:r w:rsidR="001B1A85">
        <w:t>,</w:t>
      </w:r>
      <w:r w:rsidR="005749EF">
        <w:t xml:space="preserve"> and</w:t>
      </w:r>
      <w:r w:rsidR="001B1A85">
        <w:t xml:space="preserve"> </w:t>
      </w:r>
      <w:r w:rsidR="00CE2390">
        <w:t xml:space="preserve">with </w:t>
      </w:r>
      <w:r w:rsidR="001B1A85">
        <w:t xml:space="preserve">intraspecific </w:t>
      </w:r>
      <w:r w:rsidR="00DB7DD9">
        <w:t xml:space="preserve">patterns </w:t>
      </w:r>
      <w:r w:rsidR="001B1A85">
        <w:t>such as the TSR (temperature-size rule</w:t>
      </w:r>
      <w:r>
        <w:t>;</w:t>
      </w:r>
      <w:r w:rsidR="007C2531">
        <w:t xml:space="preserve"> Atkinson</w:t>
      </w:r>
      <w:r w:rsidR="00CE2390">
        <w:fldChar w:fldCharType="begin"/>
      </w:r>
      <w:r w:rsidR="00F42173">
        <w:instrText xml:space="preserve"> ADDIN ZOTERO_ITEM CSL_CITATION {"citationID":"xwMVDMtY","properties":{"formattedCitation":"\\super 6\\nosupersub{}","plainCitation":"6","noteIndex":0},"citationItems":[{"id":860,"uris":["http://zotero.org/users/6116610/items/RAL83LAC"],"itemData":{"id":860,"type":"chapter","container-title":"Advances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citation-key":"atkinsonTemperatureOrganismSize1994"},"suppress-author":true}],"schema":"https://github.com/citation-style-language/schema/raw/master/csl-citation.json"} </w:instrText>
      </w:r>
      <w:r w:rsidR="00CE2390">
        <w:fldChar w:fldCharType="separate"/>
      </w:r>
      <w:r w:rsidR="00F42173" w:rsidRPr="00F42173">
        <w:rPr>
          <w:vertAlign w:val="superscript"/>
          <w:lang w:val="en-GB"/>
        </w:rPr>
        <w:t>6</w:t>
      </w:r>
      <w:r w:rsidR="00CE2390">
        <w:fldChar w:fldCharType="end"/>
      </w:r>
      <w:r w:rsidR="001B1A85">
        <w:t>)</w:t>
      </w:r>
      <w:r w:rsidR="00DB7DD9">
        <w:t xml:space="preserve">. </w:t>
      </w:r>
      <w:commentRangeStart w:id="57"/>
      <w:commentRangeStart w:id="58"/>
      <w:r w:rsidR="001B1A85">
        <w:t>The contrasts lie in that both asymptotic size and size-</w:t>
      </w:r>
      <w:r w:rsidR="001B1A85">
        <w:lastRenderedPageBreak/>
        <w:t xml:space="preserve">at-age of mature individuals, as well as the proportion of larger individuals </w:t>
      </w:r>
      <w:r>
        <w:t xml:space="preserve">were </w:t>
      </w:r>
      <w:r w:rsidR="001B1A85">
        <w:t xml:space="preserve">larger and higher in the </w:t>
      </w:r>
      <w:r w:rsidR="00320473">
        <w:t>heated</w:t>
      </w:r>
      <w:r w:rsidR="00320473" w:rsidDel="00320473">
        <w:t xml:space="preserve"> </w:t>
      </w:r>
      <w:r w:rsidR="001B1A85">
        <w:t>area</w:t>
      </w:r>
      <w:r w:rsidR="003D6A14">
        <w:t>—</w:t>
      </w:r>
      <w:r w:rsidR="001B1A85">
        <w:t xml:space="preserve">despite the elevated mortality rates. </w:t>
      </w:r>
      <w:commentRangeEnd w:id="57"/>
      <w:r w:rsidR="00CD50EA">
        <w:rPr>
          <w:rStyle w:val="Kommentarsreferens"/>
        </w:rPr>
        <w:commentReference w:id="57"/>
      </w:r>
      <w:commentRangeEnd w:id="58"/>
      <w:r w:rsidR="007C3DE3">
        <w:rPr>
          <w:rStyle w:val="Kommentarsreferens"/>
        </w:rPr>
        <w:commentReference w:id="58"/>
      </w:r>
      <w:r w:rsidR="0016529A">
        <w:t>S</w:t>
      </w:r>
      <w:r w:rsidR="001B1A85">
        <w:t>ince optimum growth temperatures decline with size within species generally under food satiation in experimental studies</w:t>
      </w:r>
      <w:r w:rsidR="005749EF">
        <w:fldChar w:fldCharType="begin"/>
      </w:r>
      <w:r w:rsidR="00F42173">
        <w:instrText xml:space="preserve"> ADDIN ZOTERO_ITEM CSL_CITATION {"citationID":"d5BPYTXw","properties":{"formattedCitation":"\\super 24\\nosupersub{}","plainCitation":"24","noteIndex":0},"citationItems":[{"id":3306,"uris":["http://zotero.org/users/6116610/items/BPUQHW32"],"itemData":{"id":3306,"type":"article-journal","abstract":"According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52 studies that combined body mass and temperature treatments. By fitting hierarchical models accounting for variation between species, we estimated how maximum consumption and metabolic rate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body size. Small individuals of a given population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ectotherms.","container-title":"Global Change Biology","DOI":"10.1111/gcb.16067","ISSN":"1365-2486","issue":"7","language":"en","note":"_eprint: https://onlinelibrary.wiley.com/doi/pdf/10.1111/gcb.16067","page":"2259-2271","source":"Wiley Online Library","title":"Optimum growth temperature declines with body size within fish species","volume":"28","author":[{"family":"Lindmark","given":"Max"},{"family":"Ohlberger","given":"Jan"},{"family":"Gårdmark","given":"Anna"}],"issued":{"date-parts":[["2022"]]},"citation-key":"lindmarkOptimumGrowthTemperature2022"}}],"schema":"https://github.com/citation-style-language/schema/raw/master/csl-citation.json"} </w:instrText>
      </w:r>
      <w:r w:rsidR="005749EF">
        <w:fldChar w:fldCharType="separate"/>
      </w:r>
      <w:r w:rsidR="00F42173" w:rsidRPr="00F42173">
        <w:rPr>
          <w:vertAlign w:val="superscript"/>
          <w:lang w:val="en-GB"/>
        </w:rPr>
        <w:t>24</w:t>
      </w:r>
      <w:r w:rsidR="005749EF">
        <w:fldChar w:fldCharType="end"/>
      </w:r>
      <w:r w:rsidR="001B1A85">
        <w:t xml:space="preserve">, the finding that </w:t>
      </w:r>
      <w:r w:rsidR="00310356">
        <w:t xml:space="preserve">the asymptotic size and </w:t>
      </w:r>
      <w:r w:rsidR="001B1A85">
        <w:t xml:space="preserve">the largest </w:t>
      </w:r>
      <w:r w:rsidR="001B1A85" w:rsidRPr="001D3E57">
        <w:t xml:space="preserve">individuals </w:t>
      </w:r>
      <w:r w:rsidR="00271130" w:rsidRPr="001D3E57">
        <w:t xml:space="preserve">were found in </w:t>
      </w:r>
      <w:r w:rsidR="001B1A85" w:rsidRPr="001D3E57">
        <w:t xml:space="preserve">the </w:t>
      </w:r>
      <w:r w:rsidR="00320473" w:rsidRPr="001D3E57">
        <w:t>heated</w:t>
      </w:r>
      <w:r w:rsidR="00320473" w:rsidRPr="001D3E57" w:rsidDel="00320473">
        <w:t xml:space="preserve"> </w:t>
      </w:r>
      <w:r w:rsidR="001B1A85" w:rsidRPr="001D3E57">
        <w:t>area was unexpected</w:t>
      </w:r>
      <w:commentRangeStart w:id="59"/>
      <w:commentRangeStart w:id="60"/>
      <w:r w:rsidR="001B1A85" w:rsidRPr="001D3E57">
        <w:t>.</w:t>
      </w:r>
      <w:commentRangeEnd w:id="59"/>
      <w:r w:rsidRPr="001D3E57">
        <w:rPr>
          <w:rStyle w:val="Kommentarsreferens"/>
        </w:rPr>
        <w:commentReference w:id="59"/>
      </w:r>
      <w:commentRangeEnd w:id="60"/>
      <w:r w:rsidR="007F5B61" w:rsidRPr="001D3E57">
        <w:rPr>
          <w:rStyle w:val="Kommentarsreferens"/>
        </w:rPr>
        <w:commentReference w:id="60"/>
      </w:r>
      <w:r w:rsidR="0016529A" w:rsidRPr="001D3E57">
        <w:t xml:space="preserve"> </w:t>
      </w:r>
      <w:r w:rsidR="002564A5" w:rsidRPr="001D3E57">
        <w:t xml:space="preserve">This </w:t>
      </w:r>
      <w:r w:rsidR="00FB33F8" w:rsidRPr="001D3E57">
        <w:t>suggests that growth dynamics under food satiation may not be directly proportional to those under natural feeding conditions</w:t>
      </w:r>
      <w:r w:rsidR="007C2531" w:rsidRPr="001D3E57">
        <w:fldChar w:fldCharType="begin"/>
      </w:r>
      <w:r w:rsidR="00F42173">
        <w:instrText xml:space="preserve"> ADDIN ZOTERO_ITEM CSL_CITATION {"citationID":"QOqVuhv5","properties":{"formattedCitation":"\\super 29\\nosupersub{}","plainCitation":"29","noteIndex":0},"citationItems":[{"id":3168,"uris":["http://zotero.org/users/6116610/items/BUVEKM8M"],"itemData":{"id":3168,"type":"article-journal","abstract":"Salmonid biologists use both mental models—simple assumptions—and bioenergetics-based mathematical models to understand and predict effects of temperature regime on growth. Bioenergetics model results, however, sometimes conflict with common assumptions. Previous studies plus “Wisconsin model” bioenergetics simulations lead to four conclusions that conflict with some management assumptions. The first conclusion is that food consumption is at least as important as temperature in explaining growth; we cannot understand temperature effects without understanding food consumption. Second, at natural food consumption rates, there is no “optimal temperature for growth”; growth peaks in model results are artifacts of food consumption assumptions, and growth peaks in laboratory studies are (apparently) artifacts of ad libitum feeding. Third, effects of temperature on growth can be stronger during cooler seasons than in summer; traditional temperature criteria are not useful for managing such effects. Fourth, salmonid populations that are adapted to survive higher temperatures may be more, not less, vulnerable to temperature effects on growth due to their higher metabolic rates. Temperature–growth relations observed under ad libitum feeding seem risky for managing wild populations. Model predictions of growth need to carefully consider assumptions about food consumption. For predicting effects of increased temperature, the traditional assumption that consumption is a constant fraction of maximum consumption rate appears especially uncertain and incautious, with its hidden assumption that consumption increases with temperature; assuming a constant ration is simpler and more cautious. Growth can be predicted more reliably with feeding models and individual-based population models that consider how consumption and energetic costs depend on processes such as habitat selection, competition, and adaptive behaviors involving tradeoffs between food intake and predation risk. Two research needs are clear: empirical observations for parameterizing and testing the Wisconsin model comprehensively under natural conditions (which we lack despite the extensive energetics literature), and methods for predicting salmonid food production responses to temperature and flow regimes.","container-title":"Transactions of the American Fisheries Society","DOI":"10.1002/tafs.10338","ISSN":"1548-8659","issue":"1","language":"en","note":"_eprint: https://onlinelibrary.wiley.com/doi/pdf/10.1002/tafs.10338","page":"3-12","source":"Wiley Online Library","title":"What We Don’t Know About the Effects of Temperature on Salmonid Growth","volume":"151","author":[{"family":"Railsback","given":"Steven F."}],"issued":{"date-parts":[["2022"]]},"citation-key":"railsbackWhatWeDon2022"}}],"schema":"https://github.com/citation-style-language/schema/raw/master/csl-citation.json"} </w:instrText>
      </w:r>
      <w:r w:rsidR="007C2531" w:rsidRPr="001D3E57">
        <w:fldChar w:fldCharType="separate"/>
      </w:r>
      <w:r w:rsidR="00F42173" w:rsidRPr="00F42173">
        <w:rPr>
          <w:vertAlign w:val="superscript"/>
          <w:lang w:val="en-GB"/>
        </w:rPr>
        <w:t>29</w:t>
      </w:r>
      <w:r w:rsidR="007C2531" w:rsidRPr="001D3E57">
        <w:fldChar w:fldCharType="end"/>
      </w:r>
      <w:r w:rsidR="00FB33F8" w:rsidRPr="001D3E57">
        <w:t xml:space="preserve">. </w:t>
      </w:r>
      <w:commentRangeStart w:id="61"/>
      <w:r w:rsidR="0016529A" w:rsidRPr="001D3E57">
        <w:t>Our results suggest that growth changes emerge not only from direct physiological responses to increased temperatures, but also from warming-induced changes in the food web, e.g.</w:t>
      </w:r>
      <w:r w:rsidR="00FB33F8" w:rsidRPr="001D3E57">
        <w:t>,</w:t>
      </w:r>
      <w:r w:rsidR="0016529A" w:rsidRPr="001D3E57">
        <w:t xml:space="preserve"> prey productivity, diet composition and trophic transfer efficiencies</w:t>
      </w:r>
      <w:r w:rsidR="000B6084" w:rsidRPr="001D3E57">
        <w:fldChar w:fldCharType="begin"/>
      </w:r>
      <w:r w:rsidR="00F42173">
        <w:instrText xml:space="preserve"> ADDIN ZOTERO_ITEM CSL_CITATION {"citationID":"zciBLpkK","properties":{"formattedCitation":"\\super 30\\nosupersub{}","plainCitation":"30","noteIndex":0},"citationItems":[{"id":2532,"uris":["http://zotero.org/users/6116610/items/GX42BZK6"],"itemData":{"id":2532,"type":"article-journal","abstract":"Understanding food web responses to global warming, and their consequences for conservation and management, requires knowledge on how responses vary both among and within species. Warming can reduce both species richness and biomass production. However, warming responses observed at different levels of biological organization may seem contradictory. For example, higher temperatures commonly lead to faster individual body growth but can decrease biomass production of fishes. Here we show that the key to resolve this contradiction is intraspecific variation, because (i) community dynamics emerge from interactions among individuals, and (ii) ecological interactions, physiological processes and warming effects often vary over life history. By combining insights from temperature-dependent dynamic models of simple food webs, observations over large temperature gradients and findings from short-term mesocosm and multi-decadal whole-ecosystem warming experiments, we resolve mechanisms by which warming waters can affect food webs via individual-level responses and review their empirical support. We identify a need for warming experiments on food webs manipulating population size structures to test these mechanisms. We stress that within-species variation in both body size, temperature responses and ecological interactions are key for accurate predictions and appropriate conservation efforts for fish production and food web function under a warming climate.This article is part of the theme issue ‘Integrative research perspectives on marine conservation'.","container-title":"Philosophical Transactions of the Royal Society B: Biological Sciences","DOI":"10.1098/rstb.2019.0449","issue":"1814","journalAbbreviation":"Philosophical Transactions of the Royal Society B: Biological Sciences","note":"publisher: Royal Society","page":"20190449","source":"royalsocietypublishing.org (Atypon)","title":"Individual variation and interactions explain food web responses to global warming","volume":"375","author":[{"family":"Gårdmark","given":"Anna"},{"family":"Huss","given":"Magnus"}],"issued":{"date-parts":[["2020",12,21]]},"citation-key":"gardmarkIndividualVariationInteractions2020"}}],"schema":"https://github.com/citation-style-language/schema/raw/master/csl-citation.json"} </w:instrText>
      </w:r>
      <w:r w:rsidR="000B6084" w:rsidRPr="001D3E57">
        <w:fldChar w:fldCharType="separate"/>
      </w:r>
      <w:r w:rsidR="00F42173" w:rsidRPr="00F42173">
        <w:rPr>
          <w:vertAlign w:val="superscript"/>
          <w:lang w:val="en-GB"/>
        </w:rPr>
        <w:t>30</w:t>
      </w:r>
      <w:r w:rsidR="000B6084" w:rsidRPr="001D3E57">
        <w:fldChar w:fldCharType="end"/>
      </w:r>
      <w:r w:rsidR="005503A6" w:rsidRPr="001D3E57">
        <w:t>.</w:t>
      </w:r>
      <w:commentRangeEnd w:id="61"/>
      <w:r w:rsidR="00E40B76" w:rsidRPr="001D3E57">
        <w:rPr>
          <w:rStyle w:val="Kommentarsreferens"/>
        </w:rPr>
        <w:commentReference w:id="61"/>
      </w:r>
      <w:r w:rsidR="007B3E32" w:rsidRPr="001D3E57">
        <w:t xml:space="preserve"> Moreover, </w:t>
      </w:r>
      <w:r w:rsidR="006A31B6" w:rsidRPr="001D3E57">
        <w:t>it also highlights that we need to focus</w:t>
      </w:r>
      <w:del w:id="62" w:author="Karlsson Malin U" w:date="2022-04-11T15:25:00Z">
        <w:r w:rsidR="001D3E57" w:rsidDel="00107746">
          <w:delText xml:space="preserve"> to</w:delText>
        </w:r>
      </w:del>
      <w:r w:rsidR="001D3E57">
        <w:t xml:space="preserve"> understanding to what extent </w:t>
      </w:r>
      <w:r w:rsidR="003E5047">
        <w:t xml:space="preserve">the </w:t>
      </w:r>
      <w:r w:rsidR="001D3E57">
        <w:t>large</w:t>
      </w:r>
      <w:r w:rsidR="003E5047">
        <w:t>r</w:t>
      </w:r>
      <w:r w:rsidR="001D3E57">
        <w:t xml:space="preserve"> size-at-age </w:t>
      </w:r>
      <w:r w:rsidR="003E5047">
        <w:t xml:space="preserve">for juveniles in warm environments that is commonly observed can be </w:t>
      </w:r>
      <w:r w:rsidR="001D3E57">
        <w:t>maintained</w:t>
      </w:r>
      <w:r w:rsidR="003E5047">
        <w:t xml:space="preserve"> as they grow older.</w:t>
      </w:r>
    </w:p>
    <w:p w14:paraId="0000002F" w14:textId="0DB45EF5" w:rsidR="00037DE8" w:rsidRDefault="00F42173" w:rsidP="00674349">
      <w:pPr>
        <w:spacing w:line="480" w:lineRule="auto"/>
        <w:ind w:firstLine="284"/>
        <w:jc w:val="both"/>
      </w:pPr>
      <w:r>
        <w:t xml:space="preserve">Our finding </w:t>
      </w:r>
      <w:r w:rsidR="00DE65B6">
        <w:t xml:space="preserve">that </w:t>
      </w:r>
      <w:r>
        <w:t xml:space="preserve">mortality rates </w:t>
      </w:r>
      <w:r w:rsidR="00DE65B6">
        <w:t xml:space="preserve">were higher </w:t>
      </w:r>
      <w:r>
        <w:t>in the heated area was expected</w:t>
      </w:r>
      <w:r w:rsidR="00563FD3">
        <w:t>—warming leads to faster metabolic rates</w:t>
      </w:r>
      <w:r w:rsidR="003759DB">
        <w:t xml:space="preserve"> which in turn is associated with shorter life span</w:t>
      </w:r>
      <w:r w:rsidR="00BB5C9B">
        <w:fldChar w:fldCharType="begin"/>
      </w:r>
      <w:r w:rsidR="00BB5C9B">
        <w:instrText xml:space="preserve"> ADDIN ZOTERO_ITEM CSL_CITATION {"citationID":"AJ3txIph","properties":{"formattedCitation":"\\super 11,31,32\\nosupersub{}","plainCitation":"11,31,32","noteIndex":0},"citationItems":[{"id":914,"uris":["http://zotero.org/users/6116610/items/D84IXDI8"],"itemData":{"id":914,"type":"article-journal","abstract":"Metabolism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B."}],"issued":{"date-parts":[["2004",7]]},"citation-key":"brownMetabolicTheoryEcology2004"}},{"id":3570,"uris":["http://zotero.org/users/6116610/items/QEZNYDMF"],"itemData":{"id":3570,"type":"article-journal","abstract":"Understanding the factors that control the mortality rates of species in their natural environments is important for understanding the structure and dynamics of populations, communities and ecosystems. Here, we test a model of natural mortality that yields explicit, quantitative predictions based on the constraints of body size and temperature on individual metabolism. Extensive field data from plants, invertebrates, fish, birds and mammals indicate that much of the heterogeneity in rates of natural mortality can be predicted, despite the many extrinsic sources of mortality in natural systems. These results suggest that common ‘rule(s)’ govern mortality rates in ecological communities for organisms as diverse as plants and animals.","container-title":"Ecology Letters","DOI":"10.1111/j.1461-0248.2008.01190.x","ISSN":"1461-0248","issue":"7","language":"en","note":"_eprint: https://onlinelibrary.wiley.com/doi/pdf/10.1111/j.1461-0248.2008.01190.x","page":"710-716","source":"Wiley Online Library","title":"Predicting natural mortality rates of plants and animals","volume":"11","author":[{"family":"McCoy","given":"Michael W."},{"family":"Gillooly","given":"James F."}],"issued":{"date-parts":[["2008"]]},"citation-key":"mccoyPredictingNaturalMortality2008"}},{"id":3568,"uris":["http://zotero.org/users/6116610/items/GZ46KEFH"],"itemData":{"id":3568,"type":"article-journal","container-title":"Proceedings of the National Academy of Sciences","DOI":"10.1073/pnas.0900300106","issue":"33","note":"publisher: Proceedings of the National Academy of Sciences","page":"13860-13864","source":"pnas.org (Atypon)","title":"Latitudinal variation in lifespan within species is explained by the metabolic theory of ecology","volume":"106","author":[{"family":"Munch","given":"Stephan B."},{"family":"Salinas","given":"Santiago"}],"issued":{"date-parts":[["2009",8,18]]},"citation-key":"munchLatitudinalVariationLifespan2009"}}],"schema":"https://github.com/citation-style-language/schema/raw/master/csl-citation.json"} </w:instrText>
      </w:r>
      <w:r w:rsidR="00BB5C9B">
        <w:fldChar w:fldCharType="separate"/>
      </w:r>
      <w:r w:rsidR="00BB5C9B" w:rsidRPr="00BB5C9B">
        <w:rPr>
          <w:vertAlign w:val="superscript"/>
          <w:lang w:val="en-GB"/>
        </w:rPr>
        <w:t>11,31,32</w:t>
      </w:r>
      <w:r w:rsidR="00BB5C9B">
        <w:fldChar w:fldCharType="end"/>
      </w:r>
      <w:r w:rsidR="00E85208">
        <w:t xml:space="preserve"> (higher “physiological” mortality)</w:t>
      </w:r>
      <w:r w:rsidR="00A95B1D">
        <w:t>.</w:t>
      </w:r>
      <w:r>
        <w:t xml:space="preserve"> </w:t>
      </w:r>
      <w:r w:rsidR="004E4B9A">
        <w:t>Warming</w:t>
      </w:r>
      <w:r w:rsidR="00E85208">
        <w:t xml:space="preserve"> may also increase predation </w:t>
      </w:r>
      <w:r w:rsidR="0096485A">
        <w:t>mortality</w:t>
      </w:r>
      <w:r w:rsidR="006C6EC6">
        <w:t>, as predators’ feeding rates increase</w:t>
      </w:r>
      <w:r w:rsidR="000174AE">
        <w:t xml:space="preserve"> in order to meet the higher demand</w:t>
      </w:r>
      <w:r w:rsidR="00944756">
        <w:t xml:space="preserve"> </w:t>
      </w:r>
      <w:r w:rsidR="00944756" w:rsidRPr="003339F5">
        <w:t>of food</w:t>
      </w:r>
      <w:r w:rsidR="008022D1" w:rsidRPr="003339F5">
        <w:fldChar w:fldCharType="begin"/>
      </w:r>
      <w:r w:rsidR="00795B8A" w:rsidRPr="003339F5">
        <w:instrText xml:space="preserve"> ADDIN ZOTERO_ITEM CSL_CITATION {"citationID":"7lFCdhMf","properties":{"formattedCitation":"\\super 12,14,33\\nosupersub{}","plainCitation":"12,14,33","noteIndex":0},"citationItems":[{"id":877,"uris":["http://zotero.org/users/6116610/items/77LBQAKL"],"itemData":{"id":877,"type":"article-journal","container-title":"ICES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citation-key":"paulyInterrelationshipsNaturalMortality1980"}},{"id":895,"uris":["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citation-key":"ursinMathematicalModelAspects1967"}},{"id":3613,"uris":["http://zotero.org/users/6116610/items/JLA8VTKJ"],"itemData":{"id":3613,"type":"article-journal","container-title":"Proceedings of the National Academy of Sciences","DOI":"10.1073/pnas.0701638104","issue":"23","note":"publisher: Proceedings of the National Academy of Sciences","page":"9715-9719","source":"pnas.org (Atypon)","title":"Mechanisms for climate-induced mortality of fish populations in whole-lake experiments","volume":"104","author":[{"family":"Biro","given":"Peter A."},{"family":"Post","given":"John R."},{"family":"Booth","given":"David J."}],"issued":{"date-parts":[["2007",6,5]]},"citation-key":"biroMechanismsClimateinducedMortality2007"}}],"schema":"https://github.com/citation-style-language/schema/raw/master/csl-citation.json"} </w:instrText>
      </w:r>
      <w:r w:rsidR="008022D1" w:rsidRPr="003339F5">
        <w:fldChar w:fldCharType="separate"/>
      </w:r>
      <w:r w:rsidR="00795B8A" w:rsidRPr="003339F5">
        <w:rPr>
          <w:vertAlign w:val="superscript"/>
          <w:lang w:val="en-GB"/>
        </w:rPr>
        <w:t>12,14,33</w:t>
      </w:r>
      <w:r w:rsidR="008022D1" w:rsidRPr="003339F5">
        <w:fldChar w:fldCharType="end"/>
      </w:r>
      <w:r w:rsidR="006C6EC6" w:rsidRPr="003339F5">
        <w:t xml:space="preserve">. </w:t>
      </w:r>
      <w:r w:rsidR="0042575D" w:rsidRPr="003339F5">
        <w:t xml:space="preserve">However, </w:t>
      </w:r>
      <w:r w:rsidR="00E3089F" w:rsidRPr="003339F5">
        <w:t xml:space="preserve">most evaluations of the temperature dependence of mortality rates </w:t>
      </w:r>
      <w:r w:rsidR="004E3B1C" w:rsidRPr="003339F5">
        <w:t xml:space="preserve">in natural populations </w:t>
      </w:r>
      <w:r w:rsidR="00E3089F" w:rsidRPr="003339F5">
        <w:t xml:space="preserve">stem from </w:t>
      </w:r>
      <w:r w:rsidR="00D1119F" w:rsidRPr="003339F5">
        <w:t>across</w:t>
      </w:r>
      <w:r w:rsidR="00343767" w:rsidRPr="003339F5">
        <w:t xml:space="preserve"> </w:t>
      </w:r>
      <w:r w:rsidR="00E3089F" w:rsidRPr="003339F5">
        <w:t>species studies</w:t>
      </w:r>
      <w:r w:rsidR="00E65AA0" w:rsidRPr="003339F5">
        <w:fldChar w:fldCharType="begin"/>
      </w:r>
      <w:r w:rsidR="00795B8A" w:rsidRPr="003339F5">
        <w:instrText xml:space="preserve"> ADDIN ZOTERO_ITEM CSL_CITATION {"citationID":"oFin1NVF","properties":{"formattedCitation":"\\super 12,13,34\\nosupersub{}","plainCitation":"12,13,34","noteIndex":0},"citationItems":[{"id":877,"uris":["http://zotero.org/users/6116610/items/77LBQAKL"],"itemData":{"id":877,"type":"article-journal","container-title":"ICES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citation-key":"paulyInterrelationshipsNaturalMortality1980"}},{"id":952,"uris":["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M."},{"family":"Gao","given":"Jin"}],"issued":{"date-parts":[["2017"]]},"citation-key":"thorsonPredictingLifeHistory2017"}},{"id":47,"uris":["http://zotero.org/users/6116610/items/NG8S6RNL"],"itemData":{"id":47,"type":"article-journal","abstract":"The natural mortality of exploited ﬁsh populations is often assumed to be a speciesspeciﬁc constant independent of body size. This assumption has important implications for size-based ﬁsh population models and for predicting the outcome of sizedependent ﬁsheries management measures such as mesh-size regulations. To test the assumption, we critically review the empirical estimates of the natural mortality, M (year)1), of marine and brackish water ﬁsh stocks and model them as a function of von Bertalanffy growth parameters, L¥ (cm) and K (year)1), temperature (Kelvin) and length, L (cm). Using the Arrhenius equation to describe the relationship between M and temperature, we ﬁnd M to be signiﬁcantly related to length, L¥ and K, but not to temperature (R2 = 0.62, P &lt; 0.0001, n = 168). Temperature and K are significantly correlated and when K is removed from the model the temperature term becomes signiﬁcant, but the resulting model explains less of the total variance (R2 = 0.42, P &lt; 0.0001, n = 168). The relationships between M, L, L¥, K and temperature are shown to be in general accordance with previous theoretical and empirical investigations. We conclude that natural mortality is signiﬁcantly related to length and growth characteristics and recommend to use the empirical formula: ln(M) = 0.55 ) 1.61ln(L) + 1.44ln(L¥) + ln(K), for estimating the natural mortality of marine and brackish water ﬁsh.","container-title":"Fish and Fisheries","DOI":"10.1111/j.1467-2979.2009.00350.x","ISSN":"14672960, 14672979","issue":"2","language":"en","page":"149-158","source":"Crossref","title":"Size, growth, temperature and the natural mortality of marine fish: Natural mortality and size","title-short":"Size, growth, temperature and the natural mortality of marine fish","volume":"11","author":[{"family":"Gislason","given":"Henrik"},{"family":"Daan","given":"Niels"},{"family":"Rice","given":"Jake C"},{"family":"Pope","given":"John G"}],"issued":{"date-parts":[["2010",1,20]]},"citation-key":"gislasonSizeGrowthTemperature2010"}}],"schema":"https://github.com/citation-style-language/schema/raw/master/csl-citation.json"} </w:instrText>
      </w:r>
      <w:r w:rsidR="00E65AA0" w:rsidRPr="003339F5">
        <w:fldChar w:fldCharType="separate"/>
      </w:r>
      <w:r w:rsidR="00795B8A" w:rsidRPr="003339F5">
        <w:rPr>
          <w:vertAlign w:val="superscript"/>
          <w:lang w:val="en-GB"/>
        </w:rPr>
        <w:t>12,13,34</w:t>
      </w:r>
      <w:r w:rsidR="00E65AA0" w:rsidRPr="003339F5">
        <w:fldChar w:fldCharType="end"/>
      </w:r>
      <w:r w:rsidR="00674349" w:rsidRPr="003339F5">
        <w:t xml:space="preserve"> (but see</w:t>
      </w:r>
      <w:r w:rsidR="00795B8A" w:rsidRPr="003339F5">
        <w:fldChar w:fldCharType="begin"/>
      </w:r>
      <w:r w:rsidR="00795B8A" w:rsidRPr="003339F5">
        <w:instrText xml:space="preserve"> ADDIN ZOTERO_ITEM CSL_CITATION {"citationID":"EihJ0glL","properties":{"formattedCitation":"\\super 33,35\\nosupersub{}","plainCitation":"33,35","noteIndex":0},"citationItems":[{"id":3613,"uris":["http://zotero.org/users/6116610/items/JLA8VTKJ"],"itemData":{"id":3613,"type":"article-journal","container-title":"Proceedings of the National Academy of Sciences","DOI":"10.1073/pnas.0701638104","issue":"23","note":"publisher: Proceedings of the National Academy of Sciences","page":"9715-9719","source":"pnas.org (Atypon)","title":"Mechanisms for climate-induced mortality of fish populations in whole-lake experiments","volume":"104","author":[{"family":"Biro","given":"Peter A."},{"family":"Post","given":"John R."},{"family":"Booth","given":"David J."}],"issued":{"date-parts":[["2007",6,5]]},"citation-key":"biroMechanismsClimateinducedMortality2007"}},{"id":2970,"uris":["http://zotero.org/users/6116610/items/LNR2HSZ5"],"itemData":{"id":2970,"type":"article-journal","container-title":"Canadian Journal of Fisheries and Aquatic Sciences","DOI":"10.1139/cjfas-2020-0386","ISSN":"0706-652X","journalAbbreviation":"Can. J. Fish. Aquat. Sci.","note":"publisher: NRC Research Press","source":"cdnsciencepub.com (Atypon)","title":"Warmer water increases early body growth of northern pike (Esox lucius) but mortality has larger impact on decreasing body sizes","URL":"https://cdnsciencepub.com/doi/abs/10.1139/cjfas-2020-0386","author":[{"family":"Berggren","given":"Terese"},{"family":"Bergström","given":"Ulf"},{"family":"Sundblad","given":"Göran"},{"family":"Östman","given":"Örjan"}],"accessed":{"date-parts":[["2021",10,27]]},"issued":{"date-parts":[["2021",10,15]]},"citation-key":"berggrenWarmerWaterIncreases2021"}}],"schema":"https://github.com/citation-style-language/schema/raw/master/csl-citation.json"} </w:instrText>
      </w:r>
      <w:r w:rsidR="00795B8A" w:rsidRPr="003339F5">
        <w:fldChar w:fldCharType="separate"/>
      </w:r>
      <w:r w:rsidR="00795B8A" w:rsidRPr="003339F5">
        <w:rPr>
          <w:vertAlign w:val="superscript"/>
          <w:lang w:val="en-GB"/>
        </w:rPr>
        <w:t>33,35</w:t>
      </w:r>
      <w:r w:rsidR="00795B8A" w:rsidRPr="003339F5">
        <w:fldChar w:fldCharType="end"/>
      </w:r>
      <w:r w:rsidR="00674349" w:rsidRPr="003339F5">
        <w:t>)</w:t>
      </w:r>
      <w:r w:rsidR="00294A32" w:rsidRPr="003339F5">
        <w:t xml:space="preserve">. Across species relationships </w:t>
      </w:r>
      <w:r w:rsidR="00EA6A19">
        <w:t xml:space="preserve">are not necessarily determined by the same processes as within species </w:t>
      </w:r>
      <w:r w:rsidR="00EA7BA5">
        <w:t>relationships</w:t>
      </w:r>
      <w:r w:rsidR="00EA6A19">
        <w:t>.</w:t>
      </w:r>
      <w:r w:rsidR="00303E9A">
        <w:t xml:space="preserve"> Since </w:t>
      </w:r>
      <w:r w:rsidR="00741298" w:rsidRPr="003339F5">
        <w:t>a</w:t>
      </w:r>
      <w:commentRangeStart w:id="63"/>
      <w:commentRangeStart w:id="64"/>
      <w:commentRangeStart w:id="65"/>
      <w:commentRangeEnd w:id="63"/>
      <w:r w:rsidR="00E0077A" w:rsidRPr="003339F5">
        <w:rPr>
          <w:rStyle w:val="Kommentarsreferens"/>
        </w:rPr>
        <w:commentReference w:id="63"/>
      </w:r>
      <w:commentRangeEnd w:id="64"/>
      <w:r w:rsidR="007F5B61" w:rsidRPr="003339F5">
        <w:rPr>
          <w:rStyle w:val="Kommentarsreferens"/>
        </w:rPr>
        <w:commentReference w:id="64"/>
      </w:r>
      <w:commentRangeEnd w:id="65"/>
      <w:r w:rsidR="00E40B76" w:rsidRPr="003339F5">
        <w:rPr>
          <w:rStyle w:val="Kommentarsreferens"/>
        </w:rPr>
        <w:commentReference w:id="65"/>
      </w:r>
      <w:r w:rsidR="001B1A85" w:rsidRPr="003339F5">
        <w:t xml:space="preserve"> key question for understanding the implications of warming on ectotherm populations is if larger individuals in a population become rarer or smaller</w:t>
      </w:r>
      <w:r w:rsidR="00471580" w:rsidRPr="003339F5">
        <w:fldChar w:fldCharType="begin"/>
      </w:r>
      <w:r w:rsidR="00471580" w:rsidRPr="003339F5">
        <w:instrText xml:space="preserve"> ADDIN ZOTERO_ITEM CSL_CITATION {"citationID":"dO8ZtLve","properties":{"formattedCitation":"\\super 36,37\\nosupersub{}","plainCitation":"36,37","noteIndex":0},"citationItems":[{"id":807,"uris":["http://zotero.org/users/6116610/items/Z98IGZ3S"],"itemData":{"id":807,"type":"article-journal","abstract":"Accumulating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citation-key":"ohlbergerClimateWarmingEctotherm2013"}},{"id":34,"uris":["http://zotero.org/users/6116610/items/3LCKWHYU"],"itemData":{"id":34,"type":"article-journal","abstract":"The demographic structure of populations is affected by life history strategies and how these interact with natural and anthropogenic factors such as exploitation, climate change, and biotic interactions. Previous work suggests that the mean size and age of some North American populations of Chinook salmon (Oncorhynchus tshawytscha, Salmonidae) are declining. These trends are of concern because Chinook salmon are highly valued commercially for their exceptional size and because the loss of the largest and oldest individuals may lead to reduced population productivity. Using long-­term data from wild and hatchery populations, we quantified changes in the demographic structure of Chinook salmon populations over the past four decades across the Northeast Pacific Ocean, from California through western Alaska. Our results show that wild and hatchery fish are becoming smaller and younger throughout most of the Pacific coast. Proportions of older age classes have decreased over time in most regions. Simultaneously, the length-­at-­age of older fish has declined while the length-a­ t-a­ ge of younger fish has typically increased. However, negative size trends of older ages were weak or non-­existent at the southern end of the range. While it remains to be explored whether these trends are caused by changes in climate, fishing practices or species interactions such as predation, our qualitative review of the potential causes of demographic change suggests that selective removal of large fish has likely contributed to the apparent widespread declines in average body sizes.","container-title":"Fish and Fisheries","DOI":"10.1111/faf.12272","ISSN":"14672960","issue":"3","language":"en","page":"533-546","source":"Crossref","title":"Demographic changes in Chinook salmon across the Northeast Pacific Ocean","volume":"19","author":[{"family":"Ohlberger","given":"Jan"},{"family":"Ward","given":"Eric J"},{"family":"Schindler","given":"Daniel E"},{"family":"Lewis","given":"Bert"}],"issued":{"date-parts":[["2018",5]]},"citation-key":"ohlbergerDemographicChangesChinook2018"}}],"schema":"https://github.com/citation-style-language/schema/raw/master/csl-citation.json"} </w:instrText>
      </w:r>
      <w:r w:rsidR="00471580" w:rsidRPr="003339F5">
        <w:fldChar w:fldCharType="separate"/>
      </w:r>
      <w:r w:rsidR="00471580" w:rsidRPr="003339F5">
        <w:rPr>
          <w:vertAlign w:val="superscript"/>
          <w:lang w:val="en-GB"/>
        </w:rPr>
        <w:t>36,37</w:t>
      </w:r>
      <w:r w:rsidR="00471580" w:rsidRPr="003339F5">
        <w:fldChar w:fldCharType="end"/>
      </w:r>
      <w:r w:rsidR="00DA2A76">
        <w:t>, within-species mortality responses to warming need to be further studie</w:t>
      </w:r>
      <w:r w:rsidR="00A46A16">
        <w:t>d</w:t>
      </w:r>
      <w:r w:rsidR="001B1A85" w:rsidRPr="001D76A0">
        <w:t xml:space="preserve">. </w:t>
      </w:r>
      <w:r w:rsidR="00303E9A">
        <w:t xml:space="preserve">It also </w:t>
      </w:r>
      <w:r w:rsidR="00AC2B67" w:rsidRPr="00780A61">
        <w:t xml:space="preserve">requires accounting for </w:t>
      </w:r>
      <w:r w:rsidR="00A946FE">
        <w:t>effects of warming on growth</w:t>
      </w:r>
      <w:r w:rsidR="00AC2B67" w:rsidRPr="00780A61">
        <w:t xml:space="preserve">, </w:t>
      </w:r>
      <w:r w:rsidR="00A946FE">
        <w:t xml:space="preserve">and how growth and mortality </w:t>
      </w:r>
      <w:r w:rsidR="00AC2B67" w:rsidRPr="00780A61">
        <w:t>depend on each other</w:t>
      </w:r>
      <w:r w:rsidR="00AC2B67" w:rsidRPr="001D76A0">
        <w:t xml:space="preserve">. For instance, </w:t>
      </w:r>
      <w:r w:rsidR="00A946FE">
        <w:t>h</w:t>
      </w:r>
      <w:r w:rsidR="00AC2B67" w:rsidRPr="00641BF9">
        <w:t xml:space="preserve">igher mortality </w:t>
      </w:r>
      <w:r w:rsidR="00DD34B3" w:rsidRPr="00780A61">
        <w:t>(predation or natural</w:t>
      </w:r>
      <w:r w:rsidR="00D1572D">
        <w:t>, physiological</w:t>
      </w:r>
      <w:r w:rsidR="00DD34B3" w:rsidRPr="00780A61">
        <w:t xml:space="preserve"> mortality) </w:t>
      </w:r>
      <w:r w:rsidR="00AC2B67" w:rsidRPr="00780A61">
        <w:t xml:space="preserve">can release intra-specific competition and thus increase growth. </w:t>
      </w:r>
      <w:r w:rsidR="00997513" w:rsidRPr="001D76A0">
        <w:t xml:space="preserve">In conclusion, understanding how the size- and age-distribution change rather than the mean size </w:t>
      </w:r>
      <w:r w:rsidR="00997513" w:rsidRPr="001D76A0">
        <w:lastRenderedPageBreak/>
        <w:t xml:space="preserve">is critical for predicting </w:t>
      </w:r>
      <w:r w:rsidR="00E40B76" w:rsidRPr="001D76A0">
        <w:t>how warming</w:t>
      </w:r>
      <w:r w:rsidR="001B1A85" w:rsidRPr="001D76A0">
        <w:t xml:space="preserve"> changes </w:t>
      </w:r>
      <w:r w:rsidR="00E40B76" w:rsidRPr="001D76A0">
        <w:t xml:space="preserve">species </w:t>
      </w:r>
      <w:r w:rsidR="001B1A85" w:rsidRPr="001D76A0">
        <w:t>functions and ecological roles</w:t>
      </w:r>
      <w:r w:rsidR="001D76A0">
        <w:fldChar w:fldCharType="begin"/>
      </w:r>
      <w:r w:rsidR="00471580">
        <w:instrText xml:space="preserve"> ADDIN ZOTERO_ITEM CSL_CITATION {"citationID":"Og9F5ywb","properties":{"formattedCitation":"\\super 7,30,38\\nosupersub{}","plainCitation":"7,30,38","noteIndex":0},"citationItems":[{"id":723,"uris":["http://zotero.org/users/6116610/items/ALZU3WFL"],"itemData":{"id":723,"type":"article-journal","abstract":"In 355 coastal coral reef fish species, body size changed with warming, but the direction of a species’ body size response to warming through time was generally consistent with its response to temperature changes through space, rather than generally negative.","container-title":"Nature Ecology &amp; Evolution","DOI":"10.1038/s41559-020-1171-0","ISSN":"2397-334X","journalAbbreviation":"Nat Ecol Evol","language":"en","note":"publisher: Nature Publishing Group","page":"809-814","source":"www.nature.com","title":"Fish body sizes change with temperature but not all species shrink with warming","volume":"4","author":[{"family":"Audzijonyte","given":"Asta"},{"family":"Richards","given":"Shane A."},{"family":"Stuart-Smith","given":"Rick D."},{"family":"Pecl","given":"Gretta"},{"family":"Edgar","given":"Graham J."},{"family":"Barrett","given":"Neville S."},{"family":"Payne","given":"Nicholas"},{"family":"Blanchard","given":"Julia L."}],"issued":{"date-parts":[["2020",4,6]]},"citation-key":"audzijonyteFishBodySizes2020"}},{"id":2917,"uris":["http://zotero.org/users/6116610/items/XKNDR323"],"itemData":{"id":2917,"type":"article-journal","abstract":"Body size is a fundamental functional trait that can be used to forecast individuals' responses to environmental change and their contribution to ecosystem functioning. However, information on the mean and variation of size distributions often confound one another when relating body size to aggregate functioning. Given that size-based metrics are used as indicators of ecosystem status, it is important to identify the specific aspects of size distributions that mediate ecosystem functioning. Our goal was to simultaneously account for the mean, variance, and shape of size distributions when relating body size to aggregate ecosystem functioning. We take advantage of habitat-specific differences in size distributions to estimate nutrient recycling by a non-native crayfish using mean-field and variance-incorporating approaches. Crayfishes often substantially influence ecosystem functioning through their omnivorous role in aquatic food webs. As predicted from Jensen's inequality, considering only the mean body size of crayfish overestimated aggregate effects on ecosystem functioning. This bias declined with mean body size such that mean-field and variance-incorporating estimates of ecosystem functioning were similar for samples at mean body sizes &gt;7.5 g. At low mean body size, mean-field bias in ecosystem functioning mismatch predictions from Jensen's inequality, likely because of the increasing skewness of the size distribution. Our findings support the prediction that variance around the mean can alter the relationship between body size and ecosystem functioning, especially at low mean body size. However, methods to account for mean-field bias performed poorly in samples with highly skewed distributions, indicating that changes in the shape of the distribution, in addition to the variance, may confound mean-based estimates of ecosystem functioning. Given that many biological functions scale allometrically, explicitly defining and experimentally or statistically isolating the effects of the mean, variance, and shape of size distributions is necessary to begin generalizing relationships between animal body size and ecosystem functioning.","container-title":"Ecology and Evolution","DOI":"10.1002/ece3.1852","ISSN":"2045-7758","issue":"1","language":"en","note":"_eprint: https://onlinelibrary.wiley.com/doi/pdf/10.1002/ece3.1852","page":"159-169","source":"Wiley Online Library","title":"Disentangling the influences of mean body size and size structure on ecosystem functioning: an example of nutrient recycling by a non-native crayfish","title-short":"Disentangling the influences of mean body size and size structure on ecosystem functioning","volume":"6","author":[{"family":"Fritschie","given":"Keith J."},{"family":"Olden","given":"Julian D."}],"issued":{"date-parts":[["2016"]]},"citation-key":"fritschieDisentanglingInfluencesMean2016"}},{"id":2532,"uris":["http://zotero.org/users/6116610/items/GX42BZK6"],"itemData":{"id":2532,"type":"article-journal","abstract":"Understanding food web responses to global warming, and their consequences for conservation and management, requires knowledge on how responses vary both among and within species. Warming can reduce both species richness and biomass production. However, warming responses observed at different levels of biological organization may seem contradictory. For example, higher temperatures commonly lead to faster individual body growth but can decrease biomass production of fishes. Here we show that the key to resolve this contradiction is intraspecific variation, because (i) community dynamics emerge from interactions among individuals, and (ii) ecological interactions, physiological processes and warming effects often vary over life history. By combining insights from temperature-dependent dynamic models of simple food webs, observations over large temperature gradients and findings from short-term mesocosm and multi-decadal whole-ecosystem warming experiments, we resolve mechanisms by which warming waters can affect food webs via individual-level responses and review their empirical support. We identify a need for warming experiments on food webs manipulating population size structures to test these mechanisms. We stress that within-species variation in both body size, temperature responses and ecological interactions are key for accurate predictions and appropriate conservation efforts for fish production and food web function under a warming climate.This article is part of the theme issue ‘Integrative research perspectives on marine conservation'.","container-title":"Philosophical Transactions of the Royal Society B: Biological Sciences","DOI":"10.1098/rstb.2019.0449","issue":"1814","journalAbbreviation":"Philosophical Transactions of the Royal Society B: Biological Sciences","note":"publisher: Royal Society","page":"20190449","source":"royalsocietypublishing.org (Atypon)","title":"Individual variation and interactions explain food web responses to global warming","volume":"375","author":[{"family":"Gårdmark","given":"Anna"},{"family":"Huss","given":"Magnus"}],"issued":{"date-parts":[["2020",12,21]]},"citation-key":"gardmarkIndividualVariationInteractions2020"}}],"schema":"https://github.com/citation-style-language/schema/raw/master/csl-citation.json"} </w:instrText>
      </w:r>
      <w:r w:rsidR="001D76A0">
        <w:fldChar w:fldCharType="separate"/>
      </w:r>
      <w:r w:rsidR="00471580" w:rsidRPr="00471580">
        <w:rPr>
          <w:vertAlign w:val="superscript"/>
          <w:lang w:val="en-GB"/>
        </w:rPr>
        <w:t>7,30,38</w:t>
      </w:r>
      <w:r w:rsidR="001D76A0">
        <w:fldChar w:fldCharType="end"/>
      </w:r>
      <w:r w:rsidR="00997513" w:rsidRPr="00F42173">
        <w:t xml:space="preserve">. </w:t>
      </w:r>
      <w:r w:rsidR="00997513" w:rsidRPr="001D76A0">
        <w:t>Key to do this is to acknowledge temperature effects on growth and mortality</w:t>
      </w:r>
      <w:r w:rsidR="009C46D5" w:rsidRPr="001D76A0">
        <w:t xml:space="preserve"> and how they interact</w:t>
      </w:r>
      <w:r w:rsidR="00997513" w:rsidRPr="001D76A0">
        <w:t xml:space="preserve">. </w:t>
      </w:r>
    </w:p>
    <w:p w14:paraId="00000030" w14:textId="77777777" w:rsidR="00037DE8" w:rsidRDefault="00037DE8">
      <w:pPr>
        <w:spacing w:line="480" w:lineRule="auto"/>
        <w:jc w:val="both"/>
        <w:rPr>
          <w:sz w:val="28"/>
          <w:szCs w:val="28"/>
        </w:rPr>
      </w:pPr>
    </w:p>
    <w:p w14:paraId="00000031" w14:textId="199F50EF" w:rsidR="00037DE8" w:rsidRDefault="001B1A85">
      <w:pPr>
        <w:spacing w:line="480" w:lineRule="auto"/>
        <w:jc w:val="both"/>
        <w:rPr>
          <w:sz w:val="28"/>
          <w:szCs w:val="28"/>
        </w:rPr>
      </w:pPr>
      <w:commentRangeStart w:id="66"/>
      <w:r>
        <w:rPr>
          <w:sz w:val="28"/>
          <w:szCs w:val="28"/>
        </w:rPr>
        <w:t>Materials and Methods</w:t>
      </w:r>
      <w:commentRangeEnd w:id="66"/>
      <w:r>
        <w:commentReference w:id="66"/>
      </w:r>
    </w:p>
    <w:p w14:paraId="00000032" w14:textId="77777777" w:rsidR="00037DE8" w:rsidRDefault="001B1A85">
      <w:pPr>
        <w:spacing w:line="480" w:lineRule="auto"/>
        <w:jc w:val="both"/>
        <w:rPr>
          <w:i/>
        </w:rPr>
      </w:pPr>
      <w:r>
        <w:rPr>
          <w:i/>
        </w:rPr>
        <w:t>Data</w:t>
      </w:r>
    </w:p>
    <w:p w14:paraId="00000033" w14:textId="4D6C5C17" w:rsidR="00037DE8" w:rsidRDefault="001B1A85">
      <w:pPr>
        <w:spacing w:line="480" w:lineRule="auto"/>
        <w:jc w:val="both"/>
      </w:pPr>
      <w:r>
        <w:t xml:space="preserve">We use </w:t>
      </w:r>
      <w:r w:rsidR="007F5B61">
        <w:t>size-at-age</w:t>
      </w:r>
      <w:r w:rsidR="00E0077A">
        <w:t xml:space="preserve"> data from perch sampled annually from the heated enclosed bay (‘the Biotest lake’) and its reference area with natural temperatures in the </w:t>
      </w:r>
      <w:r>
        <w:t>years after the onset of warming (</w:t>
      </w:r>
      <w:r w:rsidR="00E0077A">
        <w:t xml:space="preserve">first </w:t>
      </w:r>
      <w:r>
        <w:t>cohort</w:t>
      </w:r>
      <w:r w:rsidR="00E0077A">
        <w:t xml:space="preserve"> is</w:t>
      </w:r>
      <w:r>
        <w:t xml:space="preserve"> 1981</w:t>
      </w:r>
      <w:r w:rsidR="00077EB3">
        <w:t>, and first</w:t>
      </w:r>
      <w:r w:rsidR="00E0077A">
        <w:t xml:space="preserve"> and last catch year is </w:t>
      </w:r>
      <w:r w:rsidR="00077EB3">
        <w:t xml:space="preserve">1987 and </w:t>
      </w:r>
      <w:r w:rsidR="00E0077A">
        <w:t>2003</w:t>
      </w:r>
      <w:r w:rsidR="00077EB3">
        <w:t>, respectively</w:t>
      </w:r>
      <w:r>
        <w:t>) to omit transient dynamics and acute responses</w:t>
      </w:r>
      <w:r w:rsidR="00E0077A">
        <w:t>,</w:t>
      </w:r>
      <w:r>
        <w:t xml:space="preserve"> and to ensure we use cohorts that only experience</w:t>
      </w:r>
      <w:r w:rsidR="00E40B76">
        <w:t>d</w:t>
      </w:r>
      <w:r>
        <w:t xml:space="preserve"> one of the thermal environments during its life. A grid at the outlet</w:t>
      </w:r>
      <w:r w:rsidR="00E0077A">
        <w:t xml:space="preserve"> of the </w:t>
      </w:r>
      <w:r w:rsidR="00320473">
        <w:t>heated</w:t>
      </w:r>
      <w:r w:rsidR="00320473" w:rsidDel="00320473">
        <w:t xml:space="preserve"> </w:t>
      </w:r>
      <w:r w:rsidR="00E0077A">
        <w:t>area (Fig. 1)</w:t>
      </w:r>
      <w:r>
        <w:t xml:space="preserve"> prevented fish larger than 10 cm from migrating </w:t>
      </w:r>
      <w:r w:rsidR="00E0077A">
        <w:t>between</w:t>
      </w:r>
      <w:r>
        <w:t xml:space="preserve"> the area</w:t>
      </w:r>
      <w:r w:rsidR="00E0077A">
        <w:t>s</w:t>
      </w:r>
      <w:r w:rsidR="00FB0A64">
        <w:fldChar w:fldCharType="begin"/>
      </w:r>
      <w:r w:rsidR="00471580">
        <w:instrText xml:space="preserve"> ADDIN ZOTERO_ITEM CSL_CITATION {"citationID":"zrewKaDq","properties":{"formattedCitation":"\\super 39,40\\nosupersub{}","plainCitation":"39,40","noteIndex":0},"citationItems":[{"id":2790,"uris":["http://zotero.org/users/6116610/items/SK37S9KX"],"itemData":{"id":2790,"type":"report","abstract":"Denna rapport sammanfattar långsiktiga och pågående trender ikustvattenmiljön utanför Forsmarks kärnkraftverk från mitten av 1970-taletfram till och med år 2012. Resultaten baseras på de fältundersökningar somutförs inom kärnkraftverkets kontrollprogram för att följa effekter avkylvattenanvändning på fisk, fågel och bottenfauna.Vid Forsmarks kärnkraftverk pumpas stora mängder brackvatten genomkraftverket för att kyla kondensorerna. Efter användning pumpas detanvända kylvattnet ut i närrecipienten, som får en temperaturhöjning medcirka 7-9°C. Kylvattenhanteringen har en direkt miljöpåverkan genom attdet havsvatten som används innehåller levande organismer som dras med ini systemet, eller filtreras bort vid intaget och dör. Det uppvärmda kylvattensom når närrecipienten har därtill effekter på djurens fysiologi, födotillgångoch beteendemönster, vilket i sin tur kan påverka deras tillväxt ochreproduktion. Dessa förändringar är väl dokumenterade under de år somkontrollprogrammet har pågått, framförallt när det gäller fisk. I rapportenpresenteras trender i utvecklingen över tid hos fisk, bottenfauna och fågel.Data jämförs där det är möjligt med motsvarande trender i referensområdensamt i andra delar av Bottenhavet och Östersjön.En stor del av de förändringar som observerats i Forsmarks skärgårdunder senare år kan sannolikt sammankopplas med kylvattenutflödet, isynnerhet efter år 2004 när det galler som tidigare hindrade fiskar från attvandra in och ut ur Biotestsjön togs bort. Detta syns som en ökad invandringav lekfisk i Biotestsjön och en tillkomst av arter som inte funnits där pålänge. Samtidigt ses förändrade tillväxtmönster hos abborre i Biotestsjönsamt utanför, i Forsmarks skärgård. I viss mån ses även förändradeutbredningsmönster hos sjöfågel som skulle kunna kopplas till förändradfödotillgång. För bottenfauna kan man inte avgöra om det finns mönster, pågrund av avsaknad av data under senare år.Resultaten antyder att en större del av fiskbestånden i Forsmarks skärgårdän tidigare är beroende av att Biotestsjön är en fungerande miljö förreproduktion och tillväxt. Detta är positivt så länge förhållandena iBiotestsjön och övriga områden som påverkas av kylvattenutsläpp ärgynnsamma, men negativt för omgivande skärgård om rekryteringen i dessaområden inte skulle fungera, eller om fiskens hälsa skulle påverkas. Dessaaspekter blir särskilt aktuella i och med den planerade effekthöjningen vidForsmarks kärnkraftverk, som sannolikt skulle kunna accentuera deobserverade effekterna, samt den planerade byggnaden av ett slutförvar, om denna påverkar tillgången på alternativa rekryteringsmiljöer för fisk inärområdet.Dödligheten i silstationen är fortsatt hög, om än med stormellanårsvariation i antal och artsammansättning. Mätningar vid silstationenvisar dock på en ökad dödlighet av ål, som inte kan förklaras av generellauppgångar i beståndet. Ökningen är troligen en effekt av att mer ål äntidigare vistas i Forsmarks skärgård, vilket skulle kunna bero på enanlockning av ål till området för kylvattenutsläpp.En annan förändring som inträffat under senare år är att en nyintroducerad art, musslan Mytilopsis leucopheata, har observerats i områdetsedan 2011. Arten har orsakat problem i kylvattenvägarna i andrakärnkraftverk i Östersjön, och områden med förhöjd vattentemperatur hartidigare identifierats som potentiella plattformar för fortsatt etablering avarten i andra områden.","event-place":"Öregrund","genre":"Rapport","language":"sv","note":"ISBN: 9789157691842\nissue: 2013:19\nnumber-of-pages: 69","number":"2013:19","publisher-place":"Öregrund","source":"pub.epsilon.slu.se","title":"Biologisk recipientkontroll vid Forsmarks kärnkraftverk (in Swedish)","URL":"https://pub.epsilon.slu.se/11349/","author":[{"family":"Adill","given":"Anders"},{"family":"Mo","given":"Kerstin"},{"family":"Sevastik","given":"Alf"},{"family":"Olsson","given":"Jens"},{"family":"Bergström","given":"Lena"}],"accessed":{"date-parts":[["2021",8,10]]},"issued":{"date-parts":[["2013"]]},"citation-key":"adillBiologiskRecipientkontrollVid2013"}},{"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rsidR="00FB0A64">
        <w:fldChar w:fldCharType="separate"/>
      </w:r>
      <w:r w:rsidR="00471580" w:rsidRPr="00471580">
        <w:rPr>
          <w:vertAlign w:val="superscript"/>
          <w:lang w:val="en-GB"/>
        </w:rPr>
        <w:t>39,40</w:t>
      </w:r>
      <w:r w:rsidR="00FB0A64">
        <w:fldChar w:fldCharType="end"/>
      </w:r>
      <w:r>
        <w:t>, and genetic studies confirm the reproductive isolation between the two populations during th</w:t>
      </w:r>
      <w:r w:rsidR="00E40B76">
        <w:t>is</w:t>
      </w:r>
      <w:r>
        <w:t xml:space="preserve"> time</w:t>
      </w:r>
      <w:r w:rsidR="007F5B61">
        <w:t>-</w:t>
      </w:r>
      <w:r>
        <w:t>period</w:t>
      </w:r>
      <w:r w:rsidR="00A87E2A">
        <w:fldChar w:fldCharType="begin"/>
      </w:r>
      <w:r w:rsidR="00471580">
        <w:instrText xml:space="preserve"> ADDIN ZOTERO_ITEM CSL_CITATION {"citationID":"DWILbFiR","properties":{"formattedCitation":"\\super 41\\nosupersub{}","plainCitation":"41","noteIndex":0},"citationItems":[{"id":2883,"uris":["http://zotero.org/users/6116610/items/N3364EJJ"],"itemData":{"id":2883,"type":"article-journal","abstract":"Genes that play key roles in host immunity such as the major histocompatibility complex (MHC) in vertebrates are expected to be major targets of selection. It is well known that environmental conditions can have an effect on host-parasite interactions and may thus influence the selection on MHC. We analyzed MHC class IIß variability over 35 years in a population of perch (Perca fluviatilis) from the Baltic Sea that was split into two populations separated from each other. One population was subjected to heating from cooling water of a nuclear power plant and was isolated from the surrounding environment in an artificial lake, while the other population was not subjected to any change in water temperature (control). The isolated population experienced a change of the allelic composition and a decrease in allelic richness of MHC genes compared to the control population. The two most common MHC alleles showed cyclic patterns indicating ongoing parasite-host coevolution in both populations, but the alleles that showed a cyclic behavior differed between the two populations. No such patterns were observed at alleles from nine microsatellite loci, and no genetic differentiation was found between populations. We found no indications for a genetic bottleneck in the isolated population during the 35 years. Additionally, differences in parasitism of the current perch populations suggest that a change of the parasite communities has occurred over the isolation period, although the evidence in form of in-depth knowledge of the change of the parasite community over time is lacking. Our results are consistent with the hypothesis of a selective sweep imposed by a change in the parasite community.","container-title":"Ecology and Evolution","DOI":"10.1002/ece3.1426","ISSN":"2045-7758","issue":"7","journalAbbreviation":"Ecol Evol","language":"eng","note":"PMID: 25897384\nPMCID: PMC4395174","page":"1440-1455","source":"PubMed","title":"Isolation over 35 years in a heated biotest basin causes selection on MHC class IIß genes in the European perch (Perca fluviatilis L.)","volume":"5","author":[{"family":"Björklund","given":"Mats"},{"family":"Aho","given":"Teija"},{"family":"Behrmann-Godel","given":"Jasminca"}],"issued":{"date-parts":[["2015",4]]},"citation-key":"bjorklundIsolation35Years2015"}}],"schema":"https://github.com/citation-style-language/schema/raw/master/csl-citation.json"} </w:instrText>
      </w:r>
      <w:r w:rsidR="00A87E2A">
        <w:fldChar w:fldCharType="separate"/>
      </w:r>
      <w:r w:rsidR="00471580" w:rsidRPr="00471580">
        <w:rPr>
          <w:vertAlign w:val="superscript"/>
          <w:lang w:val="en-GB"/>
        </w:rPr>
        <w:t>41</w:t>
      </w:r>
      <w:r w:rsidR="00A87E2A">
        <w:fldChar w:fldCharType="end"/>
      </w:r>
      <w:r>
        <w:t xml:space="preserve">. However, since the grid removal in 2004, </w:t>
      </w:r>
      <w:commentRangeStart w:id="67"/>
      <w:r>
        <w:t xml:space="preserve">fish growing up in the </w:t>
      </w:r>
      <w:r w:rsidR="00E0077A">
        <w:t xml:space="preserve">heated </w:t>
      </w:r>
      <w:r>
        <w:t>Biotest lake can easily swim out, meaning we cannot be sure fish in the reference area did not recently arrive from the Biotest lake</w:t>
      </w:r>
      <w:commentRangeEnd w:id="67"/>
      <w:r w:rsidR="00E40B76">
        <w:rPr>
          <w:rStyle w:val="Kommentarsreferens"/>
        </w:rPr>
        <w:commentReference w:id="67"/>
      </w:r>
      <w:r>
        <w:t>. Hence, we use data up until</w:t>
      </w:r>
      <w:r w:rsidR="00E0077A">
        <w:t xml:space="preserve"> </w:t>
      </w:r>
      <w:commentRangeStart w:id="68"/>
      <w:r>
        <w:t>2003</w:t>
      </w:r>
      <w:commentRangeEnd w:id="68"/>
      <w:r>
        <w:commentReference w:id="68"/>
      </w:r>
      <w:r>
        <w:t xml:space="preserve">. This resulted in </w:t>
      </w:r>
      <w:r>
        <w:rPr>
          <w:color w:val="000000"/>
        </w:rPr>
        <w:t>12658 length-at-age measurements from 2426 individuals in 256 net</w:t>
      </w:r>
      <w:r w:rsidR="00E40B76">
        <w:rPr>
          <w:color w:val="000000"/>
        </w:rPr>
        <w:t xml:space="preserve"> deployments</w:t>
      </w:r>
      <w:r>
        <w:rPr>
          <w:color w:val="000000"/>
        </w:rPr>
        <w:t>.</w:t>
      </w:r>
      <w:r>
        <w:t xml:space="preserve"> </w:t>
      </w:r>
    </w:p>
    <w:p w14:paraId="00000034" w14:textId="5115AB62" w:rsidR="00037DE8" w:rsidRDefault="001B1A85">
      <w:pPr>
        <w:spacing w:line="480" w:lineRule="auto"/>
        <w:ind w:firstLine="284"/>
        <w:jc w:val="both"/>
      </w:pPr>
      <w:r>
        <w:t xml:space="preserve">We use data from fishing events </w:t>
      </w:r>
      <w:r w:rsidR="00E0077A">
        <w:t xml:space="preserve">using survey-gillnets </w:t>
      </w:r>
      <w:r>
        <w:t xml:space="preserve">that took place in October in the </w:t>
      </w:r>
      <w:r w:rsidR="00932624">
        <w:t xml:space="preserve">heated </w:t>
      </w:r>
      <w:r>
        <w:t>Biotest lake and in August in the reference area when temperatures are most comparable between the two areas</w:t>
      </w:r>
      <w:r w:rsidR="00585B8C">
        <w:fldChar w:fldCharType="begin"/>
      </w:r>
      <w:r w:rsidR="00471580">
        <w:instrText xml:space="preserve"> ADDIN ZOTERO_ITEM CSL_CITATION {"citationID":"jf9k0zeu","properties":{"formattedCitation":"\\super 40\\nosupersub{}","plainCitation":"40","noteIndex":0},"citationItems":[{"id":783,"uris":["http://zotero.org/users/6116610/items/FZ6DLIUR"],"itemData":{"id":783,"type":"article-journal","abstract":"A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rsidR="00585B8C">
        <w:fldChar w:fldCharType="separate"/>
      </w:r>
      <w:r w:rsidR="00471580" w:rsidRPr="00471580">
        <w:rPr>
          <w:vertAlign w:val="superscript"/>
          <w:lang w:val="en-GB"/>
        </w:rPr>
        <w:t>40</w:t>
      </w:r>
      <w:r w:rsidR="00585B8C">
        <w:fldChar w:fldCharType="end"/>
      </w:r>
      <w:r w:rsidR="00635CA0">
        <w:t>, because temperature affect catchability</w:t>
      </w:r>
      <w:r w:rsidR="00D66B67">
        <w:t xml:space="preserve"> in static gears</w:t>
      </w:r>
      <w:r>
        <w:t xml:space="preserve">. The catch was recorded by 2.5 cm length classes during 1987-2000, and into 1 cm length groups between 2001-2003. To express lengths in a common length standard, 1 cm intervals were converted into 2.5 cm intervals. The unit of catch data is hence </w:t>
      </w:r>
      <w:sdt>
        <w:sdtPr>
          <w:tag w:val="goog_rdk_29"/>
          <w:id w:val="-1528638155"/>
        </w:sdtPr>
        <w:sdtEndPr/>
        <w:sdtContent>
          <w:r>
            <w:t xml:space="preserve">the </w:t>
          </w:r>
        </w:sdtContent>
      </w:sdt>
      <w:r>
        <w:t xml:space="preserve">number of fish caught per 2.5 cm size class per night per net (i.e., a catch-per-unit-effort [CPUE] variable). All data from fishing events with disturbance affecting the catch (e.g., seal damage, strong algal growth on the gears, </w:t>
      </w:r>
      <w:r>
        <w:lastRenderedPageBreak/>
        <w:t xml:space="preserve">clogging by drifting algae) were removed (years 1996 and 1999 from the </w:t>
      </w:r>
      <w:r w:rsidR="00320473">
        <w:t>heated</w:t>
      </w:r>
      <w:r w:rsidR="00320473" w:rsidDel="00320473">
        <w:t xml:space="preserve"> </w:t>
      </w:r>
      <w:r>
        <w:t xml:space="preserve">area in the catch data). </w:t>
      </w:r>
    </w:p>
    <w:p w14:paraId="33B6E5DD" w14:textId="47245AD4" w:rsidR="004350D2" w:rsidRDefault="00C1116D" w:rsidP="00CF1985">
      <w:pPr>
        <w:spacing w:line="480" w:lineRule="auto"/>
        <w:ind w:firstLine="284"/>
        <w:jc w:val="both"/>
      </w:pPr>
      <w:r>
        <w:t>L</w:t>
      </w:r>
      <w:r w:rsidR="001B1A85">
        <w:t xml:space="preserve">ength-at-age </w:t>
      </w:r>
      <w:r>
        <w:t xml:space="preserve">was </w:t>
      </w:r>
      <w:r w:rsidR="001B1A85">
        <w:t xml:space="preserve">reconstructed for a semi-random length-stratified subset of individuals each year. This was done using annuli rings on the operculum bones </w:t>
      </w:r>
      <w:commentRangeStart w:id="69"/>
      <w:commentRangeStart w:id="70"/>
      <w:commentRangeStart w:id="71"/>
      <w:r w:rsidR="001B1A85">
        <w:t>(with control counts done on otoliths)</w:t>
      </w:r>
      <w:commentRangeEnd w:id="69"/>
      <w:r w:rsidR="00D66B67">
        <w:rPr>
          <w:rStyle w:val="Kommentarsreferens"/>
        </w:rPr>
        <w:commentReference w:id="69"/>
      </w:r>
      <w:commentRangeEnd w:id="70"/>
      <w:r w:rsidR="00932624">
        <w:rPr>
          <w:rStyle w:val="Kommentarsreferens"/>
        </w:rPr>
        <w:commentReference w:id="70"/>
      </w:r>
      <w:commentRangeEnd w:id="71"/>
      <w:r w:rsidR="00C75D8E">
        <w:rPr>
          <w:rStyle w:val="Kommentarsreferens"/>
        </w:rPr>
        <w:commentReference w:id="71"/>
      </w:r>
      <w:r w:rsidR="001B1A85">
        <w:t xml:space="preserve">, and an established power-law relationship between the distance of annual rings and fish length: </w:t>
      </w:r>
      <m:oMath>
        <m:r>
          <w:rPr>
            <w:rFonts w:ascii="Cambria Math" w:eastAsia="Cambria Math" w:hAnsi="Cambria Math" w:cs="Cambria Math"/>
          </w:rPr>
          <m:t>L=κ</m:t>
        </m:r>
        <m:sSup>
          <m:sSupPr>
            <m:ctrlPr>
              <w:rPr>
                <w:rFonts w:ascii="Cambria Math" w:eastAsia="Cambria Math" w:hAnsi="Cambria Math" w:cs="Cambria Math"/>
              </w:rPr>
            </m:ctrlPr>
          </m:sSupPr>
          <m:e>
            <m:r>
              <w:rPr>
                <w:rFonts w:ascii="Cambria Math" w:eastAsia="Cambria Math" w:hAnsi="Cambria Math" w:cs="Cambria Math"/>
              </w:rPr>
              <m:t>R</m:t>
            </m:r>
          </m:e>
          <m:sup>
            <m:r>
              <w:rPr>
                <w:rFonts w:ascii="Cambria Math" w:eastAsia="Cambria Math" w:hAnsi="Cambria Math" w:cs="Cambria Math"/>
              </w:rPr>
              <m:t>s</m:t>
            </m:r>
          </m:sup>
        </m:sSup>
      </m:oMath>
      <w:r w:rsidR="001B1A85">
        <w:t xml:space="preserve">, where </w:t>
      </w:r>
      <m:oMath>
        <m:r>
          <w:rPr>
            <w:rFonts w:ascii="Cambria Math" w:eastAsia="Cambria Math" w:hAnsi="Cambria Math" w:cs="Cambria Math"/>
          </w:rPr>
          <m:t>L</m:t>
        </m:r>
      </m:oMath>
      <w:r w:rsidR="001B1A85">
        <w:rPr>
          <w:rFonts w:ascii="Arial" w:eastAsia="Arial" w:hAnsi="Arial" w:cs="Arial"/>
          <w:i/>
        </w:rPr>
        <w:t xml:space="preserve"> </w:t>
      </w:r>
      <w:r w:rsidR="001B1A85">
        <w:t xml:space="preserve">is the length of the fish, </w:t>
      </w:r>
      <m:oMath>
        <m:r>
          <w:rPr>
            <w:rFonts w:ascii="Cambria Math" w:eastAsia="Cambria Math" w:hAnsi="Cambria Math" w:cs="Cambria Math"/>
          </w:rPr>
          <m:t>R</m:t>
        </m:r>
      </m:oMath>
      <w:r w:rsidR="001B1A85">
        <w:rPr>
          <w:rFonts w:ascii="Arial" w:eastAsia="Arial" w:hAnsi="Arial" w:cs="Arial"/>
          <w:i/>
        </w:rPr>
        <w:t xml:space="preserve"> </w:t>
      </w:r>
      <w:r w:rsidR="001B1A85">
        <w:t xml:space="preserve">the operculum radius, </w:t>
      </w:r>
      <m:oMath>
        <m:r>
          <w:rPr>
            <w:rFonts w:ascii="Cambria Math" w:hAnsi="Cambria Math"/>
          </w:rPr>
          <m:t>κ</m:t>
        </m:r>
      </m:oMath>
      <w:r w:rsidR="001B1A85">
        <w:rPr>
          <w:rFonts w:ascii="Arial" w:eastAsia="Arial" w:hAnsi="Arial" w:cs="Arial"/>
          <w:i/>
        </w:rPr>
        <w:t xml:space="preserve"> </w:t>
      </w:r>
      <w:r w:rsidR="001B1A85">
        <w:t xml:space="preserve">the intercept, and </w:t>
      </w:r>
      <m:oMath>
        <m:r>
          <w:rPr>
            <w:rFonts w:ascii="Cambria Math" w:hAnsi="Cambria Math"/>
          </w:rPr>
          <m:t>s</m:t>
        </m:r>
      </m:oMath>
      <w:r w:rsidR="001B1A85">
        <w:rPr>
          <w:rFonts w:ascii="Arial" w:eastAsia="Arial" w:hAnsi="Arial" w:cs="Arial"/>
          <w:i/>
        </w:rPr>
        <w:t xml:space="preserve"> </w:t>
      </w:r>
      <w:r w:rsidR="001B1A85">
        <w:t>the slope of the line for the regression of log-fish length on log-operculum radius</w:t>
      </w:r>
      <w:r w:rsidR="00D66B67">
        <w:t xml:space="preserve"> from a large reference data set for perch</w:t>
      </w:r>
      <w:r w:rsidR="009E7BC3">
        <w:fldChar w:fldCharType="begin"/>
      </w:r>
      <w:r w:rsidR="00471580">
        <w:instrText xml:space="preserve"> ADDIN ZOTERO_ITEM CSL_CITATION {"citationID":"89Gx6Dc0","properties":{"formattedCitation":"\\super 42\\nosupersub{}","plainCitation":"42","noteIndex":0},"citationItems":[{"id":2870,"uris":["http://zotero.org/users/6116610/items/PFUFSY5D"],"itemData":{"id":2870,"type":"report","collection-title":"Kustrapport","event-place":"Öregrund","language":"Swe","number":"3","publisher":"Kustlaboratoriet, Fiskeriverket","publisher-place":"Öregrund","source":"www.diva-portal.org","title":"Metoder för övervakning av kustfiskbestånd (in Swedish)","URL":"http://urn.kb.se/resolve?urn=urn:nbn:se:havochvatten:diva-317","author":[{"family":"Thoresson","given":"Gunnar"}],"accessed":{"date-parts":[["2021",9,28]]},"issued":{"date-parts":[["1996"]]},"citation-key":"thoressonMetoderOvervakningAv1996"}}],"schema":"https://github.com/citation-style-language/schema/raw/master/csl-citation.json"} </w:instrText>
      </w:r>
      <w:r w:rsidR="009E7BC3">
        <w:fldChar w:fldCharType="separate"/>
      </w:r>
      <w:r w:rsidR="00471580" w:rsidRPr="00471580">
        <w:rPr>
          <w:vertAlign w:val="superscript"/>
          <w:lang w:val="en-GB"/>
        </w:rPr>
        <w:t>42</w:t>
      </w:r>
      <w:r w:rsidR="009E7BC3">
        <w:fldChar w:fldCharType="end"/>
      </w:r>
      <w:r w:rsidR="001B1A85">
        <w:t xml:space="preserve">. Back-calculated length-at-age were obtained from the relationship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a</m:t>
            </m:r>
          </m:sub>
        </m:sSub>
        <w:commentRangeStart w:id="72"/>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s</m:t>
            </m:r>
          </m:sub>
        </m:sSub>
        <m:sSup>
          <m:sSupPr>
            <m:ctrlPr>
              <w:rPr>
                <w:rFonts w:ascii="Cambria Math" w:eastAsia="Cambria Math" w:hAnsi="Cambria Math" w:cs="Cambria Math"/>
              </w:rPr>
            </m:ctrlPr>
          </m:sSupPr>
          <m:e>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a</m:t>
                    </m:r>
                  </m:sub>
                </m:sSub>
              </m:num>
              <m:den>
                <m:r>
                  <w:rPr>
                    <w:rFonts w:ascii="Cambria Math" w:eastAsia="Cambria Math" w:hAnsi="Cambria Math" w:cs="Cambria Math"/>
                  </w:rPr>
                  <m:t>R</m:t>
                </m:r>
              </m:den>
            </m:f>
            <m:r>
              <w:rPr>
                <w:rFonts w:ascii="Cambria Math" w:eastAsia="Cambria Math" w:hAnsi="Cambria Math" w:cs="Cambria Math"/>
              </w:rPr>
              <m:t>)</m:t>
            </m:r>
          </m:e>
          <m:sup>
            <m:r>
              <w:rPr>
                <w:rFonts w:ascii="Cambria Math" w:eastAsia="Cambria Math" w:hAnsi="Cambria Math" w:cs="Cambria Math"/>
              </w:rPr>
              <m:t>s</m:t>
            </m:r>
            <w:commentRangeStart w:id="73"/>
            <w:commentRangeEnd w:id="73"/>
            <m:r>
              <m:rPr>
                <m:sty m:val="p"/>
              </m:rPr>
              <w:rPr>
                <w:rStyle w:val="Kommentarsreferens"/>
              </w:rPr>
              <w:commentReference w:id="73"/>
            </m:r>
          </m:sup>
        </m:sSup>
      </m:oMath>
      <w:r w:rsidR="001B1A85">
        <w:t xml:space="preserve">, </w:t>
      </w:r>
      <w:commentRangeEnd w:id="72"/>
      <w:r w:rsidR="00825F3D">
        <w:rPr>
          <w:rStyle w:val="Kommentarsreferens"/>
        </w:rPr>
        <w:commentReference w:id="72"/>
      </w:r>
      <w:r w:rsidR="001B1A85">
        <w:t xml:space="preserve">where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a</m:t>
            </m:r>
          </m:sub>
        </m:sSub>
      </m:oMath>
      <w:r w:rsidR="001B1A85">
        <w:rPr>
          <w:i/>
        </w:rPr>
        <w:t xml:space="preserve"> </w:t>
      </w:r>
      <w:r w:rsidR="001B1A85">
        <w:t xml:space="preserve">is the back-calculated body length at </w:t>
      </w:r>
      <w:r w:rsidR="00D66B67">
        <w:t xml:space="preserve">age </w:t>
      </w:r>
      <m:oMath>
        <m:r>
          <w:rPr>
            <w:rFonts w:ascii="Cambria Math" w:eastAsia="Cambria Math" w:hAnsi="Cambria Math" w:cs="Cambria Math"/>
          </w:rPr>
          <m:t>a</m:t>
        </m:r>
      </m:oMath>
      <w:r w:rsidR="001B1A85">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s</m:t>
            </m:r>
          </m:sub>
        </m:sSub>
      </m:oMath>
      <w:r w:rsidR="001B1A85">
        <w:t xml:space="preserve"> is the final body length (body length at catch)</w:t>
      </w:r>
      <w:r w:rsidR="00D66B67">
        <w:t>,</w:t>
      </w:r>
      <w:r w:rsidR="001B1A85">
        <w:t xml:space="preserve"> </w:t>
      </w:r>
      <m:oMath>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a</m:t>
            </m:r>
          </m:sub>
        </m:sSub>
      </m:oMath>
      <w:r w:rsidR="001B1A85">
        <w:rPr>
          <w:i/>
        </w:rPr>
        <w:t xml:space="preserve"> </w:t>
      </w:r>
      <w:r w:rsidR="001B1A85">
        <w:t xml:space="preserve">is the distance from the </w:t>
      </w:r>
      <w:r w:rsidR="000537CE">
        <w:t>center</w:t>
      </w:r>
      <w:r w:rsidR="001B1A85">
        <w:t xml:space="preserve"> to the annual ring corresponding to age </w:t>
      </w:r>
      <m:oMath>
        <m:r>
          <w:rPr>
            <w:rFonts w:ascii="Cambria Math" w:eastAsia="Cambria Math" w:hAnsi="Cambria Math" w:cs="Cambria Math"/>
          </w:rPr>
          <m:t>a</m:t>
        </m:r>
      </m:oMath>
      <w:r w:rsidR="00D66B67">
        <w:t xml:space="preserve"> and </w:t>
      </w:r>
      <m:oMath>
        <m:r>
          <w:rPr>
            <w:rFonts w:ascii="Cambria Math" w:hAnsi="Cambria Math"/>
          </w:rPr>
          <m:t>s=0.861</m:t>
        </m:r>
      </m:oMath>
      <w:r w:rsidR="00D66B67">
        <w:t xml:space="preserve"> for perch</w:t>
      </w:r>
      <w:r w:rsidR="000537CE">
        <w:fldChar w:fldCharType="begin"/>
      </w:r>
      <w:r w:rsidR="00471580">
        <w:instrText xml:space="preserve"> ADDIN ZOTERO_ITEM CSL_CITATION {"citationID":"pTQMGar0","properties":{"formattedCitation":"\\super 42\\nosupersub{}","plainCitation":"42","noteIndex":0},"citationItems":[{"id":2870,"uris":["http://zotero.org/users/6116610/items/PFUFSY5D"],"itemData":{"id":2870,"type":"report","collection-title":"Kustrapport","event-place":"Öregrund","language":"Swe","number":"3","publisher":"Kustlaboratoriet, Fiskeriverket","publisher-place":"Öregrund","source":"www.diva-portal.org","title":"Metoder för övervakning av kustfiskbestånd (in Swedish)","URL":"http://urn.kb.se/resolve?urn=urn:nbn:se:havochvatten:diva-317","author":[{"family":"Thoresson","given":"Gunnar"}],"accessed":{"date-parts":[["2021",9,28]]},"issued":{"date-parts":[["1996"]]},"citation-key":"thoressonMetoderOvervakningAv1996"}}],"schema":"https://github.com/citation-style-language/schema/raw/master/csl-citation.json"} </w:instrText>
      </w:r>
      <w:r w:rsidR="000537CE">
        <w:fldChar w:fldCharType="separate"/>
      </w:r>
      <w:r w:rsidR="00471580" w:rsidRPr="00471580">
        <w:rPr>
          <w:vertAlign w:val="superscript"/>
          <w:lang w:val="en-GB"/>
        </w:rPr>
        <w:t>42</w:t>
      </w:r>
      <w:r w:rsidR="000537CE">
        <w:fldChar w:fldCharType="end"/>
      </w:r>
      <w:r w:rsidR="001B1A85">
        <w:t>. Since perch exhibit</w:t>
      </w:r>
      <w:r w:rsidR="00D66B67">
        <w:t>s</w:t>
      </w:r>
      <w:r w:rsidR="001B1A85">
        <w:t xml:space="preserve"> sexual size-dimorphism, and age-determination </w:t>
      </w:r>
      <w:sdt>
        <w:sdtPr>
          <w:tag w:val="goog_rdk_31"/>
          <w:id w:val="-1204398286"/>
        </w:sdtPr>
        <w:sdtEndPr/>
        <w:sdtContent>
          <w:r w:rsidR="001B1A85">
            <w:t>together with</w:t>
          </w:r>
        </w:sdtContent>
      </w:sdt>
      <w:r w:rsidR="00E40B76">
        <w:t xml:space="preserve"> </w:t>
      </w:r>
      <w:r w:rsidR="001B1A85">
        <w:t>back calculation</w:t>
      </w:r>
      <w:r w:rsidR="00D66B67">
        <w:t xml:space="preserve"> of growth</w:t>
      </w:r>
      <w:r w:rsidR="001B1A85">
        <w:t xml:space="preserve"> was </w:t>
      </w:r>
      <w:r w:rsidR="00D66B67">
        <w:t>not</w:t>
      </w:r>
      <w:r w:rsidR="001B1A85">
        <w:t xml:space="preserve"> done for males in </w:t>
      </w:r>
      <w:r w:rsidR="00D66B67">
        <w:t xml:space="preserve">all </w:t>
      </w:r>
      <w:r w:rsidR="001B1A85">
        <w:t>years, we only used females for our analyses</w:t>
      </w:r>
      <w:commentRangeStart w:id="74"/>
      <w:commentRangeStart w:id="75"/>
      <w:r w:rsidR="001B1A85">
        <w:t>.</w:t>
      </w:r>
      <w:commentRangeEnd w:id="74"/>
    </w:p>
    <w:p w14:paraId="00000037" w14:textId="45373948" w:rsidR="00037DE8" w:rsidRDefault="00D66B67" w:rsidP="00410AAA">
      <w:pPr>
        <w:spacing w:line="480" w:lineRule="auto"/>
        <w:ind w:firstLine="284"/>
        <w:jc w:val="both"/>
      </w:pPr>
      <w:r>
        <w:rPr>
          <w:rStyle w:val="Kommentarsreferens"/>
        </w:rPr>
        <w:commentReference w:id="74"/>
      </w:r>
      <w:commentRangeEnd w:id="75"/>
      <w:r w:rsidR="00C40368">
        <w:rPr>
          <w:rStyle w:val="Kommentarsreferens"/>
        </w:rPr>
        <w:commentReference w:id="75"/>
      </w:r>
      <w:commentRangeStart w:id="76"/>
      <w:commentRangeEnd w:id="76"/>
      <w:r w:rsidR="00826C17">
        <w:rPr>
          <w:rStyle w:val="Kommentarsreferens"/>
        </w:rPr>
        <w:commentReference w:id="76"/>
      </w:r>
    </w:p>
    <w:p w14:paraId="00000038" w14:textId="77777777" w:rsidR="00037DE8" w:rsidRDefault="001B1A85">
      <w:pPr>
        <w:spacing w:line="480" w:lineRule="auto"/>
        <w:jc w:val="both"/>
        <w:rPr>
          <w:i/>
        </w:rPr>
      </w:pPr>
      <w:r>
        <w:rPr>
          <w:i/>
        </w:rPr>
        <w:t>Statistical Analysis</w:t>
      </w:r>
    </w:p>
    <w:p w14:paraId="00000039" w14:textId="028761C2" w:rsidR="00037DE8" w:rsidRDefault="001B1A85">
      <w:pPr>
        <w:spacing w:line="480" w:lineRule="auto"/>
        <w:jc w:val="both"/>
      </w:pPr>
      <w:r>
        <w:t xml:space="preserve">The differences in size-at-age, growth, mortality, and size structure between the </w:t>
      </w:r>
      <w:r w:rsidR="00826C17">
        <w:t xml:space="preserve">heated and the reference </w:t>
      </w:r>
      <w:r>
        <w:t>area were quantified using hierarchical linear and non-linear regression models fitted in a Bayesian framework. First, we describe each statistical model and then provide details of model fitting, model diagnostics and comparison.</w:t>
      </w:r>
    </w:p>
    <w:p w14:paraId="0000003A" w14:textId="58BD51E7" w:rsidR="00037DE8" w:rsidRDefault="001B1A85">
      <w:pPr>
        <w:spacing w:line="480" w:lineRule="auto"/>
        <w:ind w:firstLine="284"/>
        <w:jc w:val="both"/>
      </w:pPr>
      <w:r>
        <w:t xml:space="preserve">We fit the von Bertalanffy growth equation (VBGE) on a </w:t>
      </w:r>
      <m:oMath>
        <m:r>
          <w:rPr>
            <w:rFonts w:ascii="Cambria Math" w:eastAsia="Cambria Math" w:hAnsi="Cambria Math" w:cs="Cambria Math"/>
          </w:rPr>
          <m:t>log</m:t>
        </m:r>
      </m:oMath>
      <w:r>
        <w:t xml:space="preserve"> scale, describing length as a function of age to evaluate differences in size-at-age and asymptotic size: </w:t>
      </w:r>
      <m:oMath>
        <m:r>
          <w:rPr>
            <w:rFonts w:ascii="Cambria Math" w:eastAsia="Cambria Math" w:hAnsi="Cambria Math" w:cs="Cambria Math"/>
          </w:rPr>
          <m:t>log</m:t>
        </m:r>
        <m:r>
          <w:rPr>
            <w:rFonts w:ascii="Cambria Math" w:hAnsi="Cambria Math"/>
          </w:rPr>
          <m:t xml:space="preserve"> </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m:t>
            </m:r>
          </m:sub>
        </m:sSub>
        <m:r>
          <w:rPr>
            <w:rFonts w:ascii="Cambria Math" w:eastAsia="Cambria Math" w:hAnsi="Cambria Math" w:cs="Cambria Math"/>
          </w:rPr>
          <m:t>)</m:t>
        </m:r>
        <m:r>
          <w:rPr>
            <w:rFonts w:ascii="Cambria Math" w:hAnsi="Cambria Math"/>
          </w:rPr>
          <m:t xml:space="preserve"> </m:t>
        </m:r>
        <m:r>
          <w:rPr>
            <w:rFonts w:ascii="Cambria Math" w:eastAsia="Cambria Math" w:hAnsi="Cambria Math" w:cs="Cambria Math"/>
          </w:rPr>
          <m:t>=log</m:t>
        </m:r>
        <m:r>
          <w:rPr>
            <w:rFonts w:ascii="Cambria Math" w:hAnsi="Cambria Math"/>
          </w:rPr>
          <m:t xml:space="preserve"> </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(-K(t-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r>
              <w:rPr>
                <w:rFonts w:ascii="Cambria Math" w:eastAsia="Cambria Math" w:hAnsi="Cambria Math" w:cs="Cambria Math"/>
              </w:rPr>
              <m:t>))</m:t>
            </m:r>
          </m:sup>
        </m:sSup>
        <m:r>
          <w:rPr>
            <w:rFonts w:ascii="Cambria Math" w:eastAsia="Cambria Math" w:hAnsi="Cambria Math" w:cs="Cambria Math"/>
          </w:rPr>
          <m:t>))</m:t>
        </m:r>
        <m:r>
          <w:rPr>
            <w:rFonts w:ascii="Cambria Math" w:hAnsi="Cambria Math"/>
          </w:rPr>
          <m:t xml:space="preserve"> </m:t>
        </m:r>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m:t>
            </m:r>
          </m:sub>
        </m:sSub>
      </m:oMath>
      <w:r>
        <w:t xml:space="preserve"> is the length at age (</w:t>
      </w:r>
      <m:oMath>
        <m:r>
          <w:rPr>
            <w:rFonts w:ascii="Cambria Math" w:eastAsia="Cambria Math" w:hAnsi="Cambria Math" w:cs="Cambria Math"/>
          </w:rPr>
          <m:t>t</m:t>
        </m:r>
      </m:oMath>
      <w:r>
        <w:t xml:space="preserve">, years),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is the asymptotic size, </w:t>
      </w:r>
      <m:oMath>
        <m:r>
          <w:rPr>
            <w:rFonts w:ascii="Cambria Math" w:eastAsia="Cambria Math" w:hAnsi="Cambria Math" w:cs="Cambria Math"/>
          </w:rPr>
          <m:t>K</m:t>
        </m:r>
      </m:oMath>
      <w:r>
        <w:t xml:space="preserve"> is the Brody coefficient (</w:t>
      </w:r>
      <m:oMath>
        <m:sSup>
          <m:sSupPr>
            <m:ctrlPr>
              <w:rPr>
                <w:rFonts w:ascii="Cambria Math" w:eastAsia="Cambria Math" w:hAnsi="Cambria Math" w:cs="Cambria Math"/>
              </w:rPr>
            </m:ctrlPr>
          </m:sSupPr>
          <m:e>
            <m:r>
              <w:rPr>
                <w:rFonts w:ascii="Cambria Math" w:eastAsia="Cambria Math" w:hAnsi="Cambria Math" w:cs="Cambria Math"/>
              </w:rPr>
              <m:t>yr</m:t>
            </m:r>
          </m:e>
          <m:sup>
            <m:r>
              <w:rPr>
                <w:rFonts w:ascii="Cambria Math" w:eastAsia="Cambria Math" w:hAnsi="Cambria Math" w:cs="Cambria Math"/>
              </w:rPr>
              <m:t>-1</m:t>
            </m:r>
          </m:sup>
        </m:sSup>
      </m:oMath>
      <w:r>
        <w:t>)</w:t>
      </w:r>
      <w:r w:rsidR="00826C17">
        <w:t xml:space="preserve"> and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oMath>
      <w:r w:rsidR="00826C17">
        <w:t xml:space="preserve"> is the</w:t>
      </w:r>
      <w:r w:rsidR="002F3E52">
        <w:t xml:space="preserve"> </w:t>
      </w:r>
      <w:r w:rsidR="002F3E52" w:rsidRPr="002F3E52">
        <w:t>age when the average length was zero</w:t>
      </w:r>
      <w:r>
        <w:t>. We used only age-</w:t>
      </w:r>
      <w:r w:rsidR="00826C17">
        <w:t xml:space="preserve"> </w:t>
      </w:r>
      <w:r>
        <w:t>and</w:t>
      </w:r>
      <w:r w:rsidR="00826C17">
        <w:t xml:space="preserve"> </w:t>
      </w:r>
      <w:r>
        <w:t>size</w:t>
      </w:r>
      <w:r w:rsidR="00826C17">
        <w:t>-</w:t>
      </w:r>
      <w:r>
        <w:t>at</w:t>
      </w:r>
      <w:r w:rsidR="00826C17">
        <w:t>-</w:t>
      </w:r>
      <w:r>
        <w:t xml:space="preserve">catch as the response variables (i.e., not back-calculated length-at-age). This was to have a simpler model and not have to account for parameters varying within </w:t>
      </w:r>
      <w:r>
        <w:lastRenderedPageBreak/>
        <w:t>individuals as well as cohorts</w:t>
      </w:r>
      <w:r w:rsidR="00826C17">
        <w:t>, as</w:t>
      </w:r>
      <w:r>
        <w:t xml:space="preserve"> mean sample size per individual was only ~5. We let parameters vary among cohorts rather than year of catch, because individuals within cohorts </w:t>
      </w:r>
      <w:sdt>
        <w:sdtPr>
          <w:tag w:val="goog_rdk_34"/>
          <w:id w:val="1599220467"/>
        </w:sdtPr>
        <w:sdtEndPr/>
        <w:sdtContent>
          <w:r>
            <w:t>share</w:t>
          </w:r>
        </w:sdtContent>
      </w:sdt>
      <w:r w:rsidR="002F3E52">
        <w:t xml:space="preserve"> </w:t>
      </w:r>
      <w:r>
        <w:t>similar environmental conditions and density dependence</w:t>
      </w:r>
      <w:r w:rsidR="00B069EB">
        <w:fldChar w:fldCharType="begin"/>
      </w:r>
      <w:r w:rsidR="00471580">
        <w:instrText xml:space="preserve"> ADDIN ZOTERO_ITEM CSL_CITATION {"citationID":"d23uHfj2","properties":{"formattedCitation":"\\super 43\\nosupersub{}","plainCitation":"43","noteIndex":0},"citationItems":[{"id":2899,"uris":["http://zotero.org/users/6116610/items/CG3E4VQE"],"itemData":{"id":2899,"type":"article-journal","abstract":"Growth is a fundamental biological process, driven by a multitude of intrinsic (within-individual) and extrinsic (environmental) factors, that underpins individual fitness and population demographics. Focusing on the comprehensive information stored in aquatic and terrestrial organism hard parts, we develop a series of increasingly complex hierarchical models to explore spatial and temporal sources of growth variation, ranging in resolution from within individuals to across a species. We apply this modeling framework to an extensive data set of otolith increment measurements from tiger flathead (Platycephalus richardsoni), a demersal commercially exploited fish that inhabits the warming waters of southeast Australia. We recreated growth histories (biochronology) up to four decades in length from seven fishing areas spanning this species' range. The dominant pattern in annual growth was an age-dependent, allometric decline that varied among individuals, sexes, fishing areas, years, and cohorts. We found evidence for among-area differences in growth-rate selectivity, whereby younger fish at capture were generally faster growers. Temporal growth variation was partitioned into two main sources: extrinsic year to year annual fluctuations in environmental conditions and persistent cohort-specific growth differences, reflecting density dependence and/or juvenile experience. Despite low levels of among-individual growth synchrony within areas, we detected a regionally coherent signal of increasing average growth rate through time, a trend related to oceanic warming. At the southerly (poleward) range limit, growth was only weakly related to temperature, but farther north in warmer waters this relationship strengthened until closer to the species' equatorward range limit, growth declined with increasing temperatures. We partitioned these species-wide and area-specific phenotypic responses into within- and among-individual components using a reaction norm approach. Individual tiger flathead likely possess sufficient growth plasticity to successfully adapt to warming waters across much of their range, but increased future warming in the north will continue to depress growth, affecting individual fitness and even population persistence. Our modeling framework is directly applicable to other long-term, individual-based, data sets such as those derived from tree rings, corals, and tag–recapture studies, and provides an unprecedented level of resolution into the drivers of growth variation and the ecological and evolutionary implications of environmental and climatic change.","container-title":"Ecological Monographs","DOI":"10.1890/13-2355.1","ISSN":"1557-7015","issue":"1","language":"en","note":"_eprint: https://onlinelibrary.wiley.com/doi/pdf/10.1890/13-2355.1","page":"93-115","source":"Wiley Online Library","title":"A statistical framework to explore ontogenetic growth variation among individuals and populations: a marine fish example","title-short":"A statistical framework to explore ontogenetic growth variation among individuals and populations","volume":"85","author":[{"family":"Morrongiello","given":"John R."},{"family":"Thresher","given":"Ronald E."}],"issued":{"date-parts":[["2015"]]},"citation-key":"morrongielloStatisticalFrameworkExplore2015"}}],"schema":"https://github.com/citation-style-language/schema/raw/master/csl-citation.json"} </w:instrText>
      </w:r>
      <w:r w:rsidR="00B069EB">
        <w:fldChar w:fldCharType="separate"/>
      </w:r>
      <w:r w:rsidR="00471580" w:rsidRPr="00471580">
        <w:rPr>
          <w:vertAlign w:val="superscript"/>
          <w:lang w:val="en-GB"/>
        </w:rPr>
        <w:t>43</w:t>
      </w:r>
      <w:r w:rsidR="00B069EB">
        <w:fldChar w:fldCharType="end"/>
      </w:r>
      <w:r>
        <w:t xml:space="preserve">. Eight models in total were fitted (with area being dummy-coded), with different combinations of shared and area-specific parameters. We evaluated if models with area-specific parameters led to better fit and quantified the differences in area-specific parameters. The model with all area-specific parameter can be written as: </w:t>
      </w:r>
    </w:p>
    <w:p w14:paraId="398F87A1" w14:textId="77777777" w:rsidR="006A3F31" w:rsidRDefault="00D83772" w:rsidP="006A3F31">
      <w:pPr>
        <w:spacing w:line="480" w:lineRule="auto"/>
        <w:ind w:firstLine="284"/>
        <w:contextualSpacing/>
        <w:jc w:val="center"/>
      </w:pPr>
      <m:oMathPara>
        <m:oMath>
          <m:eqArr>
            <m:eqArrPr>
              <m:maxDist m:val="1"/>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hAnsi="Cambria Math"/>
                    </w:rPr>
                    <m:t>L</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m:t>
              </m:r>
            </m:e>
          </m:eqArr>
        </m:oMath>
      </m:oMathPara>
    </w:p>
    <w:p w14:paraId="52530DF1" w14:textId="28A38208" w:rsidR="006A3F31" w:rsidRPr="008F06C1" w:rsidRDefault="00D83772" w:rsidP="006A3F31">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func>
                <m:funcPr>
                  <m:ctrlPr>
                    <w:rPr>
                      <w:rFonts w:ascii="Cambria Math" w:eastAsiaTheme="minorEastAsia" w:hAnsi="Cambria Math"/>
                      <w:i/>
                    </w:rPr>
                  </m:ctrlPr>
                </m:funcPr>
                <m:fName>
                  <m:r>
                    <m:rPr>
                      <m:sty m:val="p"/>
                    </m:rPr>
                    <w:rPr>
                      <w:rFonts w:ascii="Cambria Math" w:hAnsi="Cambria Math"/>
                    </w:rPr>
                    <m:t>log</m:t>
                  </m:r>
                </m:fName>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m:t>
                  </m:r>
                </m:sub>
              </m:sSub>
              <m:func>
                <m:funcPr>
                  <m:ctrlPr>
                    <w:rPr>
                      <w:rFonts w:ascii="Cambria Math" w:eastAsiaTheme="minorEastAsia" w:hAnsi="Cambria Math"/>
                      <w:i/>
                    </w:rPr>
                  </m:ctrlPr>
                </m:funcPr>
                <m:fName>
                  <m:r>
                    <m:rPr>
                      <m:sty m:val="p"/>
                    </m:rPr>
                    <w:rPr>
                      <w:rFonts w:ascii="Cambria Math" w:hAnsi="Cambria Math"/>
                    </w:rPr>
                    <m:t>log</m:t>
                  </m:r>
                </m:fName>
                <m:e>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0R</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e>
              </m:func>
              <m:r>
                <w:rPr>
                  <w:rFonts w:ascii="Cambria Math" w:eastAsiaTheme="minorEastAsia" w:hAnsi="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func>
                <m:funcPr>
                  <m:ctrlPr>
                    <w:rPr>
                      <w:rFonts w:ascii="Cambria Math" w:eastAsiaTheme="minorEastAsia" w:hAnsi="Cambria Math"/>
                      <w:i/>
                    </w:rPr>
                  </m:ctrlPr>
                </m:funcPr>
                <m:fName>
                  <m:r>
                    <m:rPr>
                      <m:sty m:val="p"/>
                    </m:rPr>
                    <w:rPr>
                      <w:rFonts w:ascii="Cambria Math" w:hAnsi="Cambria Math"/>
                    </w:rPr>
                    <m:t>log</m:t>
                  </m:r>
                </m:fName>
                <m:e>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∞Hj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0H</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e>
              </m:func>
              <m:r>
                <w:rPr>
                  <w:rFonts w:ascii="Cambria Math" w:eastAsiaTheme="minorEastAsia" w:hAnsi="Cambria Math"/>
                </w:rPr>
                <m:t>#(2)</m:t>
              </m:r>
            </m:e>
          </m:eqArr>
        </m:oMath>
      </m:oMathPara>
    </w:p>
    <w:p w14:paraId="574ACA50" w14:textId="269AE75B" w:rsidR="006A3F31" w:rsidRPr="00894076" w:rsidRDefault="00D83772" w:rsidP="006A3F31">
      <w:pPr>
        <w:spacing w:line="480" w:lineRule="auto"/>
        <w:contextualSpacing/>
        <w:jc w:val="both"/>
        <w:rPr>
          <w:rFonts w:eastAsiaTheme="minorEastAsia"/>
          <w:iCs/>
        </w:rP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L</m:t>
                            </m:r>
                          </m:e>
                          <m:sub>
                            <m:r>
                              <w:rPr>
                                <w:rFonts w:ascii="Cambria Math" w:hAnsi="Cambria Math"/>
                              </w:rPr>
                              <m:t>∞Rj</m:t>
                            </m:r>
                          </m:sub>
                        </m:sSub>
                      </m:e>
                    </m:mr>
                    <m:mr>
                      <m:e>
                        <m:sSub>
                          <m:sSubPr>
                            <m:ctrlPr>
                              <w:rPr>
                                <w:rFonts w:ascii="Cambria Math" w:hAnsi="Cambria Math"/>
                                <w:i/>
                              </w:rPr>
                            </m:ctrlPr>
                          </m:sSubPr>
                          <m:e>
                            <m:r>
                              <w:rPr>
                                <w:rFonts w:ascii="Cambria Math" w:hAnsi="Cambria Math"/>
                              </w:rPr>
                              <m:t>L</m:t>
                            </m:r>
                          </m:e>
                          <m:sub>
                            <m:r>
                              <w:rPr>
                                <w:rFonts w:ascii="Cambria Math" w:hAnsi="Cambria Math"/>
                              </w:rPr>
                              <m:t>∞Hj</m:t>
                            </m:r>
                          </m:sub>
                        </m:sSub>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r>
                              <w:rPr>
                                <w:rFonts w:ascii="Cambria Math" w:hAnsi="Cambria Math"/>
                              </w:rPr>
                              <m:t>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m:t>
                            </m:r>
                            <m:r>
                              <w:rPr>
                                <w:rFonts w:ascii="Cambria Math" w:hAnsi="Cambria Math"/>
                              </w:rPr>
                              <m:t>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∞R</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∞H</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∞R</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∞H</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m:t>
                                    </m:r>
                                  </m:sub>
                                </m:sSub>
                              </m:sub>
                            </m:sSub>
                          </m:e>
                        </m:mr>
                      </m:m>
                    </m:e>
                  </m:d>
                </m:e>
              </m:d>
              <m:r>
                <w:rPr>
                  <w:rFonts w:ascii="Cambria Math" w:eastAsiaTheme="minorEastAsia" w:hAnsi="Cambria Math"/>
                </w:rPr>
                <m:t>#(3)</m:t>
              </m:r>
            </m:e>
          </m:eqArr>
        </m:oMath>
      </m:oMathPara>
    </w:p>
    <w:p w14:paraId="0000003E" w14:textId="71FBF16B" w:rsidR="00037DE8" w:rsidRDefault="001B1A85" w:rsidP="006A3F31">
      <w:pPr>
        <w:spacing w:after="240" w:line="480" w:lineRule="auto"/>
        <w:jc w:val="both"/>
      </w:pPr>
      <w:r>
        <w:t xml:space="preserve">where lengths are </w:t>
      </w:r>
      <m:oMath>
        <m:r>
          <w:rPr>
            <w:rFonts w:ascii="Cambria Math" w:eastAsia="Cambria Math" w:hAnsi="Cambria Math" w:cs="Cambria Math"/>
          </w:rPr>
          <m:t>Student-t</m:t>
        </m:r>
      </m:oMath>
      <w:r>
        <w:t xml:space="preserve"> distributed to account for extreme observations, </w:t>
      </w:r>
      <m:oMath>
        <m:r>
          <w:rPr>
            <w:rFonts w:ascii="Cambria Math" w:hAnsi="Cambria Math"/>
          </w:rPr>
          <m:t>υ</m:t>
        </m:r>
      </m:oMath>
      <w:r>
        <w:t xml:space="preserve">, </w:t>
      </w:r>
      <m:oMath>
        <m:r>
          <w:rPr>
            <w:rFonts w:ascii="Cambria Math" w:hAnsi="Cambria Math"/>
          </w:rPr>
          <m:t>μ</m:t>
        </m:r>
      </m:oMath>
      <w:r>
        <w:t xml:space="preserve"> and </w:t>
      </w:r>
      <m:oMath>
        <m:r>
          <w:rPr>
            <w:rFonts w:ascii="Cambria Math" w:hAnsi="Cambria Math"/>
          </w:rPr>
          <m:t>ϕ</m:t>
        </m:r>
      </m:oMath>
      <w:r>
        <w:t xml:space="preserve"> represent the degrees of freedom, mean and the scale parameter</w:t>
      </w:r>
      <w:r w:rsidR="00A23814">
        <w:t>, respectively</w:t>
      </w:r>
      <w:r>
        <w:t xml:space="preserve">. Henceforth, </w:t>
      </w:r>
      <w:commentRangeStart w:id="77"/>
      <w:commentRangeStart w:id="78"/>
      <w:r>
        <w:t xml:space="preserve">subscripts </w:t>
      </w:r>
      <m:oMath>
        <m:r>
          <w:rPr>
            <w:rFonts w:ascii="Cambria Math" w:eastAsia="Cambria Math" w:hAnsi="Cambria Math" w:cs="Cambria Math"/>
          </w:rPr>
          <m:t>H</m:t>
        </m:r>
      </m:oMath>
      <w:r>
        <w:t xml:space="preserve"> and </w:t>
      </w:r>
      <m:oMath>
        <m:r>
          <w:rPr>
            <w:rFonts w:ascii="Cambria Math" w:eastAsia="Cambria Math" w:hAnsi="Cambria Math" w:cs="Cambria Math"/>
          </w:rPr>
          <m:t>R</m:t>
        </m:r>
      </m:oMath>
      <w:r>
        <w:t xml:space="preserve"> are used for the </w:t>
      </w:r>
      <w:r w:rsidR="00320473">
        <w:t>heated</w:t>
      </w:r>
      <w:r w:rsidR="00320473" w:rsidDel="00320473">
        <w:t xml:space="preserve"> </w:t>
      </w:r>
      <w:r>
        <w:t xml:space="preserve">and </w:t>
      </w:r>
      <w:r w:rsidR="00793EAE">
        <w:t>reference</w:t>
      </w:r>
      <w:r w:rsidR="00793EAE" w:rsidDel="00793EAE">
        <w:t xml:space="preserve"> </w:t>
      </w:r>
      <w:r>
        <w:t>area</w:t>
      </w:r>
      <w:commentRangeEnd w:id="77"/>
      <w:r w:rsidR="00A23814">
        <w:rPr>
          <w:rStyle w:val="Kommentarsreferens"/>
        </w:rPr>
        <w:commentReference w:id="77"/>
      </w:r>
      <w:commentRangeEnd w:id="78"/>
      <w:r w:rsidR="00D11B8E">
        <w:rPr>
          <w:rStyle w:val="Kommentarsreferens"/>
        </w:rPr>
        <w:commentReference w:id="78"/>
      </w:r>
      <w:r>
        <w:t>, respectively (except in figures</w:t>
      </w:r>
      <w:r w:rsidR="00A23814">
        <w:t xml:space="preserve"> and main text</w:t>
      </w:r>
      <w:r>
        <w:t xml:space="preserve"> where subscripts are spelled out for clarity).</w:t>
      </w:r>
      <w:r>
        <w:rPr>
          <w:rFonts w:ascii="Cambria Math" w:eastAsia="Cambria Math" w:hAnsi="Cambria Math" w:cs="Cambria Math"/>
          <w:i/>
        </w:rPr>
        <w:t xml:space="preserve">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R</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H</m:t>
            </m:r>
          </m:sub>
        </m:sSub>
      </m:oMath>
      <w:r>
        <w:t xml:space="preserve"> are dummy variables such that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R</m:t>
            </m:r>
          </m:sub>
        </m:sSub>
        <m:r>
          <w:rPr>
            <w:rFonts w:ascii="Cambria Math" w:eastAsia="Cambria Math" w:hAnsi="Cambria Math" w:cs="Cambria Math"/>
          </w:rPr>
          <m:t>=1</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H</m:t>
            </m:r>
          </m:sub>
        </m:sSub>
        <m:r>
          <w:rPr>
            <w:rFonts w:ascii="Cambria Math" w:eastAsia="Cambria Math" w:hAnsi="Cambria Math" w:cs="Cambria Math"/>
          </w:rPr>
          <m:t>=0</m:t>
        </m:r>
      </m:oMath>
      <w:r>
        <w:t xml:space="preserve"> if it is the </w:t>
      </w:r>
      <w:r w:rsidR="00793EAE">
        <w:t>reference</w:t>
      </w:r>
      <w:r w:rsidR="00793EAE" w:rsidDel="00793EAE">
        <w:t xml:space="preserve"> </w:t>
      </w:r>
      <w:r>
        <w:t>area, and vice</w:t>
      </w:r>
      <w:r w:rsidR="00094996">
        <w:t xml:space="preserve"> versa</w:t>
      </w:r>
      <w:r>
        <w:t xml:space="preserve">. The multivariate normal distribution in Eq. 3 is the prior for the cohort-varying 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∞Rj</m:t>
            </m:r>
          </m:sub>
        </m:sSub>
      </m:oMath>
      <w:r>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∞Hj</m:t>
            </m:r>
          </m:sub>
        </m:sSub>
      </m:oMath>
      <w:r>
        <w:t>,</w:t>
      </w:r>
      <w:r>
        <w:rPr>
          <w:rFonts w:ascii="Cambria Math" w:eastAsia="Cambria Math" w:hAnsi="Cambria Math" w:cs="Cambria Math"/>
          <w:i/>
        </w:rPr>
        <w:t xml:space="preserve">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Rj</m:t>
            </m:r>
          </m:sub>
        </m:sSub>
      </m:oMath>
      <w:r>
        <w:rPr>
          <w:rFonts w:ascii="Cambria Math" w:eastAsia="Cambria Math" w:hAnsi="Cambria Math" w:cs="Cambria Math"/>
          <w:i/>
        </w:rPr>
        <w:t xml:space="preserve"> </w:t>
      </w:r>
      <w:r>
        <w:t>and</w:t>
      </w:r>
      <w:r>
        <w:rPr>
          <w:rFonts w:ascii="Cambria Math" w:eastAsia="Cambria Math" w:hAnsi="Cambria Math" w:cs="Cambria Math"/>
          <w:i/>
        </w:rPr>
        <w:t xml:space="preserve">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Hj</m:t>
            </m:r>
          </m:sub>
        </m:sSub>
      </m:oMath>
      <w:r>
        <w:t xml:space="preserve"> (for cohorts </w:t>
      </w:r>
      <m:oMath>
        <m:r>
          <w:rPr>
            <w:rFonts w:ascii="Cambria Math" w:eastAsia="Cambria Math" w:hAnsi="Cambria Math" w:cs="Cambria Math"/>
          </w:rPr>
          <m:t>j=1981,</m:t>
        </m:r>
      </m:oMath>
      <w:r>
        <w:t xml:space="preserve">…,1997) (note that cohorts extend further back in time than the catch data), with hyper-parameters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m:t>
                </m:r>
              </m:sub>
            </m:sSub>
          </m:sub>
        </m:sSub>
      </m:oMath>
      <w:r>
        <w:t>,</w:t>
      </w:r>
      <w:r>
        <w:rPr>
          <w:rFonts w:ascii="Cambria Math" w:eastAsia="Cambria Math" w:hAnsi="Cambria Math" w:cs="Cambria Math"/>
          <w:i/>
        </w:rP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sub>
        </m:sSub>
      </m:oMath>
      <w:r>
        <w:rPr>
          <w:rFonts w:ascii="Cambria Math" w:eastAsia="Cambria Math" w:hAnsi="Cambria Math" w:cs="Cambria Math"/>
        </w:rPr>
        <w:t xml:space="preserve"> </w:t>
      </w:r>
      <w:r>
        <w:t>describing the non-varying population means and a covariance matrix with the between-cohort variation along the diagonal (note we did not model a correlation between the parameters</w:t>
      </w:r>
      <w:r w:rsidR="008F7750">
        <w:t>,</w:t>
      </w:r>
      <w:r>
        <w:t xml:space="preserve"> hence off-diagonals are 0). The other seven models include some or all parameters as parameters</w:t>
      </w:r>
      <w:r w:rsidR="008F7750">
        <w:t xml:space="preserve"> common for the two areas</w:t>
      </w:r>
      <w:r>
        <w:t xml:space="preserve">, e.g., substituting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∞Rj</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∞Hj</m:t>
            </m:r>
          </m:sub>
        </m:sSub>
      </m:oMath>
      <w:r>
        <w:t xml:space="preserve"> with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∞j</m:t>
            </m:r>
          </m:sub>
        </m:sSub>
      </m:oMath>
      <w:r>
        <w:t xml:space="preserve">. To aid convergence of this non-linear model, we used </w:t>
      </w:r>
      <w:r>
        <w:lastRenderedPageBreak/>
        <w:t>informative priors chosen after visualizing draws from prior predictive distributions</w:t>
      </w:r>
      <w:r w:rsidR="00072E48">
        <w:fldChar w:fldCharType="begin"/>
      </w:r>
      <w:r w:rsidR="00471580">
        <w:instrText xml:space="preserve"> ADDIN ZOTERO_ITEM CSL_CITATION {"citationID":"ZCVAsG39","properties":{"formattedCitation":"\\super 44\\nosupersub{}","plainCitation":"44","noteIndex":0},"citationItems":[{"id":2857,"uris":["http://zotero.org/users/6116610/items/SDWI7XHE"],"itemData":{"id":2857,"type":"article-journal","abstract":"Bayesian data analysis is increasingly used in ecology, but prior specification remains focused on choosing non-informative priors (e.g., flat or vague priors). One barrier to choosing more informative priors is that priors must be specified on model parameters (e.g., intercepts, slopes, and sigmas), but prior knowledge often exists on the level of the response variable. This is particularly true for common models in ecology, like generalized linear mixed models that have a link function and potentially dozens of parameters, each of which needs a prior distribution. We suggest that this difficulty can be overcome by simulating from the prior predictive distribution and visualizing the results on the scale of the response variable. In doing so, some common choices for non-informative priors on parameters can easily be seen to produce biologically impossible values of response variables. Such implications of prior choices are difficult to foresee without visualization. We demonstrate a workflow for prior selection using simulation and visualization with two ecological examples (predator–prey body sizes and spider responses to food competition). This approach is not new, but its adoption by ecologists will help to better incorporate prior information in ecological models, thereby maximizing one of the benefits of Bayesian data analysis.","container-title":"Ecosphere","DOI":"10.1002/ecs2.3739","ISSN":"2150-8925","issue":"9","language":"en","note":"_eprint: https://onlinelibrary.wiley.com/doi/pdf/10.1002/ecs2.3739","page":"e03739","source":"Wiley Online Library","title":"Choosing priors in Bayesian ecological models by simulating from the prior predictive distribution","volume":"12","author":[{"family":"Wesner","given":"Jeff S."},{"family":"Pomeranz","given":"Justin P. F."}],"issued":{"date-parts":[["2021"]]},"citation-key":"wesnerChoosingPriorsBayesian2021"}}],"schema":"https://github.com/citation-style-language/schema/raw/master/csl-citation.json"} </w:instrText>
      </w:r>
      <w:r w:rsidR="00072E48">
        <w:fldChar w:fldCharType="separate"/>
      </w:r>
      <w:r w:rsidR="00471580" w:rsidRPr="00471580">
        <w:rPr>
          <w:vertAlign w:val="superscript"/>
          <w:lang w:val="en-GB"/>
        </w:rPr>
        <w:t>44</w:t>
      </w:r>
      <w:r w:rsidR="00072E48">
        <w:fldChar w:fldCharType="end"/>
      </w:r>
      <w:r>
        <w:t xml:space="preserve"> using probable parameter values (</w:t>
      </w:r>
      <w:r>
        <w:rPr>
          <w:i/>
        </w:rPr>
        <w:t>Supporting Information</w:t>
      </w:r>
      <w:r>
        <w:t>, Fig. S1, S</w:t>
      </w:r>
      <w:r w:rsidR="0040617E">
        <w:t>7</w:t>
      </w:r>
      <w:r w:rsidRPr="007D26B6">
        <w:t>)</w:t>
      </w:r>
      <w:r>
        <w:t xml:space="preserve">. We used the same prior distribution for each parameter class for both areas to not introduce any other sources of differences in parameter estimates between areas. We used the following priors for the VBGE model: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∞R,H</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45,20</m:t>
            </m:r>
          </m:e>
        </m:d>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R,H</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0.2, 0.1</m:t>
            </m:r>
          </m:e>
        </m:d>
      </m:oMath>
      <w:r>
        <w:t xml:space="preserve">,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0R,H</m:t>
            </m:r>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-0.5, 1</m:t>
            </m:r>
          </m:e>
        </m:d>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r>
        <w:rPr>
          <w:rFonts w:ascii="Cambria Math" w:eastAsia="Cambria Math" w:hAnsi="Cambria Math" w:cs="Cambria Math"/>
          <w:i/>
        </w:rP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m:t>
                </m:r>
              </m:sub>
            </m:sSub>
          </m:sub>
        </m:sSub>
      </m:oMath>
      <w:r>
        <w:t>,</w:t>
      </w:r>
      <w:r>
        <w:rPr>
          <w:rFonts w:ascii="Cambria Math" w:eastAsia="Cambria Math" w:hAnsi="Cambria Math" w:cs="Cambria Math"/>
          <w:i/>
        </w:rP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sub>
        </m:sSub>
      </m:oMath>
      <w:r>
        <w:t xml:space="preserve"> were given a </w:t>
      </w:r>
      <m:oMath>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3,0,2.5</m:t>
            </m:r>
          </m:e>
        </m:d>
      </m:oMath>
      <w:r>
        <w:t xml:space="preserve"> prior.</w:t>
      </w:r>
    </w:p>
    <w:p w14:paraId="0000003F" w14:textId="35D9CF52" w:rsidR="00037DE8" w:rsidRDefault="001B1A85">
      <w:pPr>
        <w:spacing w:line="480" w:lineRule="auto"/>
        <w:ind w:firstLine="284"/>
        <w:jc w:val="both"/>
      </w:pPr>
      <w:r>
        <w:t xml:space="preserve">We also compared how growth scales </w:t>
      </w:r>
      <w:r w:rsidRPr="007D26B6">
        <w:t xml:space="preserve">with </w:t>
      </w:r>
      <w:r w:rsidR="00094996">
        <w:t xml:space="preserve">body </w:t>
      </w:r>
      <w:commentRangeStart w:id="79"/>
      <w:commentRangeStart w:id="80"/>
      <w:r w:rsidRPr="007D26B6">
        <w:t xml:space="preserve">size </w:t>
      </w:r>
      <w:commentRangeEnd w:id="79"/>
      <w:r w:rsidR="001B3620" w:rsidRPr="007D26B6">
        <w:rPr>
          <w:rStyle w:val="Kommentarsreferens"/>
        </w:rPr>
        <w:commentReference w:id="79"/>
      </w:r>
      <w:commentRangeEnd w:id="80"/>
      <w:r w:rsidR="007D26B6" w:rsidRPr="007D26B6">
        <w:rPr>
          <w:rStyle w:val="Kommentarsreferens"/>
        </w:rPr>
        <w:commentReference w:id="80"/>
      </w:r>
      <w:r w:rsidRPr="007D26B6">
        <w:t>(in contrast to length</w:t>
      </w:r>
      <w:r>
        <w:t xml:space="preserve"> vs age) in the two areas, by fitting allometric growth models describing how specific growth rate scales with length: </w:t>
      </w:r>
      <m:oMath>
        <m:r>
          <w:rPr>
            <w:rFonts w:ascii="Cambria Math" w:eastAsia="Cambria Math" w:hAnsi="Cambria Math" w:cs="Cambria Math"/>
          </w:rPr>
          <m:t>G=α</m:t>
        </m:r>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θ</m:t>
            </m:r>
          </m:sup>
        </m:sSup>
      </m:oMath>
      <w:r>
        <w:t>, where</w:t>
      </w:r>
      <w:r>
        <w:rPr>
          <w:rFonts w:ascii="Cambria Math" w:eastAsia="Cambria Math" w:hAnsi="Cambria Math" w:cs="Cambria Math"/>
          <w:i/>
        </w:rPr>
        <w:t xml:space="preserve"> </w:t>
      </w:r>
      <m:oMath>
        <m:r>
          <w:rPr>
            <w:rFonts w:ascii="Cambria Math" w:eastAsia="Cambria Math" w:hAnsi="Cambria Math" w:cs="Cambria Math"/>
          </w:rPr>
          <m:t>G</m:t>
        </m:r>
      </m:oMath>
      <w:r>
        <w:rPr>
          <w:rFonts w:ascii="Cambria Math" w:eastAsia="Cambria Math" w:hAnsi="Cambria Math" w:cs="Cambria Math"/>
        </w:rPr>
        <w:t xml:space="preserve">, </w:t>
      </w:r>
      <w:r>
        <w:t xml:space="preserve">the specific growth, is defined as: </w:t>
      </w:r>
      <m:oMath>
        <m:r>
          <w:rPr>
            <w:rFonts w:ascii="Cambria Math" w:eastAsia="Cambria Math" w:hAnsi="Cambria Math" w:cs="Cambria Math"/>
          </w:rPr>
          <m:t>G=100×(log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2</m:t>
                </m:r>
              </m:sub>
            </m:sSub>
          </m:e>
        </m:d>
        <m:r>
          <w:rPr>
            <w:rFonts w:ascii="Cambria Math" w:hAnsi="Cambria Math"/>
          </w:rPr>
          <m:t xml:space="preserve"> </m:t>
        </m:r>
        <m:r>
          <w:rPr>
            <w:rFonts w:ascii="Cambria Math" w:eastAsia="Cambria Math" w:hAnsi="Cambria Math" w:cs="Cambria Math"/>
          </w:rPr>
          <m:t>-log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1</m:t>
                </m:r>
              </m:sub>
            </m:sSub>
          </m:e>
        </m:d>
        <m:r>
          <w:rPr>
            <w:rFonts w:ascii="Cambria Math" w:hAnsi="Cambria Math"/>
          </w:rPr>
          <m:t xml:space="preserve"> </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1</m:t>
            </m:r>
          </m:sub>
        </m:sSub>
        <m:r>
          <w:rPr>
            <w:rFonts w:ascii="Cambria Math" w:eastAsia="Cambria Math" w:hAnsi="Cambria Math" w:cs="Cambria Math"/>
          </w:rPr>
          <m:t>)</m:t>
        </m:r>
      </m:oMath>
      <w:r>
        <w:t xml:space="preserve"> and </w:t>
      </w:r>
      <m:oMath>
        <m:r>
          <w:rPr>
            <w:rFonts w:ascii="Cambria Math" w:eastAsia="Cambria Math" w:hAnsi="Cambria Math" w:cs="Cambria Math"/>
          </w:rPr>
          <m:t>L</m:t>
        </m:r>
      </m:oMath>
      <w:r>
        <w:t xml:space="preserve"> is the geometric mean </w:t>
      </w:r>
      <w:r w:rsidR="0077456C">
        <w:t>length</w:t>
      </w:r>
      <w:r>
        <w:t xml:space="preserve">: </w:t>
      </w:r>
      <m:oMath>
        <m:r>
          <w:rPr>
            <w:rFonts w:ascii="Cambria Math" w:eastAsia="Cambria Math" w:hAnsi="Cambria Math" w:cs="Cambria Math"/>
          </w:rPr>
          <m:t>L=</m:t>
        </m:r>
        <m:sSup>
          <m:sSupPr>
            <m:ctrlPr>
              <w:rPr>
                <w:rFonts w:ascii="Cambria Math" w:eastAsia="Cambria Math" w:hAnsi="Cambria Math" w:cs="Cambria Math"/>
              </w:rPr>
            </m:ctrlPr>
          </m:sSupPr>
          <m:e>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2</m:t>
                    </m:r>
                  </m:sub>
                </m:sSub>
              </m:e>
            </m:d>
          </m:e>
          <m:sup>
            <m:r>
              <w:rPr>
                <w:rFonts w:ascii="Cambria Math" w:eastAsia="Cambria Math" w:hAnsi="Cambria Math" w:cs="Cambria Math"/>
              </w:rPr>
              <m:t>0.5</m:t>
            </m:r>
          </m:sup>
        </m:sSup>
      </m:oMath>
      <w:r>
        <w:t xml:space="preserve">. Here we also used back-calculated length-at-age, </w:t>
      </w:r>
      <w:r w:rsidR="0077456C">
        <w:t xml:space="preserve">resulting in </w:t>
      </w:r>
      <w:r>
        <w:t xml:space="preserve">multiple observations </w:t>
      </w:r>
      <w:r w:rsidR="0077456C">
        <w:t xml:space="preserve">for </w:t>
      </w:r>
      <w:proofErr w:type="gramStart"/>
      <w:r w:rsidR="0077456C">
        <w:t xml:space="preserve">each </w:t>
      </w:r>
      <w:r>
        <w:t>individual</w:t>
      </w:r>
      <w:proofErr w:type="gramEnd"/>
      <w:r>
        <w:t xml:space="preserve">. As with the VBGE model, we dummy coded area </w:t>
      </w:r>
      <w:r w:rsidR="00BC5A89">
        <w:t>to</w:t>
      </w:r>
      <w:r>
        <w:t xml:space="preserve"> compare models with different combinations of common and shared parameters. We assumed growth rates were </w:t>
      </w:r>
      <m:oMath>
        <m:r>
          <w:rPr>
            <w:rFonts w:ascii="Cambria Math" w:eastAsia="Cambria Math" w:hAnsi="Cambria Math" w:cs="Cambria Math"/>
          </w:rPr>
          <m:t>Student-t</m:t>
        </m:r>
      </m:oMath>
      <w:r>
        <w:t xml:space="preserve"> distributed, and the full model can be written as:</w:t>
      </w:r>
    </w:p>
    <w:p w14:paraId="6372EF6C" w14:textId="77777777" w:rsidR="00A378E6" w:rsidRPr="00A378E6" w:rsidRDefault="00D83772">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i</m:t>
                  </m:r>
                </m:sub>
              </m:sSub>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 xml:space="preserve">υ, </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i</m:t>
                      </m:r>
                    </m:sub>
                  </m:sSub>
                  <m:r>
                    <w:rPr>
                      <w:rFonts w:ascii="Cambria Math" w:eastAsia="Cambria Math" w:hAnsi="Cambria Math" w:cs="Cambria Math"/>
                    </w:rPr>
                    <m:t>,σ</m:t>
                  </m:r>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4</m:t>
                  </m:r>
                </m:e>
              </m:d>
            </m:e>
          </m:eqArr>
        </m:oMath>
      </m:oMathPara>
    </w:p>
    <w:p w14:paraId="05BB98CF" w14:textId="7A4968BC" w:rsidR="00A378E6" w:rsidRPr="00A378E6" w:rsidRDefault="00D83772">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μ</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R</m:t>
                  </m:r>
                </m:sub>
              </m:sSub>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Rj</m:t>
                      </m:r>
                      <m:d>
                        <m:dPr>
                          <m:begChr m:val="["/>
                          <m:endChr m:val="]"/>
                          <m:ctrlPr>
                            <w:rPr>
                              <w:rFonts w:ascii="Cambria Math" w:eastAsia="Cambria Math" w:hAnsi="Cambria Math" w:cs="Cambria Math"/>
                            </w:rPr>
                          </m:ctrlPr>
                        </m:dPr>
                        <m:e>
                          <m:r>
                            <w:rPr>
                              <w:rFonts w:ascii="Cambria Math" w:eastAsia="Cambria Math" w:hAnsi="Cambria Math" w:cs="Cambria Math"/>
                            </w:rPr>
                            <m:t>i</m:t>
                          </m:r>
                        </m:e>
                      </m:d>
                      <m:r>
                        <w:rPr>
                          <w:rFonts w:ascii="Cambria Math" w:eastAsia="Cambria Math" w:hAnsi="Cambria Math" w:cs="Cambria Math"/>
                        </w:rPr>
                        <m:t>,k</m:t>
                      </m:r>
                      <m:d>
                        <m:dPr>
                          <m:begChr m:val="["/>
                          <m:endChr m:val="]"/>
                          <m:ctrlPr>
                            <w:rPr>
                              <w:rFonts w:ascii="Cambria Math" w:eastAsia="Cambria Math" w:hAnsi="Cambria Math" w:cs="Cambria Math"/>
                            </w:rPr>
                          </m:ctrlPr>
                        </m:dPr>
                        <m:e>
                          <m:r>
                            <w:rPr>
                              <w:rFonts w:ascii="Cambria Math" w:eastAsia="Cambria Math" w:hAnsi="Cambria Math" w:cs="Cambria Math"/>
                            </w:rPr>
                            <m:t>i</m:t>
                          </m:r>
                        </m:e>
                      </m:d>
                    </m:sub>
                  </m:sSub>
                  <m:sSup>
                    <m:sSupPr>
                      <m:ctrlPr>
                        <w:rPr>
                          <w:rFonts w:ascii="Cambria Math" w:eastAsia="Cambria Math" w:hAnsi="Cambria Math" w:cs="Cambria Math"/>
                        </w:rPr>
                      </m:ctrlPr>
                    </m:sSupPr>
                    <m:e>
                      <m:r>
                        <w:rPr>
                          <w:rFonts w:ascii="Cambria Math" w:eastAsia="Cambria Math" w:hAnsi="Cambria Math" w:cs="Cambria Math"/>
                        </w:rPr>
                        <m:t>L</m:t>
                      </m:r>
                    </m:e>
                    <m:sup>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m:t>
                          </m:r>
                        </m:sub>
                      </m:sSub>
                    </m:sup>
                  </m:sSup>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H</m:t>
                  </m:r>
                </m:sub>
              </m:sSub>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Hj</m:t>
                      </m:r>
                      <m:d>
                        <m:dPr>
                          <m:begChr m:val="["/>
                          <m:endChr m:val="]"/>
                          <m:ctrlPr>
                            <w:rPr>
                              <w:rFonts w:ascii="Cambria Math" w:eastAsia="Cambria Math" w:hAnsi="Cambria Math" w:cs="Cambria Math"/>
                            </w:rPr>
                          </m:ctrlPr>
                        </m:dPr>
                        <m:e>
                          <m:r>
                            <w:rPr>
                              <w:rFonts w:ascii="Cambria Math" w:eastAsia="Cambria Math" w:hAnsi="Cambria Math" w:cs="Cambria Math"/>
                            </w:rPr>
                            <m:t>i</m:t>
                          </m:r>
                        </m:e>
                      </m:d>
                      <m:r>
                        <w:rPr>
                          <w:rFonts w:ascii="Cambria Math" w:eastAsia="Cambria Math" w:hAnsi="Cambria Math" w:cs="Cambria Math"/>
                        </w:rPr>
                        <m:t>,k</m:t>
                      </m:r>
                      <m:d>
                        <m:dPr>
                          <m:begChr m:val="["/>
                          <m:endChr m:val="]"/>
                          <m:ctrlPr>
                            <w:rPr>
                              <w:rFonts w:ascii="Cambria Math" w:eastAsia="Cambria Math" w:hAnsi="Cambria Math" w:cs="Cambria Math"/>
                            </w:rPr>
                          </m:ctrlPr>
                        </m:dPr>
                        <m:e>
                          <m:r>
                            <w:rPr>
                              <w:rFonts w:ascii="Cambria Math" w:eastAsia="Cambria Math" w:hAnsi="Cambria Math" w:cs="Cambria Math"/>
                            </w:rPr>
                            <m:t>i</m:t>
                          </m:r>
                        </m:e>
                      </m:d>
                    </m:sub>
                  </m:sSub>
                  <m:sSup>
                    <m:sSupPr>
                      <m:ctrlPr>
                        <w:rPr>
                          <w:rFonts w:ascii="Cambria Math" w:eastAsia="Cambria Math" w:hAnsi="Cambria Math" w:cs="Cambria Math"/>
                        </w:rPr>
                      </m:ctrlPr>
                    </m:sSupPr>
                    <m:e>
                      <m:r>
                        <w:rPr>
                          <w:rFonts w:ascii="Cambria Math" w:eastAsia="Cambria Math" w:hAnsi="Cambria Math" w:cs="Cambria Math"/>
                        </w:rPr>
                        <m:t>L</m:t>
                      </m:r>
                    </m:e>
                    <m:sup>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H</m:t>
                          </m:r>
                        </m:sub>
                      </m:sSub>
                    </m:sup>
                  </m:sSup>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5</m:t>
                  </m:r>
                </m:e>
              </m:d>
            </m:e>
          </m:eqArr>
        </m:oMath>
      </m:oMathPara>
    </w:p>
    <w:p w14:paraId="38ACCE81" w14:textId="4684FFBC" w:rsidR="00A378E6" w:rsidRDefault="00D83772" w:rsidP="00A378E6">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R,Hj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R,Hj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R,Hj</m:t>
                          </m:r>
                        </m:sub>
                      </m:sSub>
                    </m:sub>
                  </m:sSub>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6</m:t>
                  </m:r>
                </m:e>
              </m:d>
            </m:e>
          </m:eqArr>
        </m:oMath>
      </m:oMathPara>
    </w:p>
    <w:p w14:paraId="4E33F999" w14:textId="01969250" w:rsidR="00A378E6" w:rsidRDefault="00D83772">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R,Hj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R,Hj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R,Hj</m:t>
                          </m:r>
                        </m:sub>
                      </m:sSub>
                    </m:sub>
                  </m:sSub>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7</m:t>
                  </m:r>
                </m:e>
              </m:d>
            </m:e>
          </m:eqArr>
        </m:oMath>
      </m:oMathPara>
    </w:p>
    <w:p w14:paraId="25CBA678" w14:textId="67223C64" w:rsidR="00A378E6" w:rsidRDefault="00D83772" w:rsidP="00A378E6">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R,Hj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R,Hj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R,Hj</m:t>
                          </m:r>
                        </m:sub>
                      </m:sSub>
                    </m:sub>
                  </m:sSub>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8</m:t>
                  </m:r>
                </m:e>
              </m:d>
            </m:e>
          </m:eqArr>
        </m:oMath>
      </m:oMathPara>
    </w:p>
    <w:p w14:paraId="00000045" w14:textId="0C739F88" w:rsidR="00037DE8" w:rsidRPr="00A378E6" w:rsidRDefault="00D83772" w:rsidP="00A378E6">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R,Hj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R,Hj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R,Hj</m:t>
                          </m:r>
                        </m:sub>
                      </m:sSub>
                    </m:sub>
                  </m:sSub>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9</m:t>
                  </m:r>
                </m:e>
              </m:d>
            </m:e>
          </m:eqArr>
        </m:oMath>
      </m:oMathPara>
    </w:p>
    <w:p w14:paraId="01E64A09" w14:textId="77777777" w:rsidR="00A378E6" w:rsidRDefault="00A378E6" w:rsidP="00A378E6">
      <w:pPr>
        <w:jc w:val="center"/>
      </w:pPr>
    </w:p>
    <w:p w14:paraId="00000046" w14:textId="0E0DDDE9" w:rsidR="00037DE8" w:rsidRDefault="001B1A85">
      <w:pPr>
        <w:spacing w:line="480" w:lineRule="auto"/>
        <w:jc w:val="both"/>
      </w:pPr>
      <w:r>
        <w:t xml:space="preserve">We assumed only </w:t>
      </w:r>
      <m:oMath>
        <m:r>
          <w:rPr>
            <w:rFonts w:ascii="Cambria Math" w:hAnsi="Cambria Math"/>
          </w:rPr>
          <m:t>α</m:t>
        </m:r>
      </m:oMath>
      <w:r>
        <w:t xml:space="preserve"> varied across individuals </w:t>
      </w:r>
      <m:oMath>
        <m:r>
          <w:rPr>
            <w:rFonts w:ascii="Cambria Math" w:hAnsi="Cambria Math"/>
          </w:rPr>
          <m:t>j</m:t>
        </m:r>
      </m:oMath>
      <w:r w:rsidR="00A378E6">
        <w:t xml:space="preserve"> within </w:t>
      </w:r>
      <w:r>
        <w:t>cohorts</w:t>
      </w:r>
      <w:r w:rsidR="00A378E6">
        <w:t xml:space="preserve"> </w:t>
      </w:r>
      <w:r w:rsidR="00B2549B">
        <w:t>k and</w:t>
      </w:r>
      <w:r>
        <w:t xml:space="preserve"> compared two models</w:t>
      </w:r>
      <w:r w:rsidR="00B25121">
        <w:t>:</w:t>
      </w:r>
      <w:r>
        <w:t xml:space="preserve"> one with </w:t>
      </w:r>
      <m:oMath>
        <m:r>
          <w:rPr>
            <w:rFonts w:ascii="Cambria Math" w:hAnsi="Cambria Math"/>
          </w:rPr>
          <m:t>θ</m:t>
        </m:r>
      </m:oMath>
      <w:r>
        <w:t xml:space="preserve"> common </w:t>
      </w:r>
      <w:r w:rsidR="0077456C">
        <w:t xml:space="preserve">for the </w:t>
      </w:r>
      <w:r w:rsidR="00320473">
        <w:t>heated</w:t>
      </w:r>
      <w:r w:rsidR="00320473" w:rsidDel="00320473">
        <w:t xml:space="preserve"> </w:t>
      </w:r>
      <w:r w:rsidR="0077456C">
        <w:t xml:space="preserve">and </w:t>
      </w:r>
      <w:r w:rsidR="00793EAE">
        <w:t>reference</w:t>
      </w:r>
      <w:r w:rsidR="00793EAE" w:rsidDel="00793EAE">
        <w:t xml:space="preserve"> </w:t>
      </w:r>
      <w:r w:rsidR="0077456C">
        <w:t xml:space="preserve">area, </w:t>
      </w:r>
      <w:r>
        <w:t xml:space="preserve">and one with an area-specific </w:t>
      </w:r>
      <m:oMath>
        <m:r>
          <w:rPr>
            <w:rFonts w:ascii="Cambria Math" w:hAnsi="Cambria Math"/>
          </w:rPr>
          <m:t>θ</m:t>
        </m:r>
      </m:oMath>
      <w:r>
        <w:t>. We used the following priors, after visual exploration of the prior predictive distribution (</w:t>
      </w:r>
      <w:r>
        <w:rPr>
          <w:i/>
        </w:rPr>
        <w:t>Supporting Information</w:t>
      </w:r>
      <w:r>
        <w:t xml:space="preserve">, Fig. S7, S9):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R,H</m:t>
            </m:r>
          </m:sub>
        </m:sSub>
        <m:r>
          <w:rPr>
            <w:rFonts w:ascii="Cambria Math" w:eastAsia="Cambria Math" w:hAnsi="Cambria Math" w:cs="Cambria Math"/>
          </w:rPr>
          <m:t>~N(500, 100)</m:t>
        </m:r>
      </m:oMath>
      <w:r>
        <w:t xml:space="preserve">,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R,H</m:t>
            </m:r>
          </m:sub>
        </m:sSub>
        <m:r>
          <w:rPr>
            <w:rFonts w:ascii="Cambria Math" w:eastAsia="Cambria Math" w:hAnsi="Cambria Math" w:cs="Cambria Math"/>
          </w:rPr>
          <m:t>~N(-1.2, 0.3)</m:t>
        </m:r>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r>
        <w:t xml:space="preserve">, </w:t>
      </w:r>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id:cohort</m:t>
            </m:r>
          </m:sub>
        </m:sSub>
      </m:oMath>
      <w:r>
        <w:t xml:space="preserve"> and </w:t>
      </w:r>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cohort</m:t>
            </m:r>
          </m:sub>
        </m:sSub>
      </m:oMath>
      <w:r>
        <w:t xml:space="preserve"> were all given a </w:t>
      </w:r>
      <m:oMath>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3,0,13.3</m:t>
            </m:r>
          </m:e>
        </m:d>
      </m:oMath>
      <w:r>
        <w:t xml:space="preserve"> prior. </w:t>
      </w:r>
    </w:p>
    <w:p w14:paraId="66572200" w14:textId="51CB9E56" w:rsidR="00727B43" w:rsidRDefault="001B1A85">
      <w:pPr>
        <w:spacing w:line="480" w:lineRule="auto"/>
        <w:ind w:firstLine="284"/>
        <w:jc w:val="both"/>
      </w:pPr>
      <w:r>
        <w:lastRenderedPageBreak/>
        <w:t xml:space="preserve">We estimated total mortality by fitting linear models to the natural log of catch (CPUE) as a function of age (catch curve regression), under the assumption that in a closed population, the exponential decline can be described as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-Zt</m:t>
            </m:r>
          </m:sup>
        </m:sSup>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oMath>
      <w:r>
        <w:t xml:space="preserve"> is the population at time </w:t>
      </w:r>
      <m:oMath>
        <m:r>
          <w:rPr>
            <w:rFonts w:ascii="Cambria Math" w:eastAsia="Cambria Math" w:hAnsi="Cambria Math" w:cs="Cambria Math"/>
          </w:rPr>
          <m:t>t</m:t>
        </m:r>
      </m:oMath>
      <w:r>
        <w:t xml:space="preserve">,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oMath>
      <w:r>
        <w:t xml:space="preserve"> is the initial population size and </w:t>
      </w:r>
      <m:oMath>
        <m:r>
          <w:rPr>
            <w:rFonts w:ascii="Cambria Math" w:eastAsia="Cambria Math" w:hAnsi="Cambria Math" w:cs="Cambria Math"/>
          </w:rPr>
          <m:t>Z</m:t>
        </m:r>
      </m:oMath>
      <w:r>
        <w:t xml:space="preserve"> is the instantaneous mortality rate. This equation can be rewritten as a linear equation: </w:t>
      </w:r>
      <m:oMath>
        <m:r>
          <w:rPr>
            <w:rFonts w:ascii="Cambria Math" w:eastAsia="Cambria Math" w:hAnsi="Cambria Math" w:cs="Cambria Math"/>
          </w:rPr>
          <m:t>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e>
        </m:d>
        <m:r>
          <w:rPr>
            <w:rFonts w:ascii="Cambria Math" w:hAnsi="Cambria Math"/>
          </w:rPr>
          <m:t xml:space="preserve"> </m:t>
        </m:r>
        <m:r>
          <w:rPr>
            <w:rFonts w:ascii="Cambria Math" w:eastAsia="Cambria Math" w:hAnsi="Cambria Math" w:cs="Cambria Math"/>
          </w:rPr>
          <m:t>=log</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e>
        </m:d>
        <m:r>
          <w:rPr>
            <w:rFonts w:ascii="Cambria Math" w:hAnsi="Cambria Math"/>
          </w:rPr>
          <m:t xml:space="preserve"> </m:t>
        </m:r>
        <m:r>
          <w:rPr>
            <w:rFonts w:ascii="Cambria Math" w:eastAsia="Cambria Math" w:hAnsi="Cambria Math" w:cs="Cambria Math"/>
          </w:rPr>
          <m:t>-Zt</m:t>
        </m:r>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oMath>
      <w:r>
        <w:t xml:space="preserve"> is catch-at-age </w:t>
      </w:r>
      <m:oMath>
        <m:r>
          <w:rPr>
            <w:rFonts w:ascii="Cambria Math" w:eastAsia="Cambria Math" w:hAnsi="Cambria Math" w:cs="Cambria Math"/>
          </w:rPr>
          <m:t>t</m:t>
        </m:r>
      </m:oMath>
      <w:r>
        <w:t xml:space="preserve">, if catch is assumed proportional to the number of fish (i.e.,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oMath>
      <w:r>
        <w:t xml:space="preserve">). Hence, the negative of the slope of the regression is </w:t>
      </w:r>
      <m:oMath>
        <m:r>
          <w:rPr>
            <w:rFonts w:ascii="Cambria Math" w:eastAsia="Cambria Math" w:hAnsi="Cambria Math" w:cs="Cambria Math"/>
          </w:rPr>
          <m:t>Z</m:t>
        </m:r>
      </m:oMath>
      <w:r>
        <w:t xml:space="preserve">. To get catch-at-age data, we constructed area-specific age-length keys </w:t>
      </w:r>
      <w:r w:rsidR="0077456C">
        <w:t xml:space="preserve">using </w:t>
      </w:r>
      <w:r>
        <w:t>the sub-sample of the total catch that was age-determined. Age length-keys describe the age-proportions of each length-category (i.e., a matrix with length category as rows, ages as columns). Age</w:t>
      </w:r>
      <w:r w:rsidR="00094996">
        <w:t xml:space="preserve"> composition</w:t>
      </w:r>
      <w:r>
        <w:t xml:space="preserve"> is then estimated for the total catch based on the “probability” of fish in each length-category being a certain age. With fit this model with and without an </w:t>
      </w:r>
      <m:oMath>
        <m:r>
          <w:rPr>
            <w:rFonts w:ascii="Cambria Math" w:eastAsia="Cambria Math" w:hAnsi="Cambria Math" w:cs="Cambria Math"/>
          </w:rPr>
          <m:t>age</m:t>
        </m:r>
      </m:oMath>
      <w:r>
        <w:t>-</w:t>
      </w:r>
      <m:oMath>
        <m:r>
          <w:rPr>
            <w:rFonts w:ascii="Cambria Math" w:eastAsia="Cambria Math" w:hAnsi="Cambria Math" w:cs="Cambria Math"/>
          </w:rPr>
          <m:t>area</m:t>
        </m:r>
      </m:oMath>
      <w:r>
        <w:t>-interaction, and the former can be written as:</w:t>
      </w:r>
    </w:p>
    <w:p w14:paraId="5594D2B7" w14:textId="77777777" w:rsidR="00A378E6" w:rsidRDefault="00D83772" w:rsidP="00A378E6">
      <w:pPr>
        <w:spacing w:line="480" w:lineRule="auto"/>
        <w:ind w:firstLine="284"/>
        <w:contextualSpacing/>
        <w:jc w:val="center"/>
      </w:pPr>
      <m:oMathPara>
        <m:oMath>
          <m:eqArr>
            <m:eqArrPr>
              <m:maxDist m:val="1"/>
              <m:ctrlPr>
                <w:rPr>
                  <w:rFonts w:ascii="Cambria Math" w:eastAsiaTheme="minorEastAsia" w:hAnsi="Cambria Math"/>
                  <w:i/>
                  <w:iCs/>
                </w:rPr>
              </m:ctrlPr>
            </m:eqArrPr>
            <m:e>
              <m:r>
                <m:rPr>
                  <m:sty m:val="p"/>
                </m:rPr>
                <w:rPr>
                  <w:rFonts w:ascii="Cambria Math" w:eastAsiaTheme="minorEastAsia" w:hAnsi="Cambria Math"/>
                </w:rPr>
                <m:t>log⁡</m:t>
              </m:r>
              <m:r>
                <w:rPr>
                  <w:rFonts w:ascii="Cambria Math" w:eastAsiaTheme="minorEastAsia" w:hAnsi="Cambria Math"/>
                </w:rPr>
                <m:t>(CPU</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#(10)</m:t>
              </m:r>
            </m:e>
          </m:eqArr>
        </m:oMath>
      </m:oMathPara>
    </w:p>
    <w:commentRangeStart w:id="81"/>
    <w:p w14:paraId="4964A4ED" w14:textId="253859E4" w:rsidR="00A378E6" w:rsidRPr="008F06C1" w:rsidRDefault="00D83772" w:rsidP="00A378E6">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r>
                <w:rPr>
                  <w:rFonts w:ascii="Cambria Math" w:eastAsiaTheme="minorEastAsia" w:hAnsi="Cambria Math"/>
                </w:rPr>
                <m:t>)#(11)</m:t>
              </m:r>
            </m:e>
          </m:eqArr>
          <w:commentRangeEnd w:id="81"/>
          <m:r>
            <m:rPr>
              <m:sty m:val="p"/>
            </m:rPr>
            <w:rPr>
              <w:rStyle w:val="Kommentarsreferens"/>
            </w:rPr>
            <w:commentReference w:id="81"/>
          </m:r>
        </m:oMath>
      </m:oMathPara>
    </w:p>
    <w:p w14:paraId="0000004A" w14:textId="74D7D91D" w:rsidR="00037DE8" w:rsidRPr="00A378E6" w:rsidRDefault="00D83772">
      <w:pPr>
        <w:jc w:val="cente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e>
              </m:d>
              <m:r>
                <w:rPr>
                  <w:rFonts w:ascii="Cambria Math" w:eastAsiaTheme="minorEastAsia" w:hAnsi="Cambria Math"/>
                </w:rPr>
                <m:t>#(12)</m:t>
              </m:r>
            </m:e>
          </m:eqArr>
          <m:r>
            <w:rPr>
              <w:rFonts w:ascii="Cambria Math" w:hAnsi="Cambria Math"/>
            </w:rPr>
            <m:t xml:space="preserve"> </m:t>
          </m:r>
        </m:oMath>
      </m:oMathPara>
    </w:p>
    <w:p w14:paraId="17B13575" w14:textId="77777777" w:rsidR="00A378E6" w:rsidRDefault="00A378E6">
      <w:pPr>
        <w:jc w:val="center"/>
      </w:pPr>
    </w:p>
    <w:p w14:paraId="0000004B" w14:textId="3B32FD17" w:rsidR="00037DE8" w:rsidRDefault="001B1A85">
      <w:pPr>
        <w:spacing w:line="480" w:lineRule="auto"/>
        <w:jc w:val="both"/>
      </w:pPr>
      <w:r>
        <w:t xml:space="preserve">where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0j</m:t>
            </m:r>
          </m:sub>
        </m:sSub>
      </m:oMath>
      <w:r>
        <w:t xml:space="preserve"> and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1j</m:t>
            </m:r>
          </m:sub>
        </m:sSub>
      </m:oMath>
      <w:r>
        <w:t xml:space="preserve"> are the intercepts for the </w:t>
      </w:r>
      <w:r w:rsidR="00793EAE">
        <w:t>reference</w:t>
      </w:r>
      <w:r w:rsidR="00793EAE" w:rsidDel="00793EAE">
        <w:t xml:space="preserve"> </w:t>
      </w:r>
      <w:r>
        <w:t xml:space="preserve">and </w:t>
      </w:r>
      <w:r w:rsidR="00320473">
        <w:t>heated</w:t>
      </w:r>
      <w:r w:rsidR="00320473" w:rsidDel="00320473">
        <w:t xml:space="preserve"> </w:t>
      </w:r>
      <w:r>
        <w:t xml:space="preserve">areas, respectively,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2j</m:t>
            </m:r>
          </m:sub>
        </m:sSub>
      </m:oMath>
      <w:r>
        <w:t xml:space="preserve"> is the age slope for the </w:t>
      </w:r>
      <w:r w:rsidR="00793EAE">
        <w:t>reference</w:t>
      </w:r>
      <w:r w:rsidR="00793EAE" w:rsidDel="00793EAE">
        <w:t xml:space="preserve"> </w:t>
      </w:r>
      <w:r>
        <w:t xml:space="preserve">area and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3j</m:t>
            </m:r>
          </m:sub>
        </m:sSub>
      </m:oMath>
      <w:r>
        <w:t xml:space="preserve"> is the interaction between </w:t>
      </w:r>
      <m:oMath>
        <m:r>
          <w:rPr>
            <w:rFonts w:ascii="Cambria Math" w:eastAsia="Cambria Math" w:hAnsi="Cambria Math" w:cs="Cambria Math"/>
          </w:rPr>
          <m:t>age</m:t>
        </m:r>
      </m:oMath>
      <w:r>
        <w:t xml:space="preserve"> and </w:t>
      </w:r>
      <m:oMath>
        <m:r>
          <w:rPr>
            <w:rFonts w:ascii="Cambria Math" w:eastAsia="Cambria Math" w:hAnsi="Cambria Math" w:cs="Cambria Math"/>
          </w:rPr>
          <m:t>area</m:t>
        </m:r>
      </m:oMath>
      <w:r>
        <w:t xml:space="preserve">. All parameters vary by cohort (for cohort </w:t>
      </w:r>
      <m:oMath>
        <m:r>
          <w:rPr>
            <w:rFonts w:ascii="Cambria Math" w:eastAsia="Cambria Math" w:hAnsi="Cambria Math" w:cs="Cambria Math"/>
          </w:rPr>
          <m:t>j=1981,…, 2000</m:t>
        </m:r>
      </m:oMath>
      <w:r>
        <w:t xml:space="preserve">) and their correlation is set to 0 (Eq. 12). We use the following (vague) priors: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0,…,3j</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0, 10</m:t>
            </m:r>
          </m:e>
        </m:d>
      </m:oMath>
      <w:r>
        <w:t xml:space="preserve"> (where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m:t>
                </m:r>
              </m:sub>
            </m:sSub>
          </m:sub>
        </m:sSub>
      </m:oMath>
      <w:r>
        <w:t xml:space="preserve"> is the population-level estimate for </w:t>
      </w: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R</m:t>
            </m:r>
          </m:sub>
        </m:sSub>
      </m:oMath>
      <w:r>
        <w:t xml:space="preserve"> and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m:t>
                </m:r>
              </m:sub>
            </m:sSub>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β</m:t>
                </m:r>
              </m:e>
              <m:sub>
                <m:r>
                  <w:rPr>
                    <w:rFonts w:ascii="Cambria Math" w:eastAsia="Cambria Math" w:hAnsi="Cambria Math" w:cs="Cambria Math"/>
                  </w:rPr>
                  <m:t>3</m:t>
                </m:r>
              </m:sub>
            </m:sSub>
          </m:sub>
        </m:sSub>
      </m:oMath>
      <w:r>
        <w:t xml:space="preserve"> is the population-level estimate for </w:t>
      </w: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H</m:t>
            </m:r>
          </m:sub>
        </m:sSub>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r>
        <w:t xml:space="preserve"> and </w:t>
      </w:r>
      <m:oMath>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0,…,3</m:t>
                </m:r>
              </m:sub>
            </m:sSub>
          </m:sub>
        </m:sSub>
      </m:oMath>
      <w:r>
        <w:t xml:space="preserve"> were given a </w:t>
      </w:r>
      <m:oMath>
        <m:r>
          <w:rPr>
            <w:rFonts w:ascii="Cambria Math" w:eastAsia="Cambria Math" w:hAnsi="Cambria Math" w:cs="Cambria Math"/>
          </w:rPr>
          <m:t>Student-t(3,0,2.5)</m:t>
        </m:r>
      </m:oMath>
      <w:r>
        <w:t xml:space="preserve"> prior.</w:t>
      </w:r>
    </w:p>
    <w:p w14:paraId="0000004F" w14:textId="0FB84ACB" w:rsidR="00037DE8" w:rsidRDefault="001B1A85" w:rsidP="006F1AC7">
      <w:pPr>
        <w:spacing w:line="480" w:lineRule="auto"/>
        <w:ind w:firstLine="284"/>
        <w:jc w:val="both"/>
      </w:pPr>
      <w:r>
        <w:t xml:space="preserve">Lastly, we quantified differences in the size-distributions between the areas using size-spectrum </w:t>
      </w:r>
      <w:r w:rsidR="003F0D4B">
        <w:t>exponents</w:t>
      </w:r>
      <w:r>
        <w:t>. We estimate</w:t>
      </w:r>
      <w:r w:rsidR="00385B4A">
        <w:t xml:space="preserve"> </w:t>
      </w:r>
      <w:r w:rsidR="00094996">
        <w:t xml:space="preserve">the </w:t>
      </w:r>
      <w:r w:rsidR="00822EA1">
        <w:t xml:space="preserve">biomass </w:t>
      </w:r>
      <w:r w:rsidR="00385B4A">
        <w:t>size-spectrum exponent</w:t>
      </w:r>
      <w:r>
        <w:t xml:space="preserve"> </w:t>
      </w:r>
      <m:oMath>
        <m:r>
          <w:rPr>
            <w:rFonts w:ascii="Cambria Math" w:hAnsi="Cambria Math"/>
          </w:rPr>
          <m:t>γ</m:t>
        </m:r>
      </m:oMath>
      <w:r>
        <w:t xml:space="preserve"> </w:t>
      </w:r>
      <w:r w:rsidR="00385B4A">
        <w:t xml:space="preserve">directly, </w:t>
      </w:r>
      <w:r>
        <w:t xml:space="preserve">using the </w:t>
      </w:r>
      <w:r>
        <w:lastRenderedPageBreak/>
        <w:t xml:space="preserve">likelihood approach for binned data, i.e., the </w:t>
      </w:r>
      <w:proofErr w:type="spellStart"/>
      <w:r>
        <w:rPr>
          <w:i/>
        </w:rPr>
        <w:t>MLEbin</w:t>
      </w:r>
      <w:proofErr w:type="spellEnd"/>
      <w:r>
        <w:t xml:space="preserve"> method in the R package </w:t>
      </w:r>
      <w:proofErr w:type="spellStart"/>
      <w:r>
        <w:rPr>
          <w:i/>
        </w:rPr>
        <w:t>sizeSpectra</w:t>
      </w:r>
      <w:proofErr w:type="spellEnd"/>
      <w:r w:rsidR="005E3F19">
        <w:fldChar w:fldCharType="begin"/>
      </w:r>
      <w:r w:rsidR="00471580">
        <w:instrText xml:space="preserve"> ADDIN ZOTERO_ITEM CSL_CITATION {"citationID":"runtaWtO","properties":{"formattedCitation":"\\super 16,45,46\\nosupersub{}","plainCitation":"16,45,46","noteIndex":0},"citationItems":[{"id":2155,"uris":["http://zotero.org/users/6116610/items/AND3T26Y"],"itemData":{"id":2155,"type":"article-journal","abstract":"The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L."}],"issued":{"date-parts":[["2017"]]},"citation-key":"edwardsTestingRecommendingMethods2017"}},{"id":2156,"uris":["http://zotero.org/users/6116610/items/RULATYGJ"],"itemData":{"id":2156,"type":"article-journal","abstract":"Size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J."}],"issued":{"date-parts":[["2020",2,20]]},"citation-key":"edwardsAccountingBinStructure2020"}},{"id":2869,"uris":["http://zotero.org/users/6116610/items/44B22KNF"],"itemData":{"id":2869,"type":"book","title":"sizeSpectra: Fitting Size Spectra to Ecological Data Using Maximum Likelihood","URL":"https://github.com/andrew-edwards/sizeSpectra","version":"R package version 1.0.0.0","author":[{"family":"Edwards","given":"Andrew"}],"issued":{"date-parts":[["2020"]]},"citation-key":"edwardsSizeSpectraFittingSize2020"}}],"schema":"https://github.com/citation-style-language/schema/raw/master/csl-citation.json"} </w:instrText>
      </w:r>
      <w:r w:rsidR="005E3F19">
        <w:fldChar w:fldCharType="separate"/>
      </w:r>
      <w:r w:rsidR="00471580" w:rsidRPr="00471580">
        <w:rPr>
          <w:vertAlign w:val="superscript"/>
          <w:lang w:val="en-GB"/>
        </w:rPr>
        <w:t>16,45,46</w:t>
      </w:r>
      <w:r w:rsidR="005E3F19">
        <w:fldChar w:fldCharType="end"/>
      </w:r>
      <w:r>
        <w:t xml:space="preserve">. This method explicitly accounts for uncertainty in body masses </w:t>
      </w:r>
      <w:r>
        <w:rPr>
          <w:i/>
        </w:rPr>
        <w:t xml:space="preserve">within </w:t>
      </w:r>
      <w:r>
        <w:t>size-classes (bins) in the data and has been shown to be less biased than regression-based methods or the likelihood method based on bin-midpoints</w:t>
      </w:r>
      <w:r w:rsidR="006F1AC7">
        <w:fldChar w:fldCharType="begin"/>
      </w:r>
      <w:r w:rsidR="00471580">
        <w:instrText xml:space="preserve"> ADDIN ZOTERO_ITEM CSL_CITATION {"citationID":"vbBEmEup","properties":{"formattedCitation":"\\super 16,45\\nosupersub{}","plainCitation":"16,45","noteIndex":0},"citationItems":[{"id":2155,"uris":["http://zotero.org/users/6116610/items/AND3T26Y"],"itemData":{"id":2155,"type":"article-journal","abstract":"The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L."}],"issued":{"date-parts":[["2017"]]},"citation-key":"edwardsTestingRecommendingMethods2017"}},{"id":2156,"uris":["http://zotero.org/users/6116610/items/RULATYGJ"],"itemData":{"id":2156,"type":"article-journal","abstract":"Size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J."}],"issued":{"date-parts":[["2020",2,20]]},"citation-key":"edwardsAccountingBinStructure2020"}}],"schema":"https://github.com/citation-style-language/schema/raw/master/csl-citation.json"} </w:instrText>
      </w:r>
      <w:r w:rsidR="006F1AC7">
        <w:fldChar w:fldCharType="separate"/>
      </w:r>
      <w:r w:rsidR="00471580" w:rsidRPr="00471580">
        <w:rPr>
          <w:vertAlign w:val="superscript"/>
          <w:lang w:val="en-GB"/>
        </w:rPr>
        <w:t>16,45</w:t>
      </w:r>
      <w:r w:rsidR="006F1AC7">
        <w:fldChar w:fldCharType="end"/>
      </w:r>
      <w:r>
        <w:t>.</w:t>
      </w:r>
      <w:r w:rsidR="0042599F">
        <w:t xml:space="preserve"> We pooled all years to </w:t>
      </w:r>
      <w:r w:rsidR="00741676">
        <w:t xml:space="preserve">ensure </w:t>
      </w:r>
      <w:r w:rsidR="00822EA1">
        <w:t xml:space="preserve">negative relationships between </w:t>
      </w:r>
      <w:r w:rsidR="00F765CD">
        <w:t>biomass and size in the size-classes</w:t>
      </w:r>
      <w:r w:rsidR="00094996">
        <w:t xml:space="preserve"> (as the sign of the relationship varied between years)</w:t>
      </w:r>
      <w:r w:rsidR="00F765CD">
        <w:t>.</w:t>
      </w:r>
    </w:p>
    <w:p w14:paraId="00000050" w14:textId="0ED17D41" w:rsidR="00037DE8" w:rsidRDefault="001B1A85">
      <w:pPr>
        <w:spacing w:line="480" w:lineRule="auto"/>
        <w:ind w:firstLine="284"/>
        <w:jc w:val="both"/>
        <w:rPr>
          <w:i/>
        </w:rPr>
      </w:pPr>
      <w:r>
        <w:t>All analyses were done using R</w:t>
      </w:r>
      <w:r w:rsidR="003C2311">
        <w:fldChar w:fldCharType="begin"/>
      </w:r>
      <w:r w:rsidR="00471580">
        <w:instrText xml:space="preserve"> ADDIN ZOTERO_ITEM CSL_CITATION {"citationID":"GIe7EbQy","properties":{"formattedCitation":"\\super 47\\nosupersub{}","plainCitation":"47","noteIndex":0},"citationItems":[{"id":620,"uris":["http://zotero.org/users/6116610/items/6PCYIS59"],"itemData":{"id":620,"type":"book","event-place":"Vienna,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Team","given":""}],"issued":{"date-parts":[["2020",6,22]]},"citation-key":"rcoreteamLanguageEnvironmentStatistical2020"}}],"schema":"https://github.com/citation-style-language/schema/raw/master/csl-citation.json"} </w:instrText>
      </w:r>
      <w:r w:rsidR="003C2311">
        <w:fldChar w:fldCharType="separate"/>
      </w:r>
      <w:r w:rsidR="00471580" w:rsidRPr="00471580">
        <w:rPr>
          <w:vertAlign w:val="superscript"/>
          <w:lang w:val="en-GB"/>
        </w:rPr>
        <w:t>47</w:t>
      </w:r>
      <w:r w:rsidR="003C2311">
        <w:fldChar w:fldCharType="end"/>
      </w:r>
      <w:r w:rsidR="00C82348">
        <w:t xml:space="preserve"> </w:t>
      </w:r>
      <w:r>
        <w:t>version 4.0.2</w:t>
      </w:r>
      <w:r w:rsidR="0021366A">
        <w:t xml:space="preserve"> with R Studio (</w:t>
      </w:r>
      <w:r w:rsidR="0021366A" w:rsidRPr="0021366A">
        <w:t>2021.09.1</w:t>
      </w:r>
      <w:r w:rsidR="0021366A">
        <w:t>)</w:t>
      </w:r>
      <w:r>
        <w:t xml:space="preserve">. The packages within the </w:t>
      </w:r>
      <w:proofErr w:type="spellStart"/>
      <w:r>
        <w:rPr>
          <w:i/>
        </w:rPr>
        <w:t>tidyverse</w:t>
      </w:r>
      <w:proofErr w:type="spellEnd"/>
      <w:r w:rsidR="0024288E">
        <w:fldChar w:fldCharType="begin"/>
      </w:r>
      <w:r w:rsidR="00471580">
        <w:instrText xml:space="preserve"> ADDIN ZOTERO_ITEM CSL_CITATION {"citationID":"XVrDHiuY","properties":{"formattedCitation":"\\super 48\\nosupersub{}","plainCitation":"48","noteIndex":0},"citationItems":[{"id":842,"uris":["http://zotero.org/users/6116610/items/VF9SB64E"],"itemData":{"id":842,"type":"article-journal","DOI":"https://doi.org/10.21105/joss.01686","journalAbbreviation":"Journal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citation-key":"wickhamWelcomeTidyverse2019"}}],"schema":"https://github.com/citation-style-language/schema/raw/master/csl-citation.json"} </w:instrText>
      </w:r>
      <w:r w:rsidR="0024288E">
        <w:fldChar w:fldCharType="separate"/>
      </w:r>
      <w:r w:rsidR="00471580" w:rsidRPr="00471580">
        <w:rPr>
          <w:vertAlign w:val="superscript"/>
          <w:lang w:val="en-GB"/>
        </w:rPr>
        <w:t>48</w:t>
      </w:r>
      <w:r w:rsidR="0024288E">
        <w:fldChar w:fldCharType="end"/>
      </w:r>
      <w:r w:rsidR="003A2013">
        <w:t xml:space="preserve"> </w:t>
      </w:r>
      <w:r>
        <w:t xml:space="preserve">collection were used to processes and visualize data. Models where fit using the R package </w:t>
      </w:r>
      <w:r>
        <w:rPr>
          <w:i/>
        </w:rPr>
        <w:t>brms</w:t>
      </w:r>
      <w:r w:rsidR="00FC254E">
        <w:rPr>
          <w:i/>
        </w:rPr>
        <w:fldChar w:fldCharType="begin"/>
      </w:r>
      <w:r w:rsidR="00471580">
        <w:rPr>
          <w:i/>
        </w:rPr>
        <w:instrText xml:space="preserve"> ADDIN ZOTERO_ITEM CSL_CITATION {"citationID":"gCN06xB4","properties":{"formattedCitation":"\\super 49\\nosupersub{}","plainCitation":"49","noteIndex":0},"citationItems":[{"id":813,"uris":["http://zotero.org/users/6116610/items/PAQIC972"],"itemData":{"id":813,"type":"article-journal","abstract":"The brms package implements Bayesian multilevel models in R using the probabilistic programming language Stan. A wide range of distributions and link functions are supported, allowing users to ﬁt – among others – linear, robust linear, binomial, Poisson, survival, ordinal, zero-inﬂated, hurdle, and even non-linear models all in a multilevel context. Further modeling options include autocorrelation of the response variable, user deﬁned covariance structures, censored data, as well as meta-analytic standard errors. Prior speciﬁcations are ﬂexible and explicitly encourage users to apply prior distributions that actually reﬂect their beliefs. In addition, model ﬁt can easily be assessed and compared with the Watanabe-Akaike information criterion and leave-one-out cross-validation.","container-title":"Journal of Statistical Software","DOI":"10.18637/jss.v080.i01","ISSN":"1548-7660","issue":"1","language":"en","source":"Crossref","title":"&lt;b&gt;brms&lt;/b&gt; : An &lt;i&gt;R&lt;/i&gt; Package for Bayesian Multilevel Models Using &lt;i&gt;Stan&lt;/i&gt;","title-short":"&lt;b&gt;brms&lt;/b&gt;","URL":"http://www.jstatsoft.org/v80/i01/","volume":"80","author":[{"family":"Bürkner","given":"Paul-Christian"}],"accessed":{"date-parts":[["2019",9,27]]},"issued":{"date-parts":[["2017"]]},"citation-key":"burknerBrmsPackageBayesian2017"}}],"schema":"https://github.com/citation-style-language/schema/raw/master/csl-citation.json"} </w:instrText>
      </w:r>
      <w:r w:rsidR="00FC254E">
        <w:rPr>
          <w:i/>
        </w:rPr>
        <w:fldChar w:fldCharType="separate"/>
      </w:r>
      <w:r w:rsidR="00471580" w:rsidRPr="00471580">
        <w:rPr>
          <w:vertAlign w:val="superscript"/>
          <w:lang w:val="en-GB"/>
        </w:rPr>
        <w:t>49</w:t>
      </w:r>
      <w:r w:rsidR="00FC254E">
        <w:rPr>
          <w:i/>
        </w:rPr>
        <w:fldChar w:fldCharType="end"/>
      </w:r>
      <w:r>
        <w:rPr>
          <w:i/>
        </w:rPr>
        <w:t>.</w:t>
      </w:r>
      <w:r>
        <w:t xml:space="preserve"> When priors were not chosen based on the prior predictive distributions, we used the default priors from </w:t>
      </w:r>
      <w:r>
        <w:rPr>
          <w:i/>
        </w:rPr>
        <w:t>brms</w:t>
      </w:r>
      <w:r>
        <w:t xml:space="preserve"> as written above. We used 3 chains and 4000 iterations in total per chain. Models were compared by evaluating their expected predictive accuracy (expected log pointwise predictive density) using leave-one-out cross-validation (LOO-CV)</w:t>
      </w:r>
      <w:r w:rsidR="00097CEF">
        <w:fldChar w:fldCharType="begin"/>
      </w:r>
      <w:r w:rsidR="00471580">
        <w:instrText xml:space="preserve"> ADDIN ZOTERO_ITEM CSL_CITATION {"citationID":"gL0m0LS4","properties":{"formattedCitation":"\\super 50\\nosupersub{}","plainCitation":"50","noteIndex":0},"citationItems":[{"id":2793,"uris":["http://zotero.org/users/6116610/items/V6EYLCQ5"],"itemData":{"id":2793,"type":"article-journal","abstract":"Leave-one-out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comparison of predictive errors between two models. We implement the computations in an R package called loo and demonstrate using models fit with the Bayesian inference package Stan.","container-title":"Statistics and Computing","DOI":"10.1007/s11222-016-9696-4","ISSN":"1573-1375","issue":"5","journalAbbreviation":"Stat Comput","language":"en","page":"1413-1432","source":"Springer Link","title":"Practical Bayesian model evaluation using leave-one-out cross-validation and WAIC","volume":"27","author":[{"family":"Vehtari","given":"Aki"},{"family":"Gelman","given":"Andrew"},{"family":"Gabry","given":"Jonah"}],"issued":{"date-parts":[["2017",9,1]]},"citation-key":"vehtariPracticalBayesianModel2017a"}}],"schema":"https://github.com/citation-style-language/schema/raw/master/csl-citation.json"} </w:instrText>
      </w:r>
      <w:r w:rsidR="00097CEF">
        <w:fldChar w:fldCharType="separate"/>
      </w:r>
      <w:r w:rsidR="00471580" w:rsidRPr="00471580">
        <w:rPr>
          <w:vertAlign w:val="superscript"/>
          <w:lang w:val="en-GB"/>
        </w:rPr>
        <w:t>50</w:t>
      </w:r>
      <w:r w:rsidR="00097CEF">
        <w:fldChar w:fldCharType="end"/>
      </w:r>
      <w:r>
        <w:rPr>
          <w:i/>
        </w:rPr>
        <w:t xml:space="preserve"> </w:t>
      </w:r>
      <w:r>
        <w:t xml:space="preserve">while ensuring pareto </w:t>
      </w:r>
      <m:oMath>
        <m:r>
          <w:rPr>
            <w:rFonts w:ascii="Cambria Math" w:eastAsia="Cambria Math" w:hAnsi="Cambria Math" w:cs="Cambria Math"/>
          </w:rPr>
          <m:t>k</m:t>
        </m:r>
      </m:oMath>
      <w:r>
        <w:t xml:space="preserve"> values &lt; 0.7, in the R package </w:t>
      </w:r>
      <w:r>
        <w:rPr>
          <w:i/>
        </w:rPr>
        <w:t>loo</w:t>
      </w:r>
      <w:r w:rsidR="00C240DD">
        <w:fldChar w:fldCharType="begin"/>
      </w:r>
      <w:r w:rsidR="00471580">
        <w:instrText xml:space="preserve"> ADDIN ZOTERO_ITEM CSL_CITATION {"citationID":"VhyKzKc5","properties":{"formattedCitation":"\\super 51\\nosupersub{}","plainCitation":"51","noteIndex":0},"citationItems":[{"id":2856,"uris":["http://zotero.org/users/6116610/items/5G6GTKRJ"],"itemData":{"id":2856,"type":"book","title":"loo: Efficient leave-one-out cross-validation and WAIC for Bayesian models.","URL":"https://mc-stan.org/loo","version":"R package version 2.3.1","author":[{"family":"Vehtari","given":"A"},{"family":"Gabry","given":"J"},{"family":"Magnusson","given":"M"},{"family":"Yao","given":"Y"},{"family":"Bürkner","given":"P"},{"family":"Paananen","given":"T"},{"family":"Gelman","given":"A"}],"issued":{"date-parts":[["2020"]]},"citation-key":"vehtariLooEfficientLeaveoneout2020"}}],"schema":"https://github.com/citation-style-language/schema/raw/master/csl-citation.json"} </w:instrText>
      </w:r>
      <w:r w:rsidR="00C240DD">
        <w:fldChar w:fldCharType="separate"/>
      </w:r>
      <w:r w:rsidR="00471580" w:rsidRPr="00471580">
        <w:rPr>
          <w:vertAlign w:val="superscript"/>
          <w:lang w:val="en-GB"/>
        </w:rPr>
        <w:t>51</w:t>
      </w:r>
      <w:r w:rsidR="00C240DD">
        <w:fldChar w:fldCharType="end"/>
      </w:r>
      <w:r>
        <w:rPr>
          <w:i/>
        </w:rPr>
        <w:t>.</w:t>
      </w:r>
      <w:r>
        <w:t xml:space="preserve"> Results of the model comparison can be found in the </w:t>
      </w:r>
      <w:r>
        <w:rPr>
          <w:i/>
        </w:rPr>
        <w:t>Supporting Information</w:t>
      </w:r>
      <w:r>
        <w:t>, Table S1-S4.</w:t>
      </w:r>
      <w:r w:rsidR="004733B3">
        <w:t xml:space="preserve"> We used</w:t>
      </w:r>
      <w:r>
        <w:rPr>
          <w:i/>
        </w:rPr>
        <w:t xml:space="preserve"> </w:t>
      </w:r>
      <w:proofErr w:type="spellStart"/>
      <w:r>
        <w:rPr>
          <w:i/>
        </w:rPr>
        <w:t>bayesplot</w:t>
      </w:r>
      <w:proofErr w:type="spellEnd"/>
      <w:r w:rsidR="00CA0D07">
        <w:rPr>
          <w:i/>
        </w:rPr>
        <w:fldChar w:fldCharType="begin"/>
      </w:r>
      <w:r w:rsidR="00471580">
        <w:rPr>
          <w:i/>
        </w:rPr>
        <w:instrText xml:space="preserve"> ADDIN ZOTERO_ITEM CSL_CITATION {"citationID":"lm1Fmql2","properties":{"formattedCitation":"\\super 52\\nosupersub{}","plainCitation":"52","noteIndex":0},"citationItems":[{"id":993,"uris":["http://zotero.org/users/6116610/items/D45YW53S"],"itemData":{"id":993,"type":"article-journal","abstract":"Bayesian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citation-key":"gabryVisualizationBayesianWorkflow2019"}}],"schema":"https://github.com/citation-style-language/schema/raw/master/csl-citation.json"} </w:instrText>
      </w:r>
      <w:r w:rsidR="00CA0D07">
        <w:rPr>
          <w:i/>
        </w:rPr>
        <w:fldChar w:fldCharType="separate"/>
      </w:r>
      <w:r w:rsidR="00471580" w:rsidRPr="00471580">
        <w:rPr>
          <w:vertAlign w:val="superscript"/>
          <w:lang w:val="en-GB"/>
        </w:rPr>
        <w:t>52</w:t>
      </w:r>
      <w:r w:rsidR="00CA0D07">
        <w:rPr>
          <w:i/>
        </w:rPr>
        <w:fldChar w:fldCharType="end"/>
      </w:r>
      <w:r>
        <w:t xml:space="preserve"> and </w:t>
      </w:r>
      <w:proofErr w:type="spellStart"/>
      <w:r>
        <w:rPr>
          <w:i/>
        </w:rPr>
        <w:t>tidybaye</w:t>
      </w:r>
      <w:r w:rsidR="00095AF9">
        <w:rPr>
          <w:i/>
        </w:rPr>
        <w:t>s</w:t>
      </w:r>
      <w:proofErr w:type="spellEnd"/>
      <w:r w:rsidR="0019563D">
        <w:rPr>
          <w:i/>
        </w:rPr>
        <w:fldChar w:fldCharType="begin"/>
      </w:r>
      <w:r w:rsidR="00471580">
        <w:rPr>
          <w:i/>
        </w:rPr>
        <w:instrText xml:space="preserve"> ADDIN ZOTERO_ITEM CSL_CITATION {"citationID":"0cDICCpC","properties":{"formattedCitation":"\\super 53\\nosupersub{}","plainCitation":"53","noteIndex":0},"citationItems":[{"id":840,"uris":["http://zotero.org/users/6116610/items/RCMQ5BKR"],"itemData":{"id":840,"type":"book","title":"tidybayes: Tidy Data and Geoms for Bayesian Models","URL":"http://doi.org/10.5281/zenodo.1308151","version":"R package version 1.1.0","author":[{"family":"Kay","given":"M"}],"issued":{"date-parts":[["2019"]]},"citation-key":"kayTidybayesTidyData2019"}}],"schema":"https://github.com/citation-style-language/schema/raw/master/csl-citation.json"} </w:instrText>
      </w:r>
      <w:r w:rsidR="0019563D">
        <w:rPr>
          <w:i/>
        </w:rPr>
        <w:fldChar w:fldCharType="separate"/>
      </w:r>
      <w:r w:rsidR="00471580" w:rsidRPr="00471580">
        <w:rPr>
          <w:vertAlign w:val="superscript"/>
          <w:lang w:val="en-GB"/>
        </w:rPr>
        <w:t>53</w:t>
      </w:r>
      <w:r w:rsidR="0019563D">
        <w:rPr>
          <w:i/>
        </w:rPr>
        <w:fldChar w:fldCharType="end"/>
      </w:r>
      <w:r>
        <w:t xml:space="preserve"> to process and visualize model diagnostics and posteriors. Model convergence and fit was assessed by ensuring potential scale reduction factors (</w:t>
      </w:r>
      <m:oMath>
        <m:acc>
          <m:accPr>
            <m:ctrlPr>
              <w:rPr>
                <w:rFonts w:ascii="Cambria Math" w:eastAsia="Cambria Math" w:hAnsi="Cambria Math" w:cs="Cambria Math"/>
              </w:rPr>
            </m:ctrlPr>
          </m:accPr>
          <m:e>
            <m:r>
              <w:rPr>
                <w:rFonts w:ascii="Cambria Math" w:eastAsia="Cambria Math" w:hAnsi="Cambria Math" w:cs="Cambria Math"/>
              </w:rPr>
              <m:t>R</m:t>
            </m:r>
          </m:e>
        </m:acc>
      </m:oMath>
      <w:r>
        <w:t xml:space="preserve">) </w:t>
      </w:r>
      <w:r w:rsidR="004733B3">
        <w:t>w</w:t>
      </w:r>
      <w:r>
        <w:t xml:space="preserve">ere </w:t>
      </w:r>
      <w:r w:rsidR="004733B3">
        <w:t xml:space="preserve">less than </w:t>
      </w:r>
      <w:r>
        <w:t>1.1</w:t>
      </w:r>
      <w:r w:rsidR="004733B3">
        <w:t>,</w:t>
      </w:r>
      <w:r>
        <w:t xml:space="preserve"> suggesting all three chains converged to a common distribution)</w:t>
      </w:r>
      <w:r w:rsidR="000350F4">
        <w:fldChar w:fldCharType="begin"/>
      </w:r>
      <w:r w:rsidR="00471580">
        <w:instrText xml:space="preserve"> ADDIN ZOTERO_ITEM CSL_CITATION {"citationID":"5G6HFpmN","properties":{"formattedCitation":"\\super 54\\nosupersub{}","plainCitation":"54","noteIndex":0},"citationItems":[{"id":752,"uris":["http://zotero.org/users/6116610/items/AFQSL9UE"],"itemData":{"id":752,"type":"book","event-place":"Boca Raton","publisher":"Chapman and Hall/CRC","publisher-place":"Boca Raton","title":"Bayesian Data Analysis. 2nd edition","author":[{"family":"Gelman","given":"A"},{"family":"Carlin","given":"JB"},{"family":"Stern","given":"HS"},{"family":"Rubin","given":"DB"}],"issued":{"date-parts":[["2003"]]},"citation-key":"gelmanBayesianDataAnalysis2003"}}],"schema":"https://github.com/citation-style-language/schema/raw/master/csl-citation.json"} </w:instrText>
      </w:r>
      <w:r w:rsidR="000350F4">
        <w:fldChar w:fldCharType="separate"/>
      </w:r>
      <w:r w:rsidR="00471580" w:rsidRPr="00471580">
        <w:rPr>
          <w:vertAlign w:val="superscript"/>
          <w:lang w:val="en-GB"/>
        </w:rPr>
        <w:t>54</w:t>
      </w:r>
      <w:r w:rsidR="000350F4">
        <w:fldChar w:fldCharType="end"/>
      </w:r>
      <w:r w:rsidR="000350F4">
        <w:t>,</w:t>
      </w:r>
      <w:r w:rsidR="00C84399">
        <w:t xml:space="preserve"> </w:t>
      </w:r>
      <w:r>
        <w:t>and by visually inspecting trace plots, residuals QQ-plots and with posterior predictive checks (</w:t>
      </w:r>
      <w:r>
        <w:rPr>
          <w:i/>
        </w:rPr>
        <w:t>Supporting Information</w:t>
      </w:r>
      <w:r>
        <w:t>, Fig. S2, S8, S10).</w:t>
      </w:r>
    </w:p>
    <w:p w14:paraId="00000051" w14:textId="77777777" w:rsidR="00037DE8" w:rsidRDefault="00037DE8">
      <w:pPr>
        <w:spacing w:line="480" w:lineRule="auto"/>
        <w:jc w:val="both"/>
      </w:pPr>
    </w:p>
    <w:p w14:paraId="00000052" w14:textId="77777777" w:rsidR="00037DE8" w:rsidRDefault="001B1A85">
      <w:pPr>
        <w:spacing w:line="480" w:lineRule="auto"/>
        <w:jc w:val="both"/>
        <w:rPr>
          <w:sz w:val="28"/>
          <w:szCs w:val="28"/>
        </w:rPr>
      </w:pPr>
      <w:r>
        <w:rPr>
          <w:sz w:val="28"/>
          <w:szCs w:val="28"/>
        </w:rPr>
        <w:t>Acknowledgements</w:t>
      </w:r>
    </w:p>
    <w:p w14:paraId="00000053" w14:textId="20DC8FA0" w:rsidR="00037DE8" w:rsidRDefault="001B1A85">
      <w:pPr>
        <w:spacing w:line="480" w:lineRule="auto"/>
        <w:jc w:val="both"/>
      </w:pPr>
      <w:r>
        <w:t>We thank all staff involved in data collection</w:t>
      </w:r>
      <w:r w:rsidR="002D1E75">
        <w:t>.</w:t>
      </w:r>
      <w:r w:rsidR="00094996">
        <w:t xml:space="preserve"> This study was supported by SLU Quantitative Fish and Fisheries Ecology.</w:t>
      </w:r>
    </w:p>
    <w:p w14:paraId="00000054" w14:textId="77777777" w:rsidR="00037DE8" w:rsidRDefault="00037DE8">
      <w:pPr>
        <w:spacing w:line="480" w:lineRule="auto"/>
        <w:jc w:val="both"/>
      </w:pPr>
    </w:p>
    <w:p w14:paraId="00000055" w14:textId="77777777" w:rsidR="00037DE8" w:rsidRDefault="001B1A85">
      <w:pPr>
        <w:spacing w:line="480" w:lineRule="auto"/>
        <w:jc w:val="both"/>
        <w:rPr>
          <w:sz w:val="28"/>
          <w:szCs w:val="28"/>
        </w:rPr>
      </w:pPr>
      <w:r>
        <w:rPr>
          <w:sz w:val="28"/>
          <w:szCs w:val="28"/>
        </w:rPr>
        <w:t>Code and Data Availability</w:t>
      </w:r>
    </w:p>
    <w:p w14:paraId="00000056" w14:textId="6C9ED82E" w:rsidR="00037DE8" w:rsidRDefault="001B1A85">
      <w:pPr>
        <w:spacing w:line="480" w:lineRule="auto"/>
        <w:jc w:val="both"/>
      </w:pPr>
      <w:r>
        <w:lastRenderedPageBreak/>
        <w:t xml:space="preserve">All </w:t>
      </w:r>
      <w:sdt>
        <w:sdtPr>
          <w:tag w:val="goog_rdk_37"/>
          <w:id w:val="680319436"/>
        </w:sdtPr>
        <w:sdtEndPr/>
        <w:sdtContent>
          <w:commentRangeStart w:id="82"/>
          <w:commentRangeStart w:id="83"/>
        </w:sdtContent>
      </w:sdt>
      <w:r>
        <w:t xml:space="preserve">data </w:t>
      </w:r>
      <w:commentRangeEnd w:id="83"/>
      <w:r>
        <w:commentReference w:id="83"/>
      </w:r>
      <w:commentRangeEnd w:id="82"/>
      <w:r w:rsidR="00C75D8E">
        <w:rPr>
          <w:rStyle w:val="Kommentarsreferens"/>
        </w:rPr>
        <w:commentReference w:id="82"/>
      </w:r>
      <w:r>
        <w:t xml:space="preserve">and R code </w:t>
      </w:r>
      <w:r w:rsidR="003D6A14">
        <w:t xml:space="preserve">to reproduce the analyses </w:t>
      </w:r>
      <w:r>
        <w:t>can be downloaded from a GitHub repository (</w:t>
      </w:r>
      <w:hyperlink r:id="rId9">
        <w:r>
          <w:rPr>
            <w:color w:val="0000FF"/>
            <w:u w:val="single"/>
          </w:rPr>
          <w:t>https://github.com/maxlindmark/warm_life_history</w:t>
        </w:r>
      </w:hyperlink>
      <w:r>
        <w:t xml:space="preserve">) and will be archived on </w:t>
      </w:r>
      <w:proofErr w:type="spellStart"/>
      <w:r>
        <w:t>Zenodo</w:t>
      </w:r>
      <w:proofErr w:type="spellEnd"/>
      <w:r>
        <w:t xml:space="preserve"> upon publication. </w:t>
      </w:r>
    </w:p>
    <w:p w14:paraId="00000057" w14:textId="77777777" w:rsidR="00037DE8" w:rsidRDefault="00037DE8">
      <w:pPr>
        <w:spacing w:line="480" w:lineRule="auto"/>
        <w:jc w:val="both"/>
      </w:pPr>
    </w:p>
    <w:p w14:paraId="00000058" w14:textId="77777777" w:rsidR="00037DE8" w:rsidRDefault="00D83772">
      <w:pPr>
        <w:spacing w:line="480" w:lineRule="auto"/>
        <w:jc w:val="both"/>
        <w:rPr>
          <w:sz w:val="28"/>
          <w:szCs w:val="28"/>
        </w:rPr>
      </w:pPr>
      <w:sdt>
        <w:sdtPr>
          <w:tag w:val="goog_rdk_38"/>
          <w:id w:val="-507982345"/>
        </w:sdtPr>
        <w:sdtEndPr/>
        <w:sdtContent>
          <w:commentRangeStart w:id="84"/>
        </w:sdtContent>
      </w:sdt>
      <w:r w:rsidR="001B1A85">
        <w:rPr>
          <w:sz w:val="28"/>
          <w:szCs w:val="28"/>
        </w:rPr>
        <w:t>Author Contributions</w:t>
      </w:r>
      <w:commentRangeEnd w:id="84"/>
      <w:r w:rsidR="001B1A85">
        <w:commentReference w:id="84"/>
      </w:r>
    </w:p>
    <w:p w14:paraId="00000059" w14:textId="77777777" w:rsidR="00037DE8" w:rsidRDefault="00D83772">
      <w:pPr>
        <w:spacing w:line="480" w:lineRule="auto"/>
        <w:jc w:val="both"/>
      </w:pPr>
      <w:sdt>
        <w:sdtPr>
          <w:tag w:val="goog_rdk_39"/>
          <w:id w:val="-2118511830"/>
        </w:sdtPr>
        <w:sdtEndPr/>
        <w:sdtContent>
          <w:commentRangeStart w:id="85"/>
        </w:sdtContent>
      </w:sdt>
      <w:r w:rsidR="001B1A85">
        <w:t xml:space="preserve">ML conceived the idea and designed the study and the statistical analysis. Data-processing, initial statistical analyses, and </w:t>
      </w:r>
      <w:sdt>
        <w:sdtPr>
          <w:tag w:val="goog_rdk_40"/>
          <w:id w:val="-1911996344"/>
        </w:sdtPr>
        <w:sdtEndPr/>
        <w:sdtContent>
          <w:commentRangeStart w:id="86"/>
        </w:sdtContent>
      </w:sdt>
      <w:r w:rsidR="001B1A85">
        <w:t xml:space="preserve">initial writing </w:t>
      </w:r>
      <w:commentRangeEnd w:id="86"/>
      <w:r w:rsidR="001B1A85">
        <w:commentReference w:id="86"/>
      </w:r>
      <w:r w:rsidR="001B1A85">
        <w:t>was done by MK and ML. AG contributed critically to all mentioned parts of the paper. All authors contributed to the manuscript writing and gave final approval for publication.</w:t>
      </w:r>
      <w:commentRangeEnd w:id="85"/>
      <w:r w:rsidR="001B1A85">
        <w:commentReference w:id="85"/>
      </w:r>
    </w:p>
    <w:p w14:paraId="0000005A" w14:textId="77777777" w:rsidR="00037DE8" w:rsidRDefault="00037DE8">
      <w:pPr>
        <w:spacing w:line="480" w:lineRule="auto"/>
        <w:jc w:val="both"/>
      </w:pPr>
    </w:p>
    <w:p w14:paraId="0000005B" w14:textId="77777777" w:rsidR="00037DE8" w:rsidRPr="00F42173" w:rsidRDefault="001B1A85">
      <w:pPr>
        <w:spacing w:line="480" w:lineRule="auto"/>
        <w:jc w:val="both"/>
      </w:pPr>
      <w:r w:rsidRPr="00F42173">
        <w:rPr>
          <w:sz w:val="28"/>
          <w:szCs w:val="28"/>
        </w:rPr>
        <w:t>References</w:t>
      </w:r>
    </w:p>
    <w:commentRangeStart w:id="87"/>
    <w:commentRangeStart w:id="88"/>
    <w:p w14:paraId="27A8CF5B" w14:textId="77777777" w:rsidR="00471580" w:rsidRPr="00471580" w:rsidRDefault="00674C63" w:rsidP="00471580">
      <w:pPr>
        <w:pStyle w:val="Litteraturfrteckning"/>
        <w:rPr>
          <w:lang w:val="en-GB"/>
        </w:rPr>
      </w:pPr>
      <w:r w:rsidRPr="00674C63">
        <w:fldChar w:fldCharType="begin"/>
      </w:r>
      <w:r w:rsidR="00F42173" w:rsidRPr="00F42173">
        <w:instrText xml:space="preserve"> ADDIN ZOTERO_BIBL {"uncited":[],"omitted":[],"custom":[]} CSL_BIBLIOGRAPHY </w:instrText>
      </w:r>
      <w:r w:rsidRPr="00674C63">
        <w:fldChar w:fldCharType="separate"/>
      </w:r>
      <w:r w:rsidR="00471580" w:rsidRPr="00471580">
        <w:rPr>
          <w:lang w:val="en-GB"/>
        </w:rPr>
        <w:t>1.</w:t>
      </w:r>
      <w:r w:rsidR="00471580" w:rsidRPr="00471580">
        <w:rPr>
          <w:lang w:val="en-GB"/>
        </w:rPr>
        <w:tab/>
        <w:t xml:space="preserve">Wilson, E. O. </w:t>
      </w:r>
      <w:r w:rsidR="00471580" w:rsidRPr="00471580">
        <w:rPr>
          <w:i/>
          <w:iCs/>
          <w:lang w:val="en-GB"/>
        </w:rPr>
        <w:t>The Diversity of Life</w:t>
      </w:r>
      <w:r w:rsidR="00471580" w:rsidRPr="00471580">
        <w:rPr>
          <w:lang w:val="en-GB"/>
        </w:rPr>
        <w:t>. (Harvard University Press, 1992).</w:t>
      </w:r>
    </w:p>
    <w:p w14:paraId="1227AA22" w14:textId="77777777" w:rsidR="00471580" w:rsidRPr="00471580" w:rsidRDefault="00471580" w:rsidP="00471580">
      <w:pPr>
        <w:pStyle w:val="Litteraturfrteckning"/>
        <w:rPr>
          <w:lang w:val="en-GB"/>
        </w:rPr>
      </w:pPr>
      <w:r w:rsidRPr="00471580">
        <w:rPr>
          <w:lang w:val="en-GB"/>
        </w:rPr>
        <w:t>2.</w:t>
      </w:r>
      <w:r w:rsidRPr="00471580">
        <w:rPr>
          <w:lang w:val="en-GB"/>
        </w:rPr>
        <w:tab/>
        <w:t xml:space="preserve">Atkinson, D. &amp; Sibly, R. M. Why are organisms usually bigger in colder environments? Making sense of a life history puzzle. </w:t>
      </w:r>
      <w:r w:rsidRPr="00471580">
        <w:rPr>
          <w:i/>
          <w:iCs/>
          <w:lang w:val="en-GB"/>
        </w:rPr>
        <w:t>Trends in Ecology &amp; Evolution</w:t>
      </w:r>
      <w:r w:rsidRPr="00471580">
        <w:rPr>
          <w:lang w:val="en-GB"/>
        </w:rPr>
        <w:t xml:space="preserve"> </w:t>
      </w:r>
      <w:r w:rsidRPr="00471580">
        <w:rPr>
          <w:b/>
          <w:bCs/>
          <w:lang w:val="en-GB"/>
        </w:rPr>
        <w:t>12</w:t>
      </w:r>
      <w:r w:rsidRPr="00471580">
        <w:rPr>
          <w:lang w:val="en-GB"/>
        </w:rPr>
        <w:t>, 235–239 (1997).</w:t>
      </w:r>
    </w:p>
    <w:p w14:paraId="16B68630" w14:textId="77777777" w:rsidR="00471580" w:rsidRPr="00471580" w:rsidRDefault="00471580" w:rsidP="00471580">
      <w:pPr>
        <w:pStyle w:val="Litteraturfrteckning"/>
        <w:rPr>
          <w:lang w:val="en-GB"/>
        </w:rPr>
      </w:pPr>
      <w:r w:rsidRPr="00471580">
        <w:rPr>
          <w:lang w:val="en-GB"/>
        </w:rPr>
        <w:t>3.</w:t>
      </w:r>
      <w:r w:rsidRPr="00471580">
        <w:rPr>
          <w:lang w:val="en-GB"/>
        </w:rPr>
        <w:tab/>
        <w:t xml:space="preserve">Gardner, J. L., Peters, A., Kearney, M. R., Joseph, L. &amp; Heinsohn, R. Declining body size: a third universal response to warming? </w:t>
      </w:r>
      <w:r w:rsidRPr="00471580">
        <w:rPr>
          <w:i/>
          <w:iCs/>
          <w:lang w:val="en-GB"/>
        </w:rPr>
        <w:t>Trends in Ecology &amp; Evolution</w:t>
      </w:r>
      <w:r w:rsidRPr="00471580">
        <w:rPr>
          <w:lang w:val="en-GB"/>
        </w:rPr>
        <w:t xml:space="preserve"> </w:t>
      </w:r>
      <w:r w:rsidRPr="00471580">
        <w:rPr>
          <w:b/>
          <w:bCs/>
          <w:lang w:val="en-GB"/>
        </w:rPr>
        <w:t>26</w:t>
      </w:r>
      <w:r w:rsidRPr="00471580">
        <w:rPr>
          <w:lang w:val="en-GB"/>
        </w:rPr>
        <w:t>, 285–291 (2011).</w:t>
      </w:r>
    </w:p>
    <w:p w14:paraId="73469CE0" w14:textId="77777777" w:rsidR="00471580" w:rsidRPr="00471580" w:rsidRDefault="00471580" w:rsidP="00471580">
      <w:pPr>
        <w:pStyle w:val="Litteraturfrteckning"/>
        <w:rPr>
          <w:lang w:val="en-GB"/>
        </w:rPr>
      </w:pPr>
      <w:r w:rsidRPr="00471580">
        <w:rPr>
          <w:lang w:val="en-GB"/>
        </w:rPr>
        <w:t>4.</w:t>
      </w:r>
      <w:r w:rsidRPr="00471580">
        <w:rPr>
          <w:lang w:val="en-GB"/>
        </w:rPr>
        <w:tab/>
        <w:t xml:space="preserve">Sheridan, J. A. &amp; Bickford, D. Shrinking body size as an ecological response to climate change. </w:t>
      </w:r>
      <w:r w:rsidRPr="00471580">
        <w:rPr>
          <w:i/>
          <w:iCs/>
          <w:lang w:val="en-GB"/>
        </w:rPr>
        <w:t>Nature Climate Change</w:t>
      </w:r>
      <w:r w:rsidRPr="00471580">
        <w:rPr>
          <w:lang w:val="en-GB"/>
        </w:rPr>
        <w:t xml:space="preserve"> </w:t>
      </w:r>
      <w:r w:rsidRPr="00471580">
        <w:rPr>
          <w:b/>
          <w:bCs/>
          <w:lang w:val="en-GB"/>
        </w:rPr>
        <w:t>1</w:t>
      </w:r>
      <w:r w:rsidRPr="00471580">
        <w:rPr>
          <w:lang w:val="en-GB"/>
        </w:rPr>
        <w:t>, 401–406 (2011).</w:t>
      </w:r>
    </w:p>
    <w:p w14:paraId="76FD3B7A" w14:textId="77777777" w:rsidR="00471580" w:rsidRPr="00471580" w:rsidRDefault="00471580" w:rsidP="00471580">
      <w:pPr>
        <w:pStyle w:val="Litteraturfrteckning"/>
        <w:rPr>
          <w:lang w:val="en-GB"/>
        </w:rPr>
      </w:pPr>
      <w:r w:rsidRPr="00471580">
        <w:rPr>
          <w:lang w:val="en-GB"/>
        </w:rPr>
        <w:t>5.</w:t>
      </w:r>
      <w:r w:rsidRPr="00471580">
        <w:rPr>
          <w:lang w:val="en-GB"/>
        </w:rPr>
        <w:tab/>
        <w:t xml:space="preserve">Cheung, W. W. L. </w:t>
      </w:r>
      <w:r w:rsidRPr="00471580">
        <w:rPr>
          <w:i/>
          <w:iCs/>
          <w:lang w:val="en-GB"/>
        </w:rPr>
        <w:t>et al.</w:t>
      </w:r>
      <w:r w:rsidRPr="00471580">
        <w:rPr>
          <w:lang w:val="en-GB"/>
        </w:rPr>
        <w:t xml:space="preserve"> Shrinking of fishes exacerbates impacts of global ocean changes on marine ecosystems. </w:t>
      </w:r>
      <w:r w:rsidRPr="00471580">
        <w:rPr>
          <w:i/>
          <w:iCs/>
          <w:lang w:val="en-GB"/>
        </w:rPr>
        <w:t>Nature Climate Change</w:t>
      </w:r>
      <w:r w:rsidRPr="00471580">
        <w:rPr>
          <w:lang w:val="en-GB"/>
        </w:rPr>
        <w:t xml:space="preserve"> </w:t>
      </w:r>
      <w:r w:rsidRPr="00471580">
        <w:rPr>
          <w:b/>
          <w:bCs/>
          <w:lang w:val="en-GB"/>
        </w:rPr>
        <w:t>3</w:t>
      </w:r>
      <w:r w:rsidRPr="00471580">
        <w:rPr>
          <w:lang w:val="en-GB"/>
        </w:rPr>
        <w:t>, 254–258 (2013).</w:t>
      </w:r>
    </w:p>
    <w:p w14:paraId="6BDFAC22" w14:textId="77777777" w:rsidR="00471580" w:rsidRPr="00471580" w:rsidRDefault="00471580" w:rsidP="00471580">
      <w:pPr>
        <w:pStyle w:val="Litteraturfrteckning"/>
        <w:rPr>
          <w:lang w:val="en-GB"/>
        </w:rPr>
      </w:pPr>
      <w:r w:rsidRPr="00471580">
        <w:rPr>
          <w:lang w:val="en-GB"/>
        </w:rPr>
        <w:t>6.</w:t>
      </w:r>
      <w:r w:rsidRPr="00471580">
        <w:rPr>
          <w:lang w:val="en-GB"/>
        </w:rPr>
        <w:tab/>
        <w:t xml:space="preserve">Atkinson, D. Temperature and organism size—A biological law for ectotherms? in </w:t>
      </w:r>
      <w:r w:rsidRPr="00471580">
        <w:rPr>
          <w:i/>
          <w:iCs/>
          <w:lang w:val="en-GB"/>
        </w:rPr>
        <w:t>Advances in Ecological Research</w:t>
      </w:r>
      <w:r w:rsidRPr="00471580">
        <w:rPr>
          <w:lang w:val="en-GB"/>
        </w:rPr>
        <w:t xml:space="preserve"> vol. 25 1–58 (Elsevier, 1994).</w:t>
      </w:r>
    </w:p>
    <w:p w14:paraId="7EDB7515" w14:textId="77777777" w:rsidR="00471580" w:rsidRPr="00471580" w:rsidRDefault="00471580" w:rsidP="00471580">
      <w:pPr>
        <w:pStyle w:val="Litteraturfrteckning"/>
        <w:rPr>
          <w:lang w:val="en-GB"/>
        </w:rPr>
      </w:pPr>
      <w:r w:rsidRPr="00471580">
        <w:rPr>
          <w:lang w:val="en-GB"/>
        </w:rPr>
        <w:lastRenderedPageBreak/>
        <w:t>7.</w:t>
      </w:r>
      <w:r w:rsidRPr="00471580">
        <w:rPr>
          <w:lang w:val="en-GB"/>
        </w:rPr>
        <w:tab/>
        <w:t xml:space="preserve">Fritschie, K. J. &amp; Olden, J. D. Disentangling the influences of mean body size and size structure on ecosystem functioning: an example of nutrient recycling by a non-native crayfish. </w:t>
      </w:r>
      <w:r w:rsidRPr="00471580">
        <w:rPr>
          <w:i/>
          <w:iCs/>
          <w:lang w:val="en-GB"/>
        </w:rPr>
        <w:t>Ecology and Evolution</w:t>
      </w:r>
      <w:r w:rsidRPr="00471580">
        <w:rPr>
          <w:lang w:val="en-GB"/>
        </w:rPr>
        <w:t xml:space="preserve"> </w:t>
      </w:r>
      <w:r w:rsidRPr="00471580">
        <w:rPr>
          <w:b/>
          <w:bCs/>
          <w:lang w:val="en-GB"/>
        </w:rPr>
        <w:t>6</w:t>
      </w:r>
      <w:r w:rsidRPr="00471580">
        <w:rPr>
          <w:lang w:val="en-GB"/>
        </w:rPr>
        <w:t>, 159–169 (2016).</w:t>
      </w:r>
    </w:p>
    <w:p w14:paraId="442793A6" w14:textId="77777777" w:rsidR="00471580" w:rsidRPr="00471580" w:rsidRDefault="00471580" w:rsidP="00471580">
      <w:pPr>
        <w:pStyle w:val="Litteraturfrteckning"/>
        <w:rPr>
          <w:lang w:val="en-GB"/>
        </w:rPr>
      </w:pPr>
      <w:r w:rsidRPr="00471580">
        <w:rPr>
          <w:lang w:val="en-GB"/>
        </w:rPr>
        <w:t>8.</w:t>
      </w:r>
      <w:r w:rsidRPr="00471580">
        <w:rPr>
          <w:lang w:val="en-GB"/>
        </w:rPr>
        <w:tab/>
        <w:t xml:space="preserve">Yvon‐Durocher, G., Montoya, J. M., Trimmer, M. &amp; Woodward, G. Warming alters the size spectrum and shifts the distribution of biomass in freshwater ecosystems. </w:t>
      </w:r>
      <w:r w:rsidRPr="00471580">
        <w:rPr>
          <w:i/>
          <w:iCs/>
          <w:lang w:val="en-GB"/>
        </w:rPr>
        <w:t>Global Change Biology</w:t>
      </w:r>
      <w:r w:rsidRPr="00471580">
        <w:rPr>
          <w:lang w:val="en-GB"/>
        </w:rPr>
        <w:t xml:space="preserve"> </w:t>
      </w:r>
      <w:r w:rsidRPr="00471580">
        <w:rPr>
          <w:b/>
          <w:bCs/>
          <w:lang w:val="en-GB"/>
        </w:rPr>
        <w:t>17</w:t>
      </w:r>
      <w:r w:rsidRPr="00471580">
        <w:rPr>
          <w:lang w:val="en-GB"/>
        </w:rPr>
        <w:t>, 1681–1694 (2011).</w:t>
      </w:r>
    </w:p>
    <w:p w14:paraId="3D582C3C" w14:textId="77777777" w:rsidR="00471580" w:rsidRPr="00471580" w:rsidRDefault="00471580" w:rsidP="00471580">
      <w:pPr>
        <w:pStyle w:val="Litteraturfrteckning"/>
        <w:rPr>
          <w:lang w:val="en-GB"/>
        </w:rPr>
      </w:pPr>
      <w:r w:rsidRPr="00471580">
        <w:rPr>
          <w:lang w:val="en-GB"/>
        </w:rPr>
        <w:t>9.</w:t>
      </w:r>
      <w:r w:rsidRPr="00471580">
        <w:rPr>
          <w:lang w:val="en-GB"/>
        </w:rPr>
        <w:tab/>
        <w:t xml:space="preserve">Andersen, K. H. Size-based theory for fisheries advice. </w:t>
      </w:r>
      <w:r w:rsidRPr="00471580">
        <w:rPr>
          <w:i/>
          <w:iCs/>
          <w:lang w:val="en-GB"/>
        </w:rPr>
        <w:t>ICES J Mar Sci</w:t>
      </w:r>
      <w:r w:rsidRPr="00471580">
        <w:rPr>
          <w:lang w:val="en-GB"/>
        </w:rPr>
        <w:t xml:space="preserve"> </w:t>
      </w:r>
      <w:r w:rsidRPr="00471580">
        <w:rPr>
          <w:b/>
          <w:bCs/>
          <w:lang w:val="en-GB"/>
        </w:rPr>
        <w:t>77</w:t>
      </w:r>
      <w:r w:rsidRPr="00471580">
        <w:rPr>
          <w:lang w:val="en-GB"/>
        </w:rPr>
        <w:t>, 2445–2455 (2020).</w:t>
      </w:r>
    </w:p>
    <w:p w14:paraId="7AA5C6F8" w14:textId="77777777" w:rsidR="00471580" w:rsidRPr="00471580" w:rsidRDefault="00471580" w:rsidP="00471580">
      <w:pPr>
        <w:pStyle w:val="Litteraturfrteckning"/>
        <w:rPr>
          <w:lang w:val="en-GB"/>
        </w:rPr>
      </w:pPr>
      <w:r w:rsidRPr="00471580">
        <w:rPr>
          <w:lang w:val="en-GB"/>
        </w:rPr>
        <w:t>10.</w:t>
      </w:r>
      <w:r w:rsidRPr="00471580">
        <w:rPr>
          <w:lang w:val="en-GB"/>
        </w:rPr>
        <w:tab/>
        <w:t xml:space="preserve">Blanchard, J. L., Heneghan, R. F., Everett, J. D., Trebilco, R. &amp; Richardson, A. J. From bacteria to whales: Using functional size spectra to model marine ecosystems. </w:t>
      </w:r>
      <w:r w:rsidRPr="00471580">
        <w:rPr>
          <w:i/>
          <w:iCs/>
          <w:lang w:val="en-GB"/>
        </w:rPr>
        <w:t>Trends in Ecology &amp; Evolution</w:t>
      </w:r>
      <w:r w:rsidRPr="00471580">
        <w:rPr>
          <w:lang w:val="en-GB"/>
        </w:rPr>
        <w:t xml:space="preserve"> </w:t>
      </w:r>
      <w:r w:rsidRPr="00471580">
        <w:rPr>
          <w:b/>
          <w:bCs/>
          <w:lang w:val="en-GB"/>
        </w:rPr>
        <w:t>32</w:t>
      </w:r>
      <w:r w:rsidRPr="00471580">
        <w:rPr>
          <w:lang w:val="en-GB"/>
        </w:rPr>
        <w:t>, 174–186 (2017).</w:t>
      </w:r>
    </w:p>
    <w:p w14:paraId="44CF1BBE" w14:textId="77777777" w:rsidR="00471580" w:rsidRPr="00471580" w:rsidRDefault="00471580" w:rsidP="00471580">
      <w:pPr>
        <w:pStyle w:val="Litteraturfrteckning"/>
        <w:rPr>
          <w:lang w:val="en-GB"/>
        </w:rPr>
      </w:pPr>
      <w:r w:rsidRPr="00471580">
        <w:rPr>
          <w:lang w:val="en-GB"/>
        </w:rPr>
        <w:t>11.</w:t>
      </w:r>
      <w:r w:rsidRPr="00471580">
        <w:rPr>
          <w:lang w:val="en-GB"/>
        </w:rPr>
        <w:tab/>
        <w:t xml:space="preserve">Brown, J. H., Gillooly, J. F., Allen, A. P., Savage, V. M. &amp; West, G. B. Toward a metabolic theory of ecology. </w:t>
      </w:r>
      <w:r w:rsidRPr="00471580">
        <w:rPr>
          <w:i/>
          <w:iCs/>
          <w:lang w:val="en-GB"/>
        </w:rPr>
        <w:t>Ecology</w:t>
      </w:r>
      <w:r w:rsidRPr="00471580">
        <w:rPr>
          <w:lang w:val="en-GB"/>
        </w:rPr>
        <w:t xml:space="preserve"> </w:t>
      </w:r>
      <w:r w:rsidRPr="00471580">
        <w:rPr>
          <w:b/>
          <w:bCs/>
          <w:lang w:val="en-GB"/>
        </w:rPr>
        <w:t>85</w:t>
      </w:r>
      <w:r w:rsidRPr="00471580">
        <w:rPr>
          <w:lang w:val="en-GB"/>
        </w:rPr>
        <w:t>, 1771–1789 (2004).</w:t>
      </w:r>
    </w:p>
    <w:p w14:paraId="58682768" w14:textId="77777777" w:rsidR="00471580" w:rsidRPr="00471580" w:rsidRDefault="00471580" w:rsidP="00471580">
      <w:pPr>
        <w:pStyle w:val="Litteraturfrteckning"/>
        <w:rPr>
          <w:lang w:val="en-GB"/>
        </w:rPr>
      </w:pPr>
      <w:r w:rsidRPr="00471580">
        <w:rPr>
          <w:lang w:val="en-GB"/>
        </w:rPr>
        <w:t>12.</w:t>
      </w:r>
      <w:r w:rsidRPr="00471580">
        <w:rPr>
          <w:lang w:val="en-GB"/>
        </w:rPr>
        <w:tab/>
        <w:t xml:space="preserve">Pauly, D. On the interrelationships between natural mortality, growth parameters, and mean environmental temperature in 175 fish stocks. </w:t>
      </w:r>
      <w:r w:rsidRPr="00471580">
        <w:rPr>
          <w:i/>
          <w:iCs/>
          <w:lang w:val="en-GB"/>
        </w:rPr>
        <w:t>ICES Journal of Marine Science</w:t>
      </w:r>
      <w:r w:rsidRPr="00471580">
        <w:rPr>
          <w:lang w:val="en-GB"/>
        </w:rPr>
        <w:t xml:space="preserve"> </w:t>
      </w:r>
      <w:r w:rsidRPr="00471580">
        <w:rPr>
          <w:b/>
          <w:bCs/>
          <w:lang w:val="en-GB"/>
        </w:rPr>
        <w:t>39</w:t>
      </w:r>
      <w:r w:rsidRPr="00471580">
        <w:rPr>
          <w:lang w:val="en-GB"/>
        </w:rPr>
        <w:t>, 175–192 (1980).</w:t>
      </w:r>
    </w:p>
    <w:p w14:paraId="2EBCA363" w14:textId="77777777" w:rsidR="00471580" w:rsidRPr="00471580" w:rsidRDefault="00471580" w:rsidP="00471580">
      <w:pPr>
        <w:pStyle w:val="Litteraturfrteckning"/>
        <w:rPr>
          <w:lang w:val="en-GB"/>
        </w:rPr>
      </w:pPr>
      <w:r w:rsidRPr="00471580">
        <w:rPr>
          <w:lang w:val="en-GB"/>
        </w:rPr>
        <w:t>13.</w:t>
      </w:r>
      <w:r w:rsidRPr="00471580">
        <w:rPr>
          <w:lang w:val="en-GB"/>
        </w:rPr>
        <w:tab/>
        <w:t xml:space="preserve">Thorson, J. T., Munch, S. B., Cope, J. M. &amp; Gao, J. Predicting life history parameters for all fishes worldwide. </w:t>
      </w:r>
      <w:r w:rsidRPr="00471580">
        <w:rPr>
          <w:i/>
          <w:iCs/>
          <w:lang w:val="en-GB"/>
        </w:rPr>
        <w:t>Ecological Applications</w:t>
      </w:r>
      <w:r w:rsidRPr="00471580">
        <w:rPr>
          <w:lang w:val="en-GB"/>
        </w:rPr>
        <w:t xml:space="preserve"> </w:t>
      </w:r>
      <w:r w:rsidRPr="00471580">
        <w:rPr>
          <w:b/>
          <w:bCs/>
          <w:lang w:val="en-GB"/>
        </w:rPr>
        <w:t>27</w:t>
      </w:r>
      <w:r w:rsidRPr="00471580">
        <w:rPr>
          <w:lang w:val="en-GB"/>
        </w:rPr>
        <w:t>, 2262–2276 (2017).</w:t>
      </w:r>
    </w:p>
    <w:p w14:paraId="15D4E84E" w14:textId="77777777" w:rsidR="00471580" w:rsidRPr="00471580" w:rsidRDefault="00471580" w:rsidP="00471580">
      <w:pPr>
        <w:pStyle w:val="Litteraturfrteckning"/>
        <w:rPr>
          <w:lang w:val="en-GB"/>
        </w:rPr>
      </w:pPr>
      <w:r w:rsidRPr="00471580">
        <w:rPr>
          <w:lang w:val="en-GB"/>
        </w:rPr>
        <w:t>14.</w:t>
      </w:r>
      <w:r w:rsidRPr="00471580">
        <w:rPr>
          <w:lang w:val="en-GB"/>
        </w:rPr>
        <w:tab/>
        <w:t xml:space="preserve">Ursin, E. A Mathematical Model of Some Aspects of Fish Growth, Respiration, and Mortality. </w:t>
      </w:r>
      <w:r w:rsidRPr="00471580">
        <w:rPr>
          <w:i/>
          <w:iCs/>
          <w:lang w:val="en-GB"/>
        </w:rPr>
        <w:t>Journal of the Fisheries Research Board of Canada</w:t>
      </w:r>
      <w:r w:rsidRPr="00471580">
        <w:rPr>
          <w:lang w:val="en-GB"/>
        </w:rPr>
        <w:t xml:space="preserve"> </w:t>
      </w:r>
      <w:r w:rsidRPr="00471580">
        <w:rPr>
          <w:b/>
          <w:bCs/>
          <w:lang w:val="en-GB"/>
        </w:rPr>
        <w:t>24</w:t>
      </w:r>
      <w:r w:rsidRPr="00471580">
        <w:rPr>
          <w:lang w:val="en-GB"/>
        </w:rPr>
        <w:t>, 2355–2453 (1967).</w:t>
      </w:r>
    </w:p>
    <w:p w14:paraId="23E0BBEC" w14:textId="77777777" w:rsidR="00471580" w:rsidRPr="00471580" w:rsidRDefault="00471580" w:rsidP="00471580">
      <w:pPr>
        <w:pStyle w:val="Litteraturfrteckning"/>
        <w:rPr>
          <w:lang w:val="en-GB"/>
        </w:rPr>
      </w:pPr>
      <w:r w:rsidRPr="00471580">
        <w:rPr>
          <w:lang w:val="en-GB"/>
        </w:rPr>
        <w:t>15.</w:t>
      </w:r>
      <w:r w:rsidRPr="00471580">
        <w:rPr>
          <w:lang w:val="en-GB"/>
        </w:rPr>
        <w:tab/>
        <w:t xml:space="preserve">Bernhardt, J. R., Sunday, J. M., Thompson, P. L. &amp; O’Connor, M. I. Nonlinear averaging of thermal experience predicts population growth rates in a thermally variable environment. </w:t>
      </w:r>
      <w:r w:rsidRPr="00471580">
        <w:rPr>
          <w:i/>
          <w:iCs/>
          <w:lang w:val="en-GB"/>
        </w:rPr>
        <w:t>Proceedings of the Royal Society B: Biological Sciences</w:t>
      </w:r>
      <w:r w:rsidRPr="00471580">
        <w:rPr>
          <w:lang w:val="en-GB"/>
        </w:rPr>
        <w:t xml:space="preserve"> </w:t>
      </w:r>
      <w:r w:rsidRPr="00471580">
        <w:rPr>
          <w:b/>
          <w:bCs/>
          <w:lang w:val="en-GB"/>
        </w:rPr>
        <w:t>285</w:t>
      </w:r>
      <w:r w:rsidRPr="00471580">
        <w:rPr>
          <w:lang w:val="en-GB"/>
        </w:rPr>
        <w:t>, 20181076 (2018).</w:t>
      </w:r>
    </w:p>
    <w:p w14:paraId="7F96206D" w14:textId="77777777" w:rsidR="00471580" w:rsidRPr="00471580" w:rsidRDefault="00471580" w:rsidP="00471580">
      <w:pPr>
        <w:pStyle w:val="Litteraturfrteckning"/>
        <w:rPr>
          <w:lang w:val="en-GB"/>
        </w:rPr>
      </w:pPr>
      <w:r w:rsidRPr="00471580">
        <w:rPr>
          <w:lang w:val="en-GB"/>
        </w:rPr>
        <w:lastRenderedPageBreak/>
        <w:t>16.</w:t>
      </w:r>
      <w:r w:rsidRPr="00471580">
        <w:rPr>
          <w:lang w:val="en-GB"/>
        </w:rPr>
        <w:tab/>
        <w:t xml:space="preserve">Edwards, A. M., Robinson, J. P. W., Plank, M. J., Baum, J. K. &amp; Blanchard, J. L. Testing and recommending methods for fitting size spectra to data. </w:t>
      </w:r>
      <w:r w:rsidRPr="00471580">
        <w:rPr>
          <w:i/>
          <w:iCs/>
          <w:lang w:val="en-GB"/>
        </w:rPr>
        <w:t>Methods in Ecology and Evolution</w:t>
      </w:r>
      <w:r w:rsidRPr="00471580">
        <w:rPr>
          <w:lang w:val="en-GB"/>
        </w:rPr>
        <w:t xml:space="preserve"> </w:t>
      </w:r>
      <w:r w:rsidRPr="00471580">
        <w:rPr>
          <w:b/>
          <w:bCs/>
          <w:lang w:val="en-GB"/>
        </w:rPr>
        <w:t>8</w:t>
      </w:r>
      <w:r w:rsidRPr="00471580">
        <w:rPr>
          <w:lang w:val="en-GB"/>
        </w:rPr>
        <w:t>, 57–67 (2017).</w:t>
      </w:r>
    </w:p>
    <w:p w14:paraId="3D66F1AE" w14:textId="77777777" w:rsidR="00471580" w:rsidRPr="00471580" w:rsidRDefault="00471580" w:rsidP="00471580">
      <w:pPr>
        <w:pStyle w:val="Litteraturfrteckning"/>
        <w:rPr>
          <w:lang w:val="en-GB"/>
        </w:rPr>
      </w:pPr>
      <w:r w:rsidRPr="00471580">
        <w:rPr>
          <w:lang w:val="en-GB"/>
        </w:rPr>
        <w:t>17.</w:t>
      </w:r>
      <w:r w:rsidRPr="00471580">
        <w:rPr>
          <w:lang w:val="en-GB"/>
        </w:rPr>
        <w:tab/>
        <w:t xml:space="preserve">Sheldon, R. W., Sutcliffe, W. H. &amp; Prakash, A. The Production of Particles in the Surface Waters of the Ocean with Particular Reference to the Sargasso Sea1. </w:t>
      </w:r>
      <w:r w:rsidRPr="00471580">
        <w:rPr>
          <w:i/>
          <w:iCs/>
          <w:lang w:val="en-GB"/>
        </w:rPr>
        <w:t>Limnology and Oceanography</w:t>
      </w:r>
      <w:r w:rsidRPr="00471580">
        <w:rPr>
          <w:lang w:val="en-GB"/>
        </w:rPr>
        <w:t xml:space="preserve"> </w:t>
      </w:r>
      <w:r w:rsidRPr="00471580">
        <w:rPr>
          <w:b/>
          <w:bCs/>
          <w:lang w:val="en-GB"/>
        </w:rPr>
        <w:t>18</w:t>
      </w:r>
      <w:r w:rsidRPr="00471580">
        <w:rPr>
          <w:lang w:val="en-GB"/>
        </w:rPr>
        <w:t>, 719–733 (1973).</w:t>
      </w:r>
    </w:p>
    <w:p w14:paraId="31527242" w14:textId="77777777" w:rsidR="00471580" w:rsidRPr="00471580" w:rsidRDefault="00471580" w:rsidP="00471580">
      <w:pPr>
        <w:pStyle w:val="Litteraturfrteckning"/>
        <w:rPr>
          <w:lang w:val="en-GB"/>
        </w:rPr>
      </w:pPr>
      <w:r w:rsidRPr="00471580">
        <w:rPr>
          <w:lang w:val="en-GB"/>
        </w:rPr>
        <w:t>18.</w:t>
      </w:r>
      <w:r w:rsidRPr="00471580">
        <w:rPr>
          <w:lang w:val="en-GB"/>
        </w:rPr>
        <w:tab/>
        <w:t xml:space="preserve">White, E. P., Ernest, S. K. M., Kerkhoff, A. J. &amp; Enquist, B. J. Relationships between body size and abundance in ecology. </w:t>
      </w:r>
      <w:r w:rsidRPr="00471580">
        <w:rPr>
          <w:i/>
          <w:iCs/>
          <w:lang w:val="en-GB"/>
        </w:rPr>
        <w:t>Trends in Ecology &amp; Evolution</w:t>
      </w:r>
      <w:r w:rsidRPr="00471580">
        <w:rPr>
          <w:lang w:val="en-GB"/>
        </w:rPr>
        <w:t xml:space="preserve"> </w:t>
      </w:r>
      <w:r w:rsidRPr="00471580">
        <w:rPr>
          <w:b/>
          <w:bCs/>
          <w:lang w:val="en-GB"/>
        </w:rPr>
        <w:t>22</w:t>
      </w:r>
      <w:r w:rsidRPr="00471580">
        <w:rPr>
          <w:lang w:val="en-GB"/>
        </w:rPr>
        <w:t>, 323–330 (2007).</w:t>
      </w:r>
    </w:p>
    <w:p w14:paraId="42F623D8" w14:textId="77777777" w:rsidR="00471580" w:rsidRPr="00471580" w:rsidRDefault="00471580" w:rsidP="00471580">
      <w:pPr>
        <w:pStyle w:val="Litteraturfrteckning"/>
        <w:rPr>
          <w:lang w:val="en-GB"/>
        </w:rPr>
      </w:pPr>
      <w:r w:rsidRPr="00471580">
        <w:rPr>
          <w:lang w:val="en-GB"/>
        </w:rPr>
        <w:t>19.</w:t>
      </w:r>
      <w:r w:rsidRPr="00471580">
        <w:rPr>
          <w:lang w:val="en-GB"/>
        </w:rPr>
        <w:tab/>
        <w:t xml:space="preserve">Heneghan, R. F., Hatton, I. A. &amp; Galbraith, E. D. Climate change impacts on marine ecosystems through the lens of the size spectrum. </w:t>
      </w:r>
      <w:r w:rsidRPr="00471580">
        <w:rPr>
          <w:i/>
          <w:iCs/>
          <w:lang w:val="en-GB"/>
        </w:rPr>
        <w:t>Emerging Topics in Life Sciences</w:t>
      </w:r>
      <w:r w:rsidRPr="00471580">
        <w:rPr>
          <w:lang w:val="en-GB"/>
        </w:rPr>
        <w:t xml:space="preserve"> </w:t>
      </w:r>
      <w:r w:rsidRPr="00471580">
        <w:rPr>
          <w:b/>
          <w:bCs/>
          <w:lang w:val="en-GB"/>
        </w:rPr>
        <w:t>3</w:t>
      </w:r>
      <w:r w:rsidRPr="00471580">
        <w:rPr>
          <w:lang w:val="en-GB"/>
        </w:rPr>
        <w:t>, 233–243 (2019).</w:t>
      </w:r>
    </w:p>
    <w:p w14:paraId="77C9F573" w14:textId="77777777" w:rsidR="00471580" w:rsidRPr="00471580" w:rsidRDefault="00471580" w:rsidP="00471580">
      <w:pPr>
        <w:pStyle w:val="Litteraturfrteckning"/>
        <w:rPr>
          <w:lang w:val="en-GB"/>
        </w:rPr>
      </w:pPr>
      <w:r w:rsidRPr="00471580">
        <w:rPr>
          <w:lang w:val="en-GB"/>
        </w:rPr>
        <w:t>20.</w:t>
      </w:r>
      <w:r w:rsidRPr="00471580">
        <w:rPr>
          <w:lang w:val="en-GB"/>
        </w:rPr>
        <w:tab/>
        <w:t xml:space="preserve">Andersen, K. H. </w:t>
      </w:r>
      <w:r w:rsidRPr="00471580">
        <w:rPr>
          <w:i/>
          <w:iCs/>
          <w:lang w:val="en-GB"/>
        </w:rPr>
        <w:t>Fish Ecology, Evolution, and Exploitation: A New Theoretical Synthesis</w:t>
      </w:r>
      <w:r w:rsidRPr="00471580">
        <w:rPr>
          <w:lang w:val="en-GB"/>
        </w:rPr>
        <w:t>. (Princeton University Press, 2019).</w:t>
      </w:r>
    </w:p>
    <w:p w14:paraId="19DA30C5" w14:textId="77777777" w:rsidR="00471580" w:rsidRPr="00471580" w:rsidRDefault="00471580" w:rsidP="00471580">
      <w:pPr>
        <w:pStyle w:val="Litteraturfrteckning"/>
        <w:rPr>
          <w:lang w:val="en-GB"/>
        </w:rPr>
      </w:pPr>
      <w:r w:rsidRPr="00471580">
        <w:rPr>
          <w:lang w:val="en-GB"/>
        </w:rPr>
        <w:t>21.</w:t>
      </w:r>
      <w:r w:rsidRPr="00471580">
        <w:rPr>
          <w:lang w:val="en-GB"/>
        </w:rPr>
        <w:tab/>
        <w:t xml:space="preserve">Blanchard, J. L. </w:t>
      </w:r>
      <w:r w:rsidRPr="00471580">
        <w:rPr>
          <w:i/>
          <w:iCs/>
          <w:lang w:val="en-GB"/>
        </w:rPr>
        <w:t>et al.</w:t>
      </w:r>
      <w:r w:rsidRPr="00471580">
        <w:rPr>
          <w:lang w:val="en-GB"/>
        </w:rPr>
        <w:t xml:space="preserve"> Do climate and fishing influence size-based indicators of Celtic Sea fish community structure? </w:t>
      </w:r>
      <w:r w:rsidRPr="00471580">
        <w:rPr>
          <w:i/>
          <w:iCs/>
          <w:lang w:val="en-GB"/>
        </w:rPr>
        <w:t>ICES Journal of Marine Science</w:t>
      </w:r>
      <w:r w:rsidRPr="00471580">
        <w:rPr>
          <w:lang w:val="en-GB"/>
        </w:rPr>
        <w:t xml:space="preserve"> </w:t>
      </w:r>
      <w:r w:rsidRPr="00471580">
        <w:rPr>
          <w:b/>
          <w:bCs/>
          <w:lang w:val="en-GB"/>
        </w:rPr>
        <w:t>62</w:t>
      </w:r>
      <w:r w:rsidRPr="00471580">
        <w:rPr>
          <w:lang w:val="en-GB"/>
        </w:rPr>
        <w:t>, 405–411 (2005).</w:t>
      </w:r>
    </w:p>
    <w:p w14:paraId="628DAFEF" w14:textId="77777777" w:rsidR="00471580" w:rsidRPr="00471580" w:rsidRDefault="00471580" w:rsidP="00471580">
      <w:pPr>
        <w:pStyle w:val="Litteraturfrteckning"/>
        <w:rPr>
          <w:lang w:val="en-GB"/>
        </w:rPr>
      </w:pPr>
      <w:r w:rsidRPr="00471580">
        <w:rPr>
          <w:lang w:val="en-GB"/>
        </w:rPr>
        <w:t>22.</w:t>
      </w:r>
      <w:r w:rsidRPr="00471580">
        <w:rPr>
          <w:lang w:val="en-GB"/>
        </w:rPr>
        <w:tab/>
        <w:t xml:space="preserve">Barnett, L. A. K., Branch, T. A., Ranasinghe, R. A. &amp; Essington, T. E. Old-Growth Fishes Become Scarce under Fishing. </w:t>
      </w:r>
      <w:r w:rsidRPr="00471580">
        <w:rPr>
          <w:i/>
          <w:iCs/>
          <w:lang w:val="en-GB"/>
        </w:rPr>
        <w:t>Current Biology</w:t>
      </w:r>
      <w:r w:rsidRPr="00471580">
        <w:rPr>
          <w:lang w:val="en-GB"/>
        </w:rPr>
        <w:t xml:space="preserve"> </w:t>
      </w:r>
      <w:r w:rsidRPr="00471580">
        <w:rPr>
          <w:b/>
          <w:bCs/>
          <w:lang w:val="en-GB"/>
        </w:rPr>
        <w:t>27</w:t>
      </w:r>
      <w:r w:rsidRPr="00471580">
        <w:rPr>
          <w:lang w:val="en-GB"/>
        </w:rPr>
        <w:t>, 2843-2848.e2 (2017).</w:t>
      </w:r>
    </w:p>
    <w:p w14:paraId="70A350C4" w14:textId="77777777" w:rsidR="00471580" w:rsidRPr="00471580" w:rsidRDefault="00471580" w:rsidP="00471580">
      <w:pPr>
        <w:pStyle w:val="Litteraturfrteckning"/>
        <w:rPr>
          <w:lang w:val="en-GB"/>
        </w:rPr>
      </w:pPr>
      <w:r w:rsidRPr="00471580">
        <w:rPr>
          <w:lang w:val="en-GB"/>
        </w:rPr>
        <w:t>23.</w:t>
      </w:r>
      <w:r w:rsidRPr="00471580">
        <w:rPr>
          <w:lang w:val="en-GB"/>
        </w:rPr>
        <w:tab/>
        <w:t xml:space="preserve">Daufresne, M., Lengfellner, K. &amp; Sommer, U. Global warming benefits the small in aquatic ecosystems. </w:t>
      </w:r>
      <w:r w:rsidRPr="00471580">
        <w:rPr>
          <w:i/>
          <w:iCs/>
          <w:lang w:val="en-GB"/>
        </w:rPr>
        <w:t>Proceedings of the National Academy of Sciences, USA</w:t>
      </w:r>
      <w:r w:rsidRPr="00471580">
        <w:rPr>
          <w:lang w:val="en-GB"/>
        </w:rPr>
        <w:t xml:space="preserve"> </w:t>
      </w:r>
      <w:r w:rsidRPr="00471580">
        <w:rPr>
          <w:b/>
          <w:bCs/>
          <w:lang w:val="en-GB"/>
        </w:rPr>
        <w:t>106</w:t>
      </w:r>
      <w:r w:rsidRPr="00471580">
        <w:rPr>
          <w:lang w:val="en-GB"/>
        </w:rPr>
        <w:t>, 12788–12793 (2009).</w:t>
      </w:r>
    </w:p>
    <w:p w14:paraId="445E7374" w14:textId="77777777" w:rsidR="00471580" w:rsidRPr="00471580" w:rsidRDefault="00471580" w:rsidP="00471580">
      <w:pPr>
        <w:pStyle w:val="Litteraturfrteckning"/>
        <w:rPr>
          <w:lang w:val="en-GB"/>
        </w:rPr>
      </w:pPr>
      <w:r w:rsidRPr="00471580">
        <w:rPr>
          <w:lang w:val="en-GB"/>
        </w:rPr>
        <w:t>24.</w:t>
      </w:r>
      <w:r w:rsidRPr="00471580">
        <w:rPr>
          <w:lang w:val="en-GB"/>
        </w:rPr>
        <w:tab/>
        <w:t xml:space="preserve">Lindmark, M., Ohlberger, J. &amp; Gårdmark, A. Optimum growth temperature declines with body size within fish species. </w:t>
      </w:r>
      <w:r w:rsidRPr="00471580">
        <w:rPr>
          <w:i/>
          <w:iCs/>
          <w:lang w:val="en-GB"/>
        </w:rPr>
        <w:t>Global Change Biology</w:t>
      </w:r>
      <w:r w:rsidRPr="00471580">
        <w:rPr>
          <w:lang w:val="en-GB"/>
        </w:rPr>
        <w:t xml:space="preserve"> </w:t>
      </w:r>
      <w:r w:rsidRPr="00471580">
        <w:rPr>
          <w:b/>
          <w:bCs/>
          <w:lang w:val="en-GB"/>
        </w:rPr>
        <w:t>28</w:t>
      </w:r>
      <w:r w:rsidRPr="00471580">
        <w:rPr>
          <w:lang w:val="en-GB"/>
        </w:rPr>
        <w:t>, 2259–2271 (2022).</w:t>
      </w:r>
    </w:p>
    <w:p w14:paraId="767FF38B" w14:textId="77777777" w:rsidR="00471580" w:rsidRPr="00471580" w:rsidRDefault="00471580" w:rsidP="00471580">
      <w:pPr>
        <w:pStyle w:val="Litteraturfrteckning"/>
        <w:rPr>
          <w:lang w:val="en-GB"/>
        </w:rPr>
      </w:pPr>
      <w:r w:rsidRPr="00471580">
        <w:rPr>
          <w:lang w:val="en-GB"/>
        </w:rPr>
        <w:t>25.</w:t>
      </w:r>
      <w:r w:rsidRPr="00471580">
        <w:rPr>
          <w:lang w:val="en-GB"/>
        </w:rPr>
        <w:tab/>
        <w:t xml:space="preserve">Brett, J. R., Shelbourn, J. E. &amp; Shoop, C. T. Growth rate and body composition of fingerling sockeye salmon, </w:t>
      </w:r>
      <w:r w:rsidRPr="00471580">
        <w:rPr>
          <w:i/>
          <w:iCs/>
          <w:lang w:val="en-GB"/>
        </w:rPr>
        <w:t>Oncorhynchus nerka</w:t>
      </w:r>
      <w:r w:rsidRPr="00471580">
        <w:rPr>
          <w:lang w:val="en-GB"/>
        </w:rPr>
        <w:t xml:space="preserve">, in relation to temperature and ration size. </w:t>
      </w:r>
      <w:r w:rsidRPr="00471580">
        <w:rPr>
          <w:i/>
          <w:iCs/>
          <w:lang w:val="en-GB"/>
        </w:rPr>
        <w:t>J. Fish. Res. Bd. Can.</w:t>
      </w:r>
      <w:r w:rsidRPr="00471580">
        <w:rPr>
          <w:lang w:val="en-GB"/>
        </w:rPr>
        <w:t xml:space="preserve"> </w:t>
      </w:r>
      <w:r w:rsidRPr="00471580">
        <w:rPr>
          <w:b/>
          <w:bCs/>
          <w:lang w:val="en-GB"/>
        </w:rPr>
        <w:t>26</w:t>
      </w:r>
      <w:r w:rsidRPr="00471580">
        <w:rPr>
          <w:lang w:val="en-GB"/>
        </w:rPr>
        <w:t>, 2363–2394 (1969).</w:t>
      </w:r>
    </w:p>
    <w:p w14:paraId="25AF0380" w14:textId="77777777" w:rsidR="00471580" w:rsidRPr="00471580" w:rsidRDefault="00471580" w:rsidP="00471580">
      <w:pPr>
        <w:pStyle w:val="Litteraturfrteckning"/>
        <w:rPr>
          <w:lang w:val="en-GB"/>
        </w:rPr>
      </w:pPr>
      <w:r w:rsidRPr="00471580">
        <w:rPr>
          <w:lang w:val="en-GB"/>
        </w:rPr>
        <w:lastRenderedPageBreak/>
        <w:t>26.</w:t>
      </w:r>
      <w:r w:rsidRPr="00471580">
        <w:rPr>
          <w:lang w:val="en-GB"/>
        </w:rPr>
        <w:tab/>
        <w:t xml:space="preserve">Baudron, A. R., Needle, C. L., Rijnsdorp, A. D. &amp; Marshall, C. T. Warming temperatures and smaller body sizes: synchronous changes in growth of North Sea fishes. </w:t>
      </w:r>
      <w:r w:rsidRPr="00471580">
        <w:rPr>
          <w:i/>
          <w:iCs/>
          <w:lang w:val="en-GB"/>
        </w:rPr>
        <w:t>Global Change Biology</w:t>
      </w:r>
      <w:r w:rsidRPr="00471580">
        <w:rPr>
          <w:lang w:val="en-GB"/>
        </w:rPr>
        <w:t xml:space="preserve"> </w:t>
      </w:r>
      <w:r w:rsidRPr="00471580">
        <w:rPr>
          <w:b/>
          <w:bCs/>
          <w:lang w:val="en-GB"/>
        </w:rPr>
        <w:t>20</w:t>
      </w:r>
      <w:r w:rsidRPr="00471580">
        <w:rPr>
          <w:lang w:val="en-GB"/>
        </w:rPr>
        <w:t>, 1023–1031 (2014).</w:t>
      </w:r>
    </w:p>
    <w:p w14:paraId="4625FD79" w14:textId="77777777" w:rsidR="00471580" w:rsidRPr="00471580" w:rsidRDefault="00471580" w:rsidP="00471580">
      <w:pPr>
        <w:pStyle w:val="Litteraturfrteckning"/>
        <w:rPr>
          <w:lang w:val="en-GB"/>
        </w:rPr>
      </w:pPr>
      <w:r w:rsidRPr="00471580">
        <w:rPr>
          <w:lang w:val="en-GB"/>
        </w:rPr>
        <w:t>27.</w:t>
      </w:r>
      <w:r w:rsidRPr="00471580">
        <w:rPr>
          <w:lang w:val="en-GB"/>
        </w:rPr>
        <w:tab/>
        <w:t xml:space="preserve">Belkin, I. M. Rapid warming of large marine ecosystems. </w:t>
      </w:r>
      <w:r w:rsidRPr="00471580">
        <w:rPr>
          <w:i/>
          <w:iCs/>
          <w:lang w:val="en-GB"/>
        </w:rPr>
        <w:t>Progress in Oceanography</w:t>
      </w:r>
      <w:r w:rsidRPr="00471580">
        <w:rPr>
          <w:lang w:val="en-GB"/>
        </w:rPr>
        <w:t xml:space="preserve"> </w:t>
      </w:r>
      <w:r w:rsidRPr="00471580">
        <w:rPr>
          <w:b/>
          <w:bCs/>
          <w:lang w:val="en-GB"/>
        </w:rPr>
        <w:t>81</w:t>
      </w:r>
      <w:r w:rsidRPr="00471580">
        <w:rPr>
          <w:lang w:val="en-GB"/>
        </w:rPr>
        <w:t>, 207–213 (2009).</w:t>
      </w:r>
    </w:p>
    <w:p w14:paraId="3A79D8BC" w14:textId="77777777" w:rsidR="00471580" w:rsidRPr="00471580" w:rsidRDefault="00471580" w:rsidP="00471580">
      <w:pPr>
        <w:pStyle w:val="Litteraturfrteckning"/>
        <w:rPr>
          <w:lang w:val="en-GB"/>
        </w:rPr>
      </w:pPr>
      <w:r w:rsidRPr="00471580">
        <w:rPr>
          <w:lang w:val="en-GB"/>
        </w:rPr>
        <w:t>28.</w:t>
      </w:r>
      <w:r w:rsidRPr="00471580">
        <w:rPr>
          <w:lang w:val="en-GB"/>
        </w:rPr>
        <w:tab/>
        <w:t xml:space="preserve">Pauly, D. The gill-oxygen limitation theory (GOLT) and its critics. </w:t>
      </w:r>
      <w:r w:rsidRPr="00471580">
        <w:rPr>
          <w:i/>
          <w:iCs/>
          <w:lang w:val="en-GB"/>
        </w:rPr>
        <w:t>Science Advances</w:t>
      </w:r>
      <w:r w:rsidRPr="00471580">
        <w:rPr>
          <w:lang w:val="en-GB"/>
        </w:rPr>
        <w:t xml:space="preserve"> </w:t>
      </w:r>
      <w:r w:rsidRPr="00471580">
        <w:rPr>
          <w:b/>
          <w:bCs/>
          <w:lang w:val="en-GB"/>
        </w:rPr>
        <w:t>7</w:t>
      </w:r>
      <w:r w:rsidRPr="00471580">
        <w:rPr>
          <w:lang w:val="en-GB"/>
        </w:rPr>
        <w:t>, eabc6050 (2021).</w:t>
      </w:r>
    </w:p>
    <w:p w14:paraId="6F7C6C9A" w14:textId="77777777" w:rsidR="00471580" w:rsidRPr="00471580" w:rsidRDefault="00471580" w:rsidP="00471580">
      <w:pPr>
        <w:pStyle w:val="Litteraturfrteckning"/>
        <w:rPr>
          <w:lang w:val="en-GB"/>
        </w:rPr>
      </w:pPr>
      <w:r w:rsidRPr="00471580">
        <w:rPr>
          <w:lang w:val="en-GB"/>
        </w:rPr>
        <w:t>29.</w:t>
      </w:r>
      <w:r w:rsidRPr="00471580">
        <w:rPr>
          <w:lang w:val="en-GB"/>
        </w:rPr>
        <w:tab/>
        <w:t xml:space="preserve">Railsback, S. F. What We Don’t Know About the Effects of Temperature on Salmonid Growth. </w:t>
      </w:r>
      <w:r w:rsidRPr="00471580">
        <w:rPr>
          <w:i/>
          <w:iCs/>
          <w:lang w:val="en-GB"/>
        </w:rPr>
        <w:t>Transactions of the American Fisheries Society</w:t>
      </w:r>
      <w:r w:rsidRPr="00471580">
        <w:rPr>
          <w:lang w:val="en-GB"/>
        </w:rPr>
        <w:t xml:space="preserve"> </w:t>
      </w:r>
      <w:r w:rsidRPr="00471580">
        <w:rPr>
          <w:b/>
          <w:bCs/>
          <w:lang w:val="en-GB"/>
        </w:rPr>
        <w:t>151</w:t>
      </w:r>
      <w:r w:rsidRPr="00471580">
        <w:rPr>
          <w:lang w:val="en-GB"/>
        </w:rPr>
        <w:t>, 3–12 (2022).</w:t>
      </w:r>
    </w:p>
    <w:p w14:paraId="135F34A7" w14:textId="77777777" w:rsidR="00471580" w:rsidRPr="00471580" w:rsidRDefault="00471580" w:rsidP="00471580">
      <w:pPr>
        <w:pStyle w:val="Litteraturfrteckning"/>
        <w:rPr>
          <w:lang w:val="en-GB"/>
        </w:rPr>
      </w:pPr>
      <w:r w:rsidRPr="00471580">
        <w:rPr>
          <w:lang w:val="en-GB"/>
        </w:rPr>
        <w:t>30.</w:t>
      </w:r>
      <w:r w:rsidRPr="00471580">
        <w:rPr>
          <w:lang w:val="en-GB"/>
        </w:rPr>
        <w:tab/>
        <w:t xml:space="preserve">Gårdmark, A. &amp; Huss, M. Individual variation and interactions explain food web responses to global warming. </w:t>
      </w:r>
      <w:r w:rsidRPr="00471580">
        <w:rPr>
          <w:i/>
          <w:iCs/>
          <w:lang w:val="en-GB"/>
        </w:rPr>
        <w:t>Philosophical Transactions of the Royal Society B: Biological Sciences</w:t>
      </w:r>
      <w:r w:rsidRPr="00471580">
        <w:rPr>
          <w:lang w:val="en-GB"/>
        </w:rPr>
        <w:t xml:space="preserve"> </w:t>
      </w:r>
      <w:r w:rsidRPr="00471580">
        <w:rPr>
          <w:b/>
          <w:bCs/>
          <w:lang w:val="en-GB"/>
        </w:rPr>
        <w:t>375</w:t>
      </w:r>
      <w:r w:rsidRPr="00471580">
        <w:rPr>
          <w:lang w:val="en-GB"/>
        </w:rPr>
        <w:t>, 20190449 (2020).</w:t>
      </w:r>
    </w:p>
    <w:p w14:paraId="4673A2F0" w14:textId="77777777" w:rsidR="00471580" w:rsidRPr="00471580" w:rsidRDefault="00471580" w:rsidP="00471580">
      <w:pPr>
        <w:pStyle w:val="Litteraturfrteckning"/>
        <w:rPr>
          <w:lang w:val="en-GB"/>
        </w:rPr>
      </w:pPr>
      <w:r w:rsidRPr="00471580">
        <w:rPr>
          <w:lang w:val="en-GB"/>
        </w:rPr>
        <w:t>31.</w:t>
      </w:r>
      <w:r w:rsidRPr="00471580">
        <w:rPr>
          <w:lang w:val="en-GB"/>
        </w:rPr>
        <w:tab/>
        <w:t xml:space="preserve">McCoy, M. W. &amp; Gillooly, J. F. Predicting natural mortality rates of plants and animals. </w:t>
      </w:r>
      <w:r w:rsidRPr="00471580">
        <w:rPr>
          <w:i/>
          <w:iCs/>
          <w:lang w:val="en-GB"/>
        </w:rPr>
        <w:t>Ecology Letters</w:t>
      </w:r>
      <w:r w:rsidRPr="00471580">
        <w:rPr>
          <w:lang w:val="en-GB"/>
        </w:rPr>
        <w:t xml:space="preserve"> </w:t>
      </w:r>
      <w:r w:rsidRPr="00471580">
        <w:rPr>
          <w:b/>
          <w:bCs/>
          <w:lang w:val="en-GB"/>
        </w:rPr>
        <w:t>11</w:t>
      </w:r>
      <w:r w:rsidRPr="00471580">
        <w:rPr>
          <w:lang w:val="en-GB"/>
        </w:rPr>
        <w:t>, 710–716 (2008).</w:t>
      </w:r>
    </w:p>
    <w:p w14:paraId="5D3EBAD6" w14:textId="77777777" w:rsidR="00471580" w:rsidRPr="00471580" w:rsidRDefault="00471580" w:rsidP="00471580">
      <w:pPr>
        <w:pStyle w:val="Litteraturfrteckning"/>
        <w:rPr>
          <w:lang w:val="en-GB"/>
        </w:rPr>
      </w:pPr>
      <w:r w:rsidRPr="00471580">
        <w:rPr>
          <w:lang w:val="en-GB"/>
        </w:rPr>
        <w:t>32.</w:t>
      </w:r>
      <w:r w:rsidRPr="00471580">
        <w:rPr>
          <w:lang w:val="en-GB"/>
        </w:rPr>
        <w:tab/>
        <w:t xml:space="preserve">Munch, S. B. &amp; Salinas, S. Latitudinal variation in lifespan within species is explained by the metabolic theory of ecology. </w:t>
      </w:r>
      <w:r w:rsidRPr="00471580">
        <w:rPr>
          <w:i/>
          <w:iCs/>
          <w:lang w:val="en-GB"/>
        </w:rPr>
        <w:t>Proceedings of the National Academy of Sciences</w:t>
      </w:r>
      <w:r w:rsidRPr="00471580">
        <w:rPr>
          <w:lang w:val="en-GB"/>
        </w:rPr>
        <w:t xml:space="preserve"> </w:t>
      </w:r>
      <w:r w:rsidRPr="00471580">
        <w:rPr>
          <w:b/>
          <w:bCs/>
          <w:lang w:val="en-GB"/>
        </w:rPr>
        <w:t>106</w:t>
      </w:r>
      <w:r w:rsidRPr="00471580">
        <w:rPr>
          <w:lang w:val="en-GB"/>
        </w:rPr>
        <w:t>, 13860–13864 (2009).</w:t>
      </w:r>
    </w:p>
    <w:p w14:paraId="4A9281ED" w14:textId="77777777" w:rsidR="00471580" w:rsidRPr="00471580" w:rsidRDefault="00471580" w:rsidP="00471580">
      <w:pPr>
        <w:pStyle w:val="Litteraturfrteckning"/>
        <w:rPr>
          <w:lang w:val="en-GB"/>
        </w:rPr>
      </w:pPr>
      <w:r w:rsidRPr="00471580">
        <w:rPr>
          <w:lang w:val="en-GB"/>
        </w:rPr>
        <w:t>33.</w:t>
      </w:r>
      <w:r w:rsidRPr="00471580">
        <w:rPr>
          <w:lang w:val="en-GB"/>
        </w:rPr>
        <w:tab/>
        <w:t xml:space="preserve">Biro, P. A., Post, J. R. &amp; Booth, D. J. Mechanisms for climate-induced mortality of fish populations in whole-lake experiments. </w:t>
      </w:r>
      <w:r w:rsidRPr="00471580">
        <w:rPr>
          <w:i/>
          <w:iCs/>
          <w:lang w:val="en-GB"/>
        </w:rPr>
        <w:t>Proceedings of the National Academy of Sciences</w:t>
      </w:r>
      <w:r w:rsidRPr="00471580">
        <w:rPr>
          <w:lang w:val="en-GB"/>
        </w:rPr>
        <w:t xml:space="preserve"> </w:t>
      </w:r>
      <w:r w:rsidRPr="00471580">
        <w:rPr>
          <w:b/>
          <w:bCs/>
          <w:lang w:val="en-GB"/>
        </w:rPr>
        <w:t>104</w:t>
      </w:r>
      <w:r w:rsidRPr="00471580">
        <w:rPr>
          <w:lang w:val="en-GB"/>
        </w:rPr>
        <w:t>, 9715–9719 (2007).</w:t>
      </w:r>
    </w:p>
    <w:p w14:paraId="718F474C" w14:textId="77777777" w:rsidR="00471580" w:rsidRPr="00471580" w:rsidRDefault="00471580" w:rsidP="00471580">
      <w:pPr>
        <w:pStyle w:val="Litteraturfrteckning"/>
        <w:rPr>
          <w:lang w:val="en-GB"/>
        </w:rPr>
      </w:pPr>
      <w:r w:rsidRPr="00471580">
        <w:rPr>
          <w:lang w:val="en-GB"/>
        </w:rPr>
        <w:t>34.</w:t>
      </w:r>
      <w:r w:rsidRPr="00471580">
        <w:rPr>
          <w:lang w:val="en-GB"/>
        </w:rPr>
        <w:tab/>
        <w:t xml:space="preserve">Gislason, H., Daan, N., Rice, J. C. &amp; Pope, J. G. Size, growth, temperature and the natural mortality of marine fish: Natural mortality and size. </w:t>
      </w:r>
      <w:r w:rsidRPr="00471580">
        <w:rPr>
          <w:i/>
          <w:iCs/>
          <w:lang w:val="en-GB"/>
        </w:rPr>
        <w:t>Fish and Fisheries</w:t>
      </w:r>
      <w:r w:rsidRPr="00471580">
        <w:rPr>
          <w:lang w:val="en-GB"/>
        </w:rPr>
        <w:t xml:space="preserve"> </w:t>
      </w:r>
      <w:r w:rsidRPr="00471580">
        <w:rPr>
          <w:b/>
          <w:bCs/>
          <w:lang w:val="en-GB"/>
        </w:rPr>
        <w:t>11</w:t>
      </w:r>
      <w:r w:rsidRPr="00471580">
        <w:rPr>
          <w:lang w:val="en-GB"/>
        </w:rPr>
        <w:t>, 149–158 (2010).</w:t>
      </w:r>
    </w:p>
    <w:p w14:paraId="20AF2586" w14:textId="77777777" w:rsidR="00471580" w:rsidRPr="00471580" w:rsidRDefault="00471580" w:rsidP="00471580">
      <w:pPr>
        <w:pStyle w:val="Litteraturfrteckning"/>
        <w:rPr>
          <w:lang w:val="en-GB"/>
        </w:rPr>
      </w:pPr>
      <w:r w:rsidRPr="00471580">
        <w:rPr>
          <w:lang w:val="en-GB"/>
        </w:rPr>
        <w:lastRenderedPageBreak/>
        <w:t>35.</w:t>
      </w:r>
      <w:r w:rsidRPr="00471580">
        <w:rPr>
          <w:lang w:val="en-GB"/>
        </w:rPr>
        <w:tab/>
        <w:t xml:space="preserve">Berggren, T., Bergström, U., Sundblad, G. &amp; Östman, Ö. Warmer water increases early body growth of northern pike (Esox lucius) but mortality has larger impact on decreasing body sizes. </w:t>
      </w:r>
      <w:r w:rsidRPr="00471580">
        <w:rPr>
          <w:i/>
          <w:iCs/>
          <w:lang w:val="en-GB"/>
        </w:rPr>
        <w:t>Can. J. Fish. Aquat. Sci.</w:t>
      </w:r>
      <w:r w:rsidRPr="00471580">
        <w:rPr>
          <w:lang w:val="en-GB"/>
        </w:rPr>
        <w:t xml:space="preserve"> (2021) doi:10.1139/cjfas-2020-0386.</w:t>
      </w:r>
    </w:p>
    <w:p w14:paraId="7A3F4358" w14:textId="77777777" w:rsidR="00471580" w:rsidRPr="00471580" w:rsidRDefault="00471580" w:rsidP="00471580">
      <w:pPr>
        <w:pStyle w:val="Litteraturfrteckning"/>
        <w:rPr>
          <w:lang w:val="en-GB"/>
        </w:rPr>
      </w:pPr>
      <w:r w:rsidRPr="00471580">
        <w:rPr>
          <w:lang w:val="en-GB"/>
        </w:rPr>
        <w:t>36.</w:t>
      </w:r>
      <w:r w:rsidRPr="00471580">
        <w:rPr>
          <w:lang w:val="en-GB"/>
        </w:rPr>
        <w:tab/>
        <w:t xml:space="preserve">Ohlberger, J. Climate warming and ectotherm body size – from individual physiology to community ecology. </w:t>
      </w:r>
      <w:r w:rsidRPr="00471580">
        <w:rPr>
          <w:i/>
          <w:iCs/>
          <w:lang w:val="en-GB"/>
        </w:rPr>
        <w:t>Functional Ecology</w:t>
      </w:r>
      <w:r w:rsidRPr="00471580">
        <w:rPr>
          <w:lang w:val="en-GB"/>
        </w:rPr>
        <w:t xml:space="preserve"> </w:t>
      </w:r>
      <w:r w:rsidRPr="00471580">
        <w:rPr>
          <w:b/>
          <w:bCs/>
          <w:lang w:val="en-GB"/>
        </w:rPr>
        <w:t>27</w:t>
      </w:r>
      <w:r w:rsidRPr="00471580">
        <w:rPr>
          <w:lang w:val="en-GB"/>
        </w:rPr>
        <w:t>, 991–1001 (2013).</w:t>
      </w:r>
    </w:p>
    <w:p w14:paraId="6807739D" w14:textId="77777777" w:rsidR="00471580" w:rsidRPr="00471580" w:rsidRDefault="00471580" w:rsidP="00471580">
      <w:pPr>
        <w:pStyle w:val="Litteraturfrteckning"/>
        <w:rPr>
          <w:lang w:val="en-GB"/>
        </w:rPr>
      </w:pPr>
      <w:r w:rsidRPr="00471580">
        <w:rPr>
          <w:lang w:val="en-GB"/>
        </w:rPr>
        <w:t>37.</w:t>
      </w:r>
      <w:r w:rsidRPr="00471580">
        <w:rPr>
          <w:lang w:val="en-GB"/>
        </w:rPr>
        <w:tab/>
        <w:t xml:space="preserve">Ohlberger, J., Ward, E. J., Schindler, D. E. &amp; Lewis, B. Demographic changes in Chinook salmon across the Northeast Pacific Ocean. </w:t>
      </w:r>
      <w:r w:rsidRPr="00471580">
        <w:rPr>
          <w:i/>
          <w:iCs/>
          <w:lang w:val="en-GB"/>
        </w:rPr>
        <w:t>Fish and Fisheries</w:t>
      </w:r>
      <w:r w:rsidRPr="00471580">
        <w:rPr>
          <w:lang w:val="en-GB"/>
        </w:rPr>
        <w:t xml:space="preserve"> </w:t>
      </w:r>
      <w:r w:rsidRPr="00471580">
        <w:rPr>
          <w:b/>
          <w:bCs/>
          <w:lang w:val="en-GB"/>
        </w:rPr>
        <w:t>19</w:t>
      </w:r>
      <w:r w:rsidRPr="00471580">
        <w:rPr>
          <w:lang w:val="en-GB"/>
        </w:rPr>
        <w:t>, 533–546 (2018).</w:t>
      </w:r>
    </w:p>
    <w:p w14:paraId="00EB3690" w14:textId="77777777" w:rsidR="00471580" w:rsidRPr="00095AF9" w:rsidRDefault="00471580" w:rsidP="00471580">
      <w:pPr>
        <w:pStyle w:val="Litteraturfrteckning"/>
        <w:rPr>
          <w:lang w:val="sv-SE"/>
        </w:rPr>
      </w:pPr>
      <w:r w:rsidRPr="00471580">
        <w:rPr>
          <w:lang w:val="en-GB"/>
        </w:rPr>
        <w:t>38.</w:t>
      </w:r>
      <w:r w:rsidRPr="00471580">
        <w:rPr>
          <w:lang w:val="en-GB"/>
        </w:rPr>
        <w:tab/>
        <w:t xml:space="preserve">Audzijonyte, A. </w:t>
      </w:r>
      <w:r w:rsidRPr="00471580">
        <w:rPr>
          <w:i/>
          <w:iCs/>
          <w:lang w:val="en-GB"/>
        </w:rPr>
        <w:t>et al.</w:t>
      </w:r>
      <w:r w:rsidRPr="00471580">
        <w:rPr>
          <w:lang w:val="en-GB"/>
        </w:rPr>
        <w:t xml:space="preserve"> Fish body sizes change with temperature but not all species shrink with warming. </w:t>
      </w:r>
      <w:r w:rsidRPr="00095AF9">
        <w:rPr>
          <w:i/>
          <w:iCs/>
          <w:lang w:val="sv-SE"/>
        </w:rPr>
        <w:t>Nat Ecol Evol</w:t>
      </w:r>
      <w:r w:rsidRPr="00095AF9">
        <w:rPr>
          <w:lang w:val="sv-SE"/>
        </w:rPr>
        <w:t xml:space="preserve"> </w:t>
      </w:r>
      <w:r w:rsidRPr="00095AF9">
        <w:rPr>
          <w:b/>
          <w:bCs/>
          <w:lang w:val="sv-SE"/>
        </w:rPr>
        <w:t>4</w:t>
      </w:r>
      <w:r w:rsidRPr="00095AF9">
        <w:rPr>
          <w:lang w:val="sv-SE"/>
        </w:rPr>
        <w:t>, 809–814 (2020).</w:t>
      </w:r>
    </w:p>
    <w:p w14:paraId="5A98F4B3" w14:textId="77777777" w:rsidR="00471580" w:rsidRPr="00095AF9" w:rsidRDefault="00471580" w:rsidP="00471580">
      <w:pPr>
        <w:pStyle w:val="Litteraturfrteckning"/>
        <w:rPr>
          <w:lang w:val="sv-SE"/>
        </w:rPr>
      </w:pPr>
      <w:r w:rsidRPr="00095AF9">
        <w:rPr>
          <w:lang w:val="sv-SE"/>
        </w:rPr>
        <w:t>39.</w:t>
      </w:r>
      <w:r w:rsidRPr="00095AF9">
        <w:rPr>
          <w:lang w:val="sv-SE"/>
        </w:rPr>
        <w:tab/>
        <w:t xml:space="preserve">Adill, A., Mo, K., Sevastik, A., Olsson, J. &amp; Bergström, L. </w:t>
      </w:r>
      <w:r w:rsidRPr="00095AF9">
        <w:rPr>
          <w:i/>
          <w:iCs/>
          <w:lang w:val="sv-SE"/>
        </w:rPr>
        <w:t>Biologisk recipientkontroll vid Forsmarks kärnkraftverk (in Swedish)</w:t>
      </w:r>
      <w:r w:rsidRPr="00095AF9">
        <w:rPr>
          <w:lang w:val="sv-SE"/>
        </w:rPr>
        <w:t>. https://pub.epsilon.slu.se/11349/ (2013).</w:t>
      </w:r>
    </w:p>
    <w:p w14:paraId="38F04E52" w14:textId="77777777" w:rsidR="00471580" w:rsidRPr="00471580" w:rsidRDefault="00471580" w:rsidP="00471580">
      <w:pPr>
        <w:pStyle w:val="Litteraturfrteckning"/>
        <w:rPr>
          <w:lang w:val="en-GB"/>
        </w:rPr>
      </w:pPr>
      <w:r w:rsidRPr="00471580">
        <w:rPr>
          <w:lang w:val="en-GB"/>
        </w:rPr>
        <w:t>40.</w:t>
      </w:r>
      <w:r w:rsidRPr="00471580">
        <w:rPr>
          <w:lang w:val="en-GB"/>
        </w:rPr>
        <w:tab/>
        <w:t xml:space="preserve">Huss, M., Lindmark, M., Jacobson, P., van Dorst, R. M. &amp; Gårdmark, A. Experimental evidence of gradual size‐dependent shifts in body size and growth of fish in response to warming. </w:t>
      </w:r>
      <w:r w:rsidRPr="00471580">
        <w:rPr>
          <w:i/>
          <w:iCs/>
          <w:lang w:val="en-GB"/>
        </w:rPr>
        <w:t>Glob Change Biol</w:t>
      </w:r>
      <w:r w:rsidRPr="00471580">
        <w:rPr>
          <w:lang w:val="en-GB"/>
        </w:rPr>
        <w:t xml:space="preserve"> </w:t>
      </w:r>
      <w:r w:rsidRPr="00471580">
        <w:rPr>
          <w:b/>
          <w:bCs/>
          <w:lang w:val="en-GB"/>
        </w:rPr>
        <w:t>25</w:t>
      </w:r>
      <w:r w:rsidRPr="00471580">
        <w:rPr>
          <w:lang w:val="en-GB"/>
        </w:rPr>
        <w:t>, 2285–2295 (2019).</w:t>
      </w:r>
    </w:p>
    <w:p w14:paraId="75F9762E" w14:textId="77777777" w:rsidR="00471580" w:rsidRPr="00095AF9" w:rsidRDefault="00471580" w:rsidP="00471580">
      <w:pPr>
        <w:pStyle w:val="Litteraturfrteckning"/>
        <w:rPr>
          <w:lang w:val="sv-SE"/>
        </w:rPr>
      </w:pPr>
      <w:r w:rsidRPr="00471580">
        <w:rPr>
          <w:lang w:val="en-GB"/>
        </w:rPr>
        <w:t>41.</w:t>
      </w:r>
      <w:r w:rsidRPr="00471580">
        <w:rPr>
          <w:lang w:val="en-GB"/>
        </w:rPr>
        <w:tab/>
        <w:t xml:space="preserve">Björklund, M., Aho, T. &amp; Behrmann-Godel, J. Isolation over 35 years in a heated biotest basin causes selection on MHC class IIß genes in the European perch (Perca fluviatilis L.). </w:t>
      </w:r>
      <w:r w:rsidRPr="00095AF9">
        <w:rPr>
          <w:i/>
          <w:iCs/>
          <w:lang w:val="sv-SE"/>
        </w:rPr>
        <w:t>Ecol Evol</w:t>
      </w:r>
      <w:r w:rsidRPr="00095AF9">
        <w:rPr>
          <w:lang w:val="sv-SE"/>
        </w:rPr>
        <w:t xml:space="preserve"> </w:t>
      </w:r>
      <w:r w:rsidRPr="00095AF9">
        <w:rPr>
          <w:b/>
          <w:bCs/>
          <w:lang w:val="sv-SE"/>
        </w:rPr>
        <w:t>5</w:t>
      </w:r>
      <w:r w:rsidRPr="00095AF9">
        <w:rPr>
          <w:lang w:val="sv-SE"/>
        </w:rPr>
        <w:t>, 1440–1455 (2015).</w:t>
      </w:r>
    </w:p>
    <w:p w14:paraId="7E37AD1B" w14:textId="77777777" w:rsidR="00471580" w:rsidRPr="00095AF9" w:rsidRDefault="00471580" w:rsidP="00471580">
      <w:pPr>
        <w:pStyle w:val="Litteraturfrteckning"/>
        <w:rPr>
          <w:lang w:val="sv-SE"/>
        </w:rPr>
      </w:pPr>
      <w:r w:rsidRPr="00095AF9">
        <w:rPr>
          <w:lang w:val="sv-SE"/>
        </w:rPr>
        <w:t>42.</w:t>
      </w:r>
      <w:r w:rsidRPr="00095AF9">
        <w:rPr>
          <w:lang w:val="sv-SE"/>
        </w:rPr>
        <w:tab/>
        <w:t xml:space="preserve">Thoresson, G. </w:t>
      </w:r>
      <w:r w:rsidRPr="00095AF9">
        <w:rPr>
          <w:i/>
          <w:iCs/>
          <w:lang w:val="sv-SE"/>
        </w:rPr>
        <w:t>Metoder för övervakning av kustfiskbestånd (in Swedish)</w:t>
      </w:r>
      <w:r w:rsidRPr="00095AF9">
        <w:rPr>
          <w:lang w:val="sv-SE"/>
        </w:rPr>
        <w:t>. http://urn.kb.se/resolve?urn=urn:nbn:se:havochvatten:diva-317 (1996).</w:t>
      </w:r>
    </w:p>
    <w:p w14:paraId="38F8E250" w14:textId="77777777" w:rsidR="00471580" w:rsidRPr="00471580" w:rsidRDefault="00471580" w:rsidP="00471580">
      <w:pPr>
        <w:pStyle w:val="Litteraturfrteckning"/>
        <w:rPr>
          <w:lang w:val="en-GB"/>
        </w:rPr>
      </w:pPr>
      <w:r w:rsidRPr="00471580">
        <w:rPr>
          <w:lang w:val="en-GB"/>
        </w:rPr>
        <w:t>43.</w:t>
      </w:r>
      <w:r w:rsidRPr="00471580">
        <w:rPr>
          <w:lang w:val="en-GB"/>
        </w:rPr>
        <w:tab/>
        <w:t xml:space="preserve">Morrongiello, J. R. &amp; Thresher, R. E. A statistical framework to explore ontogenetic growth variation among individuals and populations: a marine fish example. </w:t>
      </w:r>
      <w:r w:rsidRPr="00471580">
        <w:rPr>
          <w:i/>
          <w:iCs/>
          <w:lang w:val="en-GB"/>
        </w:rPr>
        <w:t>Ecological Monographs</w:t>
      </w:r>
      <w:r w:rsidRPr="00471580">
        <w:rPr>
          <w:lang w:val="en-GB"/>
        </w:rPr>
        <w:t xml:space="preserve"> </w:t>
      </w:r>
      <w:r w:rsidRPr="00471580">
        <w:rPr>
          <w:b/>
          <w:bCs/>
          <w:lang w:val="en-GB"/>
        </w:rPr>
        <w:t>85</w:t>
      </w:r>
      <w:r w:rsidRPr="00471580">
        <w:rPr>
          <w:lang w:val="en-GB"/>
        </w:rPr>
        <w:t>, 93–115 (2015).</w:t>
      </w:r>
    </w:p>
    <w:p w14:paraId="3F0EFA7E" w14:textId="77777777" w:rsidR="00471580" w:rsidRPr="00471580" w:rsidRDefault="00471580" w:rsidP="00471580">
      <w:pPr>
        <w:pStyle w:val="Litteraturfrteckning"/>
        <w:rPr>
          <w:lang w:val="en-GB"/>
        </w:rPr>
      </w:pPr>
      <w:r w:rsidRPr="00471580">
        <w:rPr>
          <w:lang w:val="en-GB"/>
        </w:rPr>
        <w:t>44.</w:t>
      </w:r>
      <w:r w:rsidRPr="00471580">
        <w:rPr>
          <w:lang w:val="en-GB"/>
        </w:rPr>
        <w:tab/>
        <w:t xml:space="preserve">Wesner, J. S. &amp; Pomeranz, J. P. F. Choosing priors in Bayesian ecological models by simulating from the prior predictive distribution. </w:t>
      </w:r>
      <w:r w:rsidRPr="00471580">
        <w:rPr>
          <w:i/>
          <w:iCs/>
          <w:lang w:val="en-GB"/>
        </w:rPr>
        <w:t>Ecosphere</w:t>
      </w:r>
      <w:r w:rsidRPr="00471580">
        <w:rPr>
          <w:lang w:val="en-GB"/>
        </w:rPr>
        <w:t xml:space="preserve"> </w:t>
      </w:r>
      <w:r w:rsidRPr="00471580">
        <w:rPr>
          <w:b/>
          <w:bCs/>
          <w:lang w:val="en-GB"/>
        </w:rPr>
        <w:t>12</w:t>
      </w:r>
      <w:r w:rsidRPr="00471580">
        <w:rPr>
          <w:lang w:val="en-GB"/>
        </w:rPr>
        <w:t>, e03739 (2021).</w:t>
      </w:r>
    </w:p>
    <w:p w14:paraId="3CAC8F09" w14:textId="77777777" w:rsidR="00471580" w:rsidRPr="00471580" w:rsidRDefault="00471580" w:rsidP="00471580">
      <w:pPr>
        <w:pStyle w:val="Litteraturfrteckning"/>
        <w:rPr>
          <w:lang w:val="en-GB"/>
        </w:rPr>
      </w:pPr>
      <w:r w:rsidRPr="00471580">
        <w:rPr>
          <w:lang w:val="en-GB"/>
        </w:rPr>
        <w:lastRenderedPageBreak/>
        <w:t>45.</w:t>
      </w:r>
      <w:r w:rsidRPr="00471580">
        <w:rPr>
          <w:lang w:val="en-GB"/>
        </w:rPr>
        <w:tab/>
        <w:t xml:space="preserve">Edwards, A. M., Robinson, J. P. W., Blanchard, J. L., Baum, J. K. &amp; Plank, M. J. Accounting for the bin structure of data removes bias when fitting size spectra. </w:t>
      </w:r>
      <w:r w:rsidRPr="00471580">
        <w:rPr>
          <w:i/>
          <w:iCs/>
          <w:lang w:val="en-GB"/>
        </w:rPr>
        <w:t>Marine Ecology Progress Series</w:t>
      </w:r>
      <w:r w:rsidRPr="00471580">
        <w:rPr>
          <w:lang w:val="en-GB"/>
        </w:rPr>
        <w:t xml:space="preserve"> </w:t>
      </w:r>
      <w:r w:rsidRPr="00471580">
        <w:rPr>
          <w:b/>
          <w:bCs/>
          <w:lang w:val="en-GB"/>
        </w:rPr>
        <w:t>636</w:t>
      </w:r>
      <w:r w:rsidRPr="00471580">
        <w:rPr>
          <w:lang w:val="en-GB"/>
        </w:rPr>
        <w:t>, 19–33 (2020).</w:t>
      </w:r>
    </w:p>
    <w:p w14:paraId="42F82F40" w14:textId="77777777" w:rsidR="00471580" w:rsidRPr="00471580" w:rsidRDefault="00471580" w:rsidP="00471580">
      <w:pPr>
        <w:pStyle w:val="Litteraturfrteckning"/>
        <w:rPr>
          <w:lang w:val="en-GB"/>
        </w:rPr>
      </w:pPr>
      <w:r w:rsidRPr="00471580">
        <w:rPr>
          <w:lang w:val="en-GB"/>
        </w:rPr>
        <w:t>46.</w:t>
      </w:r>
      <w:r w:rsidRPr="00471580">
        <w:rPr>
          <w:lang w:val="en-GB"/>
        </w:rPr>
        <w:tab/>
        <w:t xml:space="preserve">Edwards, A. </w:t>
      </w:r>
      <w:r w:rsidRPr="00471580">
        <w:rPr>
          <w:i/>
          <w:iCs/>
          <w:lang w:val="en-GB"/>
        </w:rPr>
        <w:t>sizeSpectra: Fitting Size Spectra to Ecological Data Using Maximum Likelihood</w:t>
      </w:r>
      <w:r w:rsidRPr="00471580">
        <w:rPr>
          <w:lang w:val="en-GB"/>
        </w:rPr>
        <w:t>. (2020).</w:t>
      </w:r>
    </w:p>
    <w:p w14:paraId="46398211" w14:textId="77777777" w:rsidR="00471580" w:rsidRPr="00471580" w:rsidRDefault="00471580" w:rsidP="00471580">
      <w:pPr>
        <w:pStyle w:val="Litteraturfrteckning"/>
        <w:rPr>
          <w:lang w:val="en-GB"/>
        </w:rPr>
      </w:pPr>
      <w:r w:rsidRPr="00471580">
        <w:rPr>
          <w:lang w:val="en-GB"/>
        </w:rPr>
        <w:t>47.</w:t>
      </w:r>
      <w:r w:rsidRPr="00471580">
        <w:rPr>
          <w:lang w:val="en-GB"/>
        </w:rPr>
        <w:tab/>
        <w:t xml:space="preserve">R Core Team. </w:t>
      </w:r>
      <w:r w:rsidRPr="00471580">
        <w:rPr>
          <w:i/>
          <w:iCs/>
          <w:lang w:val="en-GB"/>
        </w:rPr>
        <w:t>R: A Language and Environment for Statistical Computing. R Foundation for Statistical Computing</w:t>
      </w:r>
      <w:r w:rsidRPr="00471580">
        <w:rPr>
          <w:lang w:val="en-GB"/>
        </w:rPr>
        <w:t>. (2020).</w:t>
      </w:r>
    </w:p>
    <w:p w14:paraId="273F9B85" w14:textId="77777777" w:rsidR="00471580" w:rsidRPr="00471580" w:rsidRDefault="00471580" w:rsidP="00471580">
      <w:pPr>
        <w:pStyle w:val="Litteraturfrteckning"/>
        <w:rPr>
          <w:lang w:val="en-GB"/>
        </w:rPr>
      </w:pPr>
      <w:r w:rsidRPr="00471580">
        <w:rPr>
          <w:lang w:val="en-GB"/>
        </w:rPr>
        <w:t>48.</w:t>
      </w:r>
      <w:r w:rsidRPr="00471580">
        <w:rPr>
          <w:lang w:val="en-GB"/>
        </w:rPr>
        <w:tab/>
        <w:t xml:space="preserve">Wickham, H. </w:t>
      </w:r>
      <w:r w:rsidRPr="00471580">
        <w:rPr>
          <w:i/>
          <w:iCs/>
          <w:lang w:val="en-GB"/>
        </w:rPr>
        <w:t>et al.</w:t>
      </w:r>
      <w:r w:rsidRPr="00471580">
        <w:rPr>
          <w:lang w:val="en-GB"/>
        </w:rPr>
        <w:t xml:space="preserve"> Welcome to the tidyverse. </w:t>
      </w:r>
      <w:r w:rsidRPr="00471580">
        <w:rPr>
          <w:i/>
          <w:iCs/>
          <w:lang w:val="en-GB"/>
        </w:rPr>
        <w:t>Journal of Open Source Software</w:t>
      </w:r>
      <w:r w:rsidRPr="00471580">
        <w:rPr>
          <w:lang w:val="en-GB"/>
        </w:rPr>
        <w:t xml:space="preserve"> 1686 (2019) doi:https://doi.org/10.21105/joss.01686.</w:t>
      </w:r>
    </w:p>
    <w:p w14:paraId="4E3E12E2" w14:textId="77777777" w:rsidR="00471580" w:rsidRPr="00471580" w:rsidRDefault="00471580" w:rsidP="00471580">
      <w:pPr>
        <w:pStyle w:val="Litteraturfrteckning"/>
        <w:rPr>
          <w:lang w:val="en-GB"/>
        </w:rPr>
      </w:pPr>
      <w:r w:rsidRPr="00471580">
        <w:rPr>
          <w:lang w:val="en-GB"/>
        </w:rPr>
        <w:t>49.</w:t>
      </w:r>
      <w:r w:rsidRPr="00471580">
        <w:rPr>
          <w:lang w:val="en-GB"/>
        </w:rPr>
        <w:tab/>
        <w:t xml:space="preserve">Bürkner, P.-C. </w:t>
      </w:r>
      <w:r w:rsidRPr="00471580">
        <w:rPr>
          <w:b/>
          <w:bCs/>
          <w:lang w:val="en-GB"/>
        </w:rPr>
        <w:t>brms</w:t>
      </w:r>
      <w:r w:rsidRPr="00471580">
        <w:rPr>
          <w:lang w:val="en-GB"/>
        </w:rPr>
        <w:t xml:space="preserve"> : An </w:t>
      </w:r>
      <w:r w:rsidRPr="00471580">
        <w:rPr>
          <w:i/>
          <w:iCs/>
          <w:lang w:val="en-GB"/>
        </w:rPr>
        <w:t>R</w:t>
      </w:r>
      <w:r w:rsidRPr="00471580">
        <w:rPr>
          <w:lang w:val="en-GB"/>
        </w:rPr>
        <w:t xml:space="preserve"> Package for Bayesian Multilevel Models Using </w:t>
      </w:r>
      <w:r w:rsidRPr="00471580">
        <w:rPr>
          <w:i/>
          <w:iCs/>
          <w:lang w:val="en-GB"/>
        </w:rPr>
        <w:t>Stan</w:t>
      </w:r>
      <w:r w:rsidRPr="00471580">
        <w:rPr>
          <w:lang w:val="en-GB"/>
        </w:rPr>
        <w:t xml:space="preserve">. </w:t>
      </w:r>
      <w:r w:rsidRPr="00471580">
        <w:rPr>
          <w:i/>
          <w:iCs/>
          <w:lang w:val="en-GB"/>
        </w:rPr>
        <w:t>Journal of Statistical Software</w:t>
      </w:r>
      <w:r w:rsidRPr="00471580">
        <w:rPr>
          <w:lang w:val="en-GB"/>
        </w:rPr>
        <w:t xml:space="preserve"> </w:t>
      </w:r>
      <w:r w:rsidRPr="00471580">
        <w:rPr>
          <w:b/>
          <w:bCs/>
          <w:lang w:val="en-GB"/>
        </w:rPr>
        <w:t>80</w:t>
      </w:r>
      <w:r w:rsidRPr="00471580">
        <w:rPr>
          <w:lang w:val="en-GB"/>
        </w:rPr>
        <w:t>, (2017).</w:t>
      </w:r>
    </w:p>
    <w:p w14:paraId="3E675293" w14:textId="77777777" w:rsidR="00471580" w:rsidRPr="00471580" w:rsidRDefault="00471580" w:rsidP="00471580">
      <w:pPr>
        <w:pStyle w:val="Litteraturfrteckning"/>
        <w:rPr>
          <w:lang w:val="en-GB"/>
        </w:rPr>
      </w:pPr>
      <w:r w:rsidRPr="00471580">
        <w:rPr>
          <w:lang w:val="en-GB"/>
        </w:rPr>
        <w:t>50.</w:t>
      </w:r>
      <w:r w:rsidRPr="00471580">
        <w:rPr>
          <w:lang w:val="en-GB"/>
        </w:rPr>
        <w:tab/>
        <w:t xml:space="preserve">Vehtari, A., Gelman, A. &amp; Gabry, J. Practical Bayesian model evaluation using leave-one-out cross-validation and WAIC. </w:t>
      </w:r>
      <w:r w:rsidRPr="00471580">
        <w:rPr>
          <w:i/>
          <w:iCs/>
          <w:lang w:val="en-GB"/>
        </w:rPr>
        <w:t>Stat Comput</w:t>
      </w:r>
      <w:r w:rsidRPr="00471580">
        <w:rPr>
          <w:lang w:val="en-GB"/>
        </w:rPr>
        <w:t xml:space="preserve"> </w:t>
      </w:r>
      <w:r w:rsidRPr="00471580">
        <w:rPr>
          <w:b/>
          <w:bCs/>
          <w:lang w:val="en-GB"/>
        </w:rPr>
        <w:t>27</w:t>
      </w:r>
      <w:r w:rsidRPr="00471580">
        <w:rPr>
          <w:lang w:val="en-GB"/>
        </w:rPr>
        <w:t>, 1413–1432 (2017).</w:t>
      </w:r>
    </w:p>
    <w:p w14:paraId="1CD7AF84" w14:textId="77777777" w:rsidR="00471580" w:rsidRPr="00471580" w:rsidRDefault="00471580" w:rsidP="00471580">
      <w:pPr>
        <w:pStyle w:val="Litteraturfrteckning"/>
        <w:rPr>
          <w:lang w:val="en-GB"/>
        </w:rPr>
      </w:pPr>
      <w:r w:rsidRPr="00471580">
        <w:rPr>
          <w:lang w:val="en-GB"/>
        </w:rPr>
        <w:t>51.</w:t>
      </w:r>
      <w:r w:rsidRPr="00471580">
        <w:rPr>
          <w:lang w:val="en-GB"/>
        </w:rPr>
        <w:tab/>
        <w:t xml:space="preserve">Vehtari, A. </w:t>
      </w:r>
      <w:r w:rsidRPr="00471580">
        <w:rPr>
          <w:i/>
          <w:iCs/>
          <w:lang w:val="en-GB"/>
        </w:rPr>
        <w:t>et al.</w:t>
      </w:r>
      <w:r w:rsidRPr="00471580">
        <w:rPr>
          <w:lang w:val="en-GB"/>
        </w:rPr>
        <w:t xml:space="preserve"> </w:t>
      </w:r>
      <w:r w:rsidRPr="00471580">
        <w:rPr>
          <w:i/>
          <w:iCs/>
          <w:lang w:val="en-GB"/>
        </w:rPr>
        <w:t>loo: Efficient leave-one-out cross-validation and WAIC for Bayesian models.</w:t>
      </w:r>
      <w:r w:rsidRPr="00471580">
        <w:rPr>
          <w:lang w:val="en-GB"/>
        </w:rPr>
        <w:t xml:space="preserve"> (2020).</w:t>
      </w:r>
    </w:p>
    <w:p w14:paraId="197513D4" w14:textId="77777777" w:rsidR="00471580" w:rsidRPr="00471580" w:rsidRDefault="00471580" w:rsidP="00471580">
      <w:pPr>
        <w:pStyle w:val="Litteraturfrteckning"/>
        <w:rPr>
          <w:lang w:val="en-GB"/>
        </w:rPr>
      </w:pPr>
      <w:r w:rsidRPr="00471580">
        <w:rPr>
          <w:lang w:val="en-GB"/>
        </w:rPr>
        <w:t>52.</w:t>
      </w:r>
      <w:r w:rsidRPr="00471580">
        <w:rPr>
          <w:lang w:val="en-GB"/>
        </w:rPr>
        <w:tab/>
        <w:t xml:space="preserve">Gabry, J., Simpson, D., Vehtari, A., Betancourt, M. &amp; Gelman, A. Visualization in Bayesian workflow. </w:t>
      </w:r>
      <w:r w:rsidRPr="00471580">
        <w:rPr>
          <w:i/>
          <w:iCs/>
          <w:lang w:val="en-GB"/>
        </w:rPr>
        <w:t>J. R. Stat. Soc. A</w:t>
      </w:r>
      <w:r w:rsidRPr="00471580">
        <w:rPr>
          <w:lang w:val="en-GB"/>
        </w:rPr>
        <w:t xml:space="preserve"> </w:t>
      </w:r>
      <w:r w:rsidRPr="00471580">
        <w:rPr>
          <w:b/>
          <w:bCs/>
          <w:lang w:val="en-GB"/>
        </w:rPr>
        <w:t>182</w:t>
      </w:r>
      <w:r w:rsidRPr="00471580">
        <w:rPr>
          <w:lang w:val="en-GB"/>
        </w:rPr>
        <w:t>, 389–402 (2019).</w:t>
      </w:r>
    </w:p>
    <w:p w14:paraId="3B865A52" w14:textId="77777777" w:rsidR="00471580" w:rsidRPr="00471580" w:rsidRDefault="00471580" w:rsidP="00471580">
      <w:pPr>
        <w:pStyle w:val="Litteraturfrteckning"/>
        <w:rPr>
          <w:lang w:val="en-GB"/>
        </w:rPr>
      </w:pPr>
      <w:r w:rsidRPr="00471580">
        <w:rPr>
          <w:lang w:val="en-GB"/>
        </w:rPr>
        <w:t>53.</w:t>
      </w:r>
      <w:r w:rsidRPr="00471580">
        <w:rPr>
          <w:lang w:val="en-GB"/>
        </w:rPr>
        <w:tab/>
        <w:t xml:space="preserve">Kay, M. </w:t>
      </w:r>
      <w:r w:rsidRPr="00471580">
        <w:rPr>
          <w:i/>
          <w:iCs/>
          <w:lang w:val="en-GB"/>
        </w:rPr>
        <w:t>tidybayes: Tidy Data and Geoms for Bayesian Models</w:t>
      </w:r>
      <w:r w:rsidRPr="00471580">
        <w:rPr>
          <w:lang w:val="en-GB"/>
        </w:rPr>
        <w:t>. (2019).</w:t>
      </w:r>
    </w:p>
    <w:p w14:paraId="2C43DF5F" w14:textId="77777777" w:rsidR="00471580" w:rsidRPr="00471580" w:rsidRDefault="00471580" w:rsidP="00471580">
      <w:pPr>
        <w:pStyle w:val="Litteraturfrteckning"/>
        <w:rPr>
          <w:lang w:val="en-GB"/>
        </w:rPr>
      </w:pPr>
      <w:r w:rsidRPr="00471580">
        <w:rPr>
          <w:lang w:val="en-GB"/>
        </w:rPr>
        <w:t>54.</w:t>
      </w:r>
      <w:r w:rsidRPr="00471580">
        <w:rPr>
          <w:lang w:val="en-GB"/>
        </w:rPr>
        <w:tab/>
        <w:t xml:space="preserve">Gelman, A., Carlin, J., Stern, H. &amp; Rubin, D. </w:t>
      </w:r>
      <w:r w:rsidRPr="00471580">
        <w:rPr>
          <w:i/>
          <w:iCs/>
          <w:lang w:val="en-GB"/>
        </w:rPr>
        <w:t>Bayesian Data Analysis. 2nd edition</w:t>
      </w:r>
      <w:r w:rsidRPr="00471580">
        <w:rPr>
          <w:lang w:val="en-GB"/>
        </w:rPr>
        <w:t>. (Chapman and Hall/CRC, 2003).</w:t>
      </w:r>
    </w:p>
    <w:p w14:paraId="0000008E" w14:textId="10299C83" w:rsidR="00037DE8" w:rsidRPr="0078385D" w:rsidRDefault="00674C63" w:rsidP="007C3DE3">
      <w:pPr>
        <w:pStyle w:val="Litteraturfrteckning"/>
        <w:rPr>
          <w:sz w:val="28"/>
          <w:szCs w:val="28"/>
        </w:rPr>
      </w:pPr>
      <w:r w:rsidRPr="00674C63">
        <w:fldChar w:fldCharType="end"/>
      </w:r>
      <w:commentRangeEnd w:id="87"/>
      <w:r w:rsidR="003E5359">
        <w:rPr>
          <w:rStyle w:val="Kommentarsreferens"/>
        </w:rPr>
        <w:commentReference w:id="87"/>
      </w:r>
      <w:commentRangeEnd w:id="88"/>
      <w:r w:rsidR="00094996">
        <w:rPr>
          <w:rStyle w:val="Kommentarsreferens"/>
        </w:rPr>
        <w:commentReference w:id="88"/>
      </w:r>
    </w:p>
    <w:p w14:paraId="0000008F" w14:textId="008BF51E" w:rsidR="00037DE8" w:rsidRDefault="00037DE8">
      <w:pPr>
        <w:spacing w:line="480" w:lineRule="auto"/>
        <w:jc w:val="both"/>
        <w:rPr>
          <w:sz w:val="28"/>
          <w:szCs w:val="28"/>
        </w:rPr>
      </w:pPr>
    </w:p>
    <w:p w14:paraId="00000090" w14:textId="1A5C5E3D" w:rsidR="00037DE8" w:rsidRDefault="001B1A85">
      <w:pPr>
        <w:spacing w:line="480" w:lineRule="auto"/>
        <w:jc w:val="both"/>
        <w:rPr>
          <w:sz w:val="28"/>
          <w:szCs w:val="28"/>
        </w:rPr>
      </w:pPr>
      <w:commentRangeStart w:id="89"/>
      <w:commentRangeStart w:id="90"/>
      <w:r>
        <w:rPr>
          <w:sz w:val="28"/>
          <w:szCs w:val="28"/>
        </w:rPr>
        <w:lastRenderedPageBreak/>
        <w:t>Figures</w:t>
      </w:r>
      <w:commentRangeEnd w:id="89"/>
      <w:r w:rsidR="00C00598">
        <w:rPr>
          <w:rStyle w:val="Kommentarsreferens"/>
        </w:rPr>
        <w:commentReference w:id="89"/>
      </w:r>
      <w:commentRangeEnd w:id="90"/>
      <w:r w:rsidR="007064E7">
        <w:rPr>
          <w:rStyle w:val="Kommentarsreferens"/>
        </w:rPr>
        <w:commentReference w:id="90"/>
      </w:r>
      <w:r w:rsidR="00F649A6">
        <w:rPr>
          <w:noProof/>
          <w:sz w:val="28"/>
          <w:szCs w:val="28"/>
          <w:lang w:val="sv-SE"/>
        </w:rPr>
        <w:drawing>
          <wp:inline distT="0" distB="0" distL="0" distR="0" wp14:anchorId="6498001B" wp14:editId="6E9D3332">
            <wp:extent cx="5731427" cy="5506279"/>
            <wp:effectExtent l="0" t="0" r="0" b="5715"/>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rotWithShape="1">
                    <a:blip r:embed="rId10" cstate="print">
                      <a:extLst>
                        <a:ext uri="{28A0092B-C50C-407E-A947-70E740481C1C}">
                          <a14:useLocalDpi xmlns:a14="http://schemas.microsoft.com/office/drawing/2010/main" val="0"/>
                        </a:ext>
                      </a:extLst>
                    </a:blip>
                    <a:srcRect t="1561" b="2368"/>
                    <a:stretch/>
                  </pic:blipFill>
                  <pic:spPr bwMode="auto">
                    <a:xfrm>
                      <a:off x="0" y="0"/>
                      <a:ext cx="5731510" cy="5506359"/>
                    </a:xfrm>
                    <a:prstGeom prst="rect">
                      <a:avLst/>
                    </a:prstGeom>
                    <a:ln>
                      <a:noFill/>
                    </a:ln>
                    <a:extLst>
                      <a:ext uri="{53640926-AAD7-44D8-BBD7-CCE9431645EC}">
                        <a14:shadowObscured xmlns:a14="http://schemas.microsoft.com/office/drawing/2010/main"/>
                      </a:ext>
                    </a:extLst>
                  </pic:spPr>
                </pic:pic>
              </a:graphicData>
            </a:graphic>
          </wp:inline>
        </w:drawing>
      </w:r>
    </w:p>
    <w:p w14:paraId="00000092" w14:textId="79DFAE44" w:rsidR="00037DE8" w:rsidRDefault="001B1A85" w:rsidP="007064E7">
      <w:pPr>
        <w:spacing w:line="360" w:lineRule="auto"/>
        <w:jc w:val="both"/>
      </w:pPr>
      <w:r>
        <w:rPr>
          <w:b/>
        </w:rPr>
        <w:t>Fig. 1.</w:t>
      </w:r>
      <w:r>
        <w:t xml:space="preserve"> </w:t>
      </w:r>
      <w:commentRangeStart w:id="91"/>
      <w:r>
        <w:t>Map of the area</w:t>
      </w:r>
      <w:r w:rsidR="00CC6788">
        <w:t xml:space="preserve"> with </w:t>
      </w:r>
      <w:r w:rsidR="00320473">
        <w:t xml:space="preserve">the </w:t>
      </w:r>
      <w:r w:rsidR="00CC6788">
        <w:t xml:space="preserve">unique </w:t>
      </w:r>
      <w:r w:rsidR="00094996">
        <w:t>whole-</w:t>
      </w:r>
      <w:r w:rsidR="00CC6788">
        <w:t>ecosystem warming experiment from which perch in this study was sampled. I</w:t>
      </w:r>
      <w:r>
        <w:t>nset show</w:t>
      </w:r>
      <w:r w:rsidR="00CC6788">
        <w:t>s</w:t>
      </w:r>
      <w:r>
        <w:t xml:space="preserve"> the 1 </w:t>
      </w:r>
      <m:oMath>
        <m:r>
          <m:rPr>
            <m:sty m:val="p"/>
          </m:rPr>
          <w:rPr>
            <w:rFonts w:ascii="Cambria Math" w:eastAsia="Cambria Math" w:hAnsi="Cambria Math" w:cs="Cambria Math"/>
          </w:rPr>
          <m:t>k</m:t>
        </m:r>
        <m:sSup>
          <m:sSupPr>
            <m:ctrlPr>
              <w:rPr>
                <w:rFonts w:ascii="Cambria Math" w:eastAsia="Cambria Math" w:hAnsi="Cambria Math" w:cs="Cambria Math"/>
                <w:iCs/>
              </w:rPr>
            </m:ctrlPr>
          </m:sSupPr>
          <m:e>
            <m:r>
              <m:rPr>
                <m:sty m:val="p"/>
              </m:rPr>
              <w:rPr>
                <w:rFonts w:ascii="Cambria Math" w:eastAsia="Cambria Math" w:hAnsi="Cambria Math" w:cs="Cambria Math"/>
              </w:rPr>
              <m:t>m</m:t>
            </m:r>
          </m:e>
          <m:sup>
            <m:r>
              <m:rPr>
                <m:sty m:val="p"/>
              </m:rPr>
              <w:rPr>
                <w:rFonts w:ascii="Cambria Math" w:eastAsia="Cambria Math" w:hAnsi="Cambria Math" w:cs="Cambria Math"/>
              </w:rPr>
              <m:t>2</m:t>
            </m:r>
          </m:sup>
        </m:sSup>
      </m:oMath>
      <w:r>
        <w:t xml:space="preserve"> </w:t>
      </w:r>
      <w:r w:rsidR="00C00598">
        <w:t>enclosed coastal bay that has been artificially heated for 23 years</w:t>
      </w:r>
      <w:r>
        <w:t xml:space="preserve">, the </w:t>
      </w:r>
      <w:r w:rsidR="00C00598">
        <w:t xml:space="preserve">adjacent </w:t>
      </w:r>
      <w:r>
        <w:t>reference area</w:t>
      </w:r>
      <w:r w:rsidR="00CC6788">
        <w:t xml:space="preserve"> with natural temperatures</w:t>
      </w:r>
      <w:r>
        <w:t xml:space="preserve">, and locations of the cooling water intake and where the </w:t>
      </w:r>
      <w:r w:rsidR="00320473">
        <w:t>heated</w:t>
      </w:r>
      <w:r w:rsidR="00320473" w:rsidDel="00320473">
        <w:t xml:space="preserve"> </w:t>
      </w:r>
      <w:r>
        <w:t>water outlet</w:t>
      </w:r>
      <w:r w:rsidR="00CC6788">
        <w:t xml:space="preserve"> from nuclear power plants</w:t>
      </w:r>
      <w:r>
        <w:t xml:space="preserve"> enters the </w:t>
      </w:r>
      <w:r w:rsidR="00C00598">
        <w:t xml:space="preserve">heated </w:t>
      </w:r>
      <w:r w:rsidR="00CC6788">
        <w:t xml:space="preserve">coastal </w:t>
      </w:r>
      <w:r w:rsidR="00C00598">
        <w:t>area</w:t>
      </w:r>
      <w:r>
        <w:t>.</w:t>
      </w:r>
      <w:commentRangeEnd w:id="91"/>
      <w:r w:rsidR="00CC6788">
        <w:rPr>
          <w:rStyle w:val="Kommentarsreferens"/>
        </w:rPr>
        <w:commentReference w:id="91"/>
      </w:r>
    </w:p>
    <w:p w14:paraId="00000093" w14:textId="77777777" w:rsidR="00037DE8" w:rsidRDefault="00037DE8">
      <w:pPr>
        <w:spacing w:line="480" w:lineRule="auto"/>
        <w:jc w:val="both"/>
        <w:rPr>
          <w:sz w:val="28"/>
          <w:szCs w:val="28"/>
        </w:rPr>
      </w:pPr>
    </w:p>
    <w:p w14:paraId="00000094" w14:textId="77777777" w:rsidR="00037DE8" w:rsidRDefault="00037DE8">
      <w:pPr>
        <w:spacing w:line="480" w:lineRule="auto"/>
        <w:jc w:val="both"/>
        <w:rPr>
          <w:sz w:val="28"/>
          <w:szCs w:val="28"/>
        </w:rPr>
      </w:pPr>
    </w:p>
    <w:p w14:paraId="00000097" w14:textId="18439762" w:rsidR="00037DE8" w:rsidRDefault="00D4685F">
      <w:pPr>
        <w:spacing w:line="480" w:lineRule="auto"/>
        <w:jc w:val="center"/>
        <w:rPr>
          <w:sz w:val="28"/>
          <w:szCs w:val="28"/>
        </w:rPr>
      </w:pPr>
      <w:r>
        <w:rPr>
          <w:noProof/>
          <w:sz w:val="28"/>
          <w:szCs w:val="28"/>
          <w:lang w:val="sv-SE"/>
        </w:rPr>
        <w:lastRenderedPageBreak/>
        <w:drawing>
          <wp:inline distT="0" distB="0" distL="0" distR="0" wp14:anchorId="5C087CF1" wp14:editId="4D8BE108">
            <wp:extent cx="5731171" cy="5476461"/>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rotWithShape="1">
                    <a:blip r:embed="rId11" cstate="print">
                      <a:extLst>
                        <a:ext uri="{28A0092B-C50C-407E-A947-70E740481C1C}">
                          <a14:useLocalDpi xmlns:a14="http://schemas.microsoft.com/office/drawing/2010/main" val="0"/>
                        </a:ext>
                      </a:extLst>
                    </a:blip>
                    <a:srcRect t="2255" b="2190"/>
                    <a:stretch/>
                  </pic:blipFill>
                  <pic:spPr bwMode="auto">
                    <a:xfrm>
                      <a:off x="0" y="0"/>
                      <a:ext cx="5731510" cy="5476785"/>
                    </a:xfrm>
                    <a:prstGeom prst="rect">
                      <a:avLst/>
                    </a:prstGeom>
                    <a:ln>
                      <a:noFill/>
                    </a:ln>
                    <a:extLst>
                      <a:ext uri="{53640926-AAD7-44D8-BBD7-CCE9431645EC}">
                        <a14:shadowObscured xmlns:a14="http://schemas.microsoft.com/office/drawing/2010/main"/>
                      </a:ext>
                    </a:extLst>
                  </pic:spPr>
                </pic:pic>
              </a:graphicData>
            </a:graphic>
          </wp:inline>
        </w:drawing>
      </w:r>
    </w:p>
    <w:p w14:paraId="00000098" w14:textId="68FEBBD4" w:rsidR="00037DE8" w:rsidRDefault="001B1A85" w:rsidP="00315D5B">
      <w:pPr>
        <w:spacing w:line="360" w:lineRule="auto"/>
        <w:jc w:val="both"/>
      </w:pPr>
      <w:r>
        <w:rPr>
          <w:b/>
        </w:rPr>
        <w:t xml:space="preserve">Fig. 2. </w:t>
      </w:r>
      <w:r>
        <w:t>The average length-at-age is larger for</w:t>
      </w:r>
      <w:r w:rsidR="006B2987">
        <w:t xml:space="preserve"> fish of</w:t>
      </w:r>
      <w:r>
        <w:t xml:space="preserve"> all ages in the </w:t>
      </w:r>
      <w:r w:rsidR="00320473">
        <w:t>heated</w:t>
      </w:r>
      <w:r w:rsidR="00320473" w:rsidDel="00320473">
        <w:t xml:space="preserve"> </w:t>
      </w:r>
      <w:r>
        <w:t xml:space="preserve">(red) compared to the </w:t>
      </w:r>
      <w:r w:rsidR="00793EAE">
        <w:t>reference</w:t>
      </w:r>
      <w:r w:rsidR="00793EAE" w:rsidDel="00793EAE">
        <w:t xml:space="preserve"> </w:t>
      </w:r>
      <w:r>
        <w:t>(blue)</w:t>
      </w:r>
      <w:r w:rsidR="006B2987">
        <w:t xml:space="preserve"> coastal</w:t>
      </w:r>
      <w:r>
        <w:t xml:space="preserve"> area. Points in panel (A) depict individual-level length-at-age and lines show the global posterior prediction (both exponentiated) without group-level effects (i.e., cohort) from the von Bertalanffy</w:t>
      </w:r>
      <w:r w:rsidR="006B2987">
        <w:t xml:space="preserve"> growth</w:t>
      </w:r>
      <w:r>
        <w:t xml:space="preserve"> model with area-specific coefficients. The shaded areas correspond to 50% and 90% credible intervals. Panel (B) shows the posterior distributions for </w:t>
      </w:r>
      <w:r w:rsidR="006B2987">
        <w:t xml:space="preserve">growth </w:t>
      </w:r>
      <w:r w:rsidR="003A3021">
        <w:t>coefficient</w:t>
      </w:r>
      <w:r w:rsidR="006B2987">
        <w:t xml:space="preserve"> (</w:t>
      </w:r>
      <w:r>
        <w:t xml:space="preserve">parameters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heat</m:t>
            </m:r>
          </m:sub>
        </m:sSub>
      </m:oMath>
      <w:r>
        <w:t xml:space="preserve"> </w:t>
      </w:r>
      <w:r w:rsidR="006B2987">
        <w:t xml:space="preserve">(red) </w:t>
      </w:r>
      <w:r>
        <w:t xml:space="preserve">and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ref</m:t>
            </m:r>
          </m:sub>
        </m:sSub>
      </m:oMath>
      <w:r w:rsidR="006B2987">
        <w:t xml:space="preserve"> (blue))</w:t>
      </w:r>
      <w:r>
        <w:t xml:space="preserve"> and (C) the distribution of </w:t>
      </w:r>
      <w:r w:rsidR="006B2987">
        <w:t xml:space="preserve">their </w:t>
      </w:r>
      <w:r>
        <w:t xml:space="preserve">difference. Panel (D) shows the posterior distributions for </w:t>
      </w:r>
      <w:r w:rsidR="006B2987">
        <w:t>asymptotic length (</w:t>
      </w:r>
      <w:r>
        <w:t xml:space="preserve">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∞heat</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∞ref</m:t>
            </m:r>
          </m:sub>
        </m:sSub>
      </m:oMath>
      <w:r w:rsidR="006B2987">
        <w:t>)</w:t>
      </w:r>
      <w:r>
        <w:t xml:space="preserve">, and (E) the distribution of </w:t>
      </w:r>
      <w:r w:rsidR="006B2987">
        <w:t xml:space="preserve">their </w:t>
      </w:r>
      <w:r>
        <w:t xml:space="preserve">difference. </w:t>
      </w:r>
    </w:p>
    <w:p w14:paraId="00000099" w14:textId="77777777" w:rsidR="00037DE8" w:rsidRDefault="00037DE8">
      <w:pPr>
        <w:jc w:val="center"/>
        <w:rPr>
          <w:sz w:val="28"/>
          <w:szCs w:val="28"/>
        </w:rPr>
      </w:pPr>
    </w:p>
    <w:p w14:paraId="0000009A" w14:textId="675A9296" w:rsidR="00037DE8" w:rsidRDefault="00474C58">
      <w:pPr>
        <w:jc w:val="center"/>
        <w:rPr>
          <w:sz w:val="28"/>
          <w:szCs w:val="28"/>
        </w:rPr>
      </w:pPr>
      <w:r>
        <w:rPr>
          <w:noProof/>
          <w:sz w:val="28"/>
          <w:szCs w:val="28"/>
          <w:lang w:val="sv-SE"/>
        </w:rPr>
        <w:lastRenderedPageBreak/>
        <w:drawing>
          <wp:inline distT="0" distB="0" distL="0" distR="0" wp14:anchorId="18B6738A" wp14:editId="403A5168">
            <wp:extent cx="5731171" cy="5436704"/>
            <wp:effectExtent l="0" t="0" r="0" b="0"/>
            <wp:docPr id="6" name="Picture 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low confidence"/>
                    <pic:cNvPicPr/>
                  </pic:nvPicPr>
                  <pic:blipFill rotWithShape="1">
                    <a:blip r:embed="rId12" cstate="print">
                      <a:extLst>
                        <a:ext uri="{28A0092B-C50C-407E-A947-70E740481C1C}">
                          <a14:useLocalDpi xmlns:a14="http://schemas.microsoft.com/office/drawing/2010/main" val="0"/>
                        </a:ext>
                      </a:extLst>
                    </a:blip>
                    <a:srcRect t="2254" b="2884"/>
                    <a:stretch/>
                  </pic:blipFill>
                  <pic:spPr bwMode="auto">
                    <a:xfrm>
                      <a:off x="0" y="0"/>
                      <a:ext cx="5731510" cy="5437025"/>
                    </a:xfrm>
                    <a:prstGeom prst="rect">
                      <a:avLst/>
                    </a:prstGeom>
                    <a:ln>
                      <a:noFill/>
                    </a:ln>
                    <a:extLst>
                      <a:ext uri="{53640926-AAD7-44D8-BBD7-CCE9431645EC}">
                        <a14:shadowObscured xmlns:a14="http://schemas.microsoft.com/office/drawing/2010/main"/>
                      </a:ext>
                    </a:extLst>
                  </pic:spPr>
                </pic:pic>
              </a:graphicData>
            </a:graphic>
          </wp:inline>
        </w:drawing>
      </w:r>
    </w:p>
    <w:p w14:paraId="0000009B" w14:textId="77777777" w:rsidR="00037DE8" w:rsidRDefault="00037DE8">
      <w:pPr>
        <w:jc w:val="center"/>
        <w:rPr>
          <w:sz w:val="28"/>
          <w:szCs w:val="28"/>
        </w:rPr>
      </w:pPr>
    </w:p>
    <w:p w14:paraId="0000009C" w14:textId="12F40D69" w:rsidR="00037DE8" w:rsidRDefault="001B1A85" w:rsidP="00F01DD5">
      <w:pPr>
        <w:spacing w:line="360" w:lineRule="auto"/>
        <w:jc w:val="both"/>
      </w:pPr>
      <w:commentRangeStart w:id="92"/>
      <w:r>
        <w:rPr>
          <w:b/>
        </w:rPr>
        <w:t xml:space="preserve">Fig. 3. </w:t>
      </w:r>
      <w:commentRangeEnd w:id="92"/>
      <w:r w:rsidR="00CC6788">
        <w:rPr>
          <w:rStyle w:val="Kommentarsreferens"/>
        </w:rPr>
        <w:commentReference w:id="92"/>
      </w:r>
      <w:r>
        <w:t xml:space="preserve">The faster growth rates in the </w:t>
      </w:r>
      <w:r w:rsidR="00320473">
        <w:t>heated</w:t>
      </w:r>
      <w:r w:rsidR="00320473" w:rsidDel="00320473">
        <w:t xml:space="preserve"> </w:t>
      </w:r>
      <w:r>
        <w:t>area</w:t>
      </w:r>
      <w:r w:rsidR="006B2987">
        <w:t xml:space="preserve"> (red) compared to the </w:t>
      </w:r>
      <w:r w:rsidR="00793EAE">
        <w:t>reference</w:t>
      </w:r>
      <w:r w:rsidR="00793EAE" w:rsidDel="00793EAE">
        <w:t xml:space="preserve"> </w:t>
      </w:r>
      <w:r w:rsidR="006B2987">
        <w:t xml:space="preserve">(blue) </w:t>
      </w:r>
      <w:r>
        <w:t xml:space="preserve">are maintained as fish grow. The points illustrate specific growth estimated from back-calculated length-at-age (within individuals) as a function of length (expressed as the geometric mean of the length at the start and end of the time interval). Lines show the global posterior prediction without group-level effects (i.e., individual within cohort) from the allometric growth model with area-specific coefficients. The shaded areas correspond to the 90% credible interval. The equation uses mean parameter estimates. Panel (B) shows the posterior distributions for </w:t>
      </w:r>
      <w:r w:rsidR="006B2987">
        <w:t>initial growth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heat</m:t>
            </m:r>
          </m:sub>
        </m:sSub>
      </m:oMath>
      <w:r>
        <w:t xml:space="preserve"> </w:t>
      </w:r>
      <w:r w:rsidR="006B2987">
        <w:t xml:space="preserve">(red) </w:t>
      </w:r>
      <w:r>
        <w:t xml:space="preserve">and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ref</m:t>
            </m:r>
          </m:sub>
        </m:sSub>
      </m:oMath>
      <w:r w:rsidR="006B2987">
        <w:t xml:space="preserve"> (blue))</w:t>
      </w:r>
      <w:r>
        <w:t xml:space="preserve">, and (C) the distribution of </w:t>
      </w:r>
      <w:r w:rsidR="006B2987">
        <w:t xml:space="preserve">their </w:t>
      </w:r>
      <w:r>
        <w:t>difference. Panel (D) shows the posterior distributions for</w:t>
      </w:r>
      <w:r w:rsidR="006B2987">
        <w:t xml:space="preserve"> the allometric decline in growth with length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heat</m:t>
            </m:r>
          </m:sub>
        </m:sSub>
      </m:oMath>
      <w:r>
        <w:t xml:space="preserve"> and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ref</m:t>
            </m:r>
          </m:sub>
        </m:sSub>
      </m:oMath>
      <w:r w:rsidR="006B2987">
        <w:t>)</w:t>
      </w:r>
      <w:r>
        <w:t xml:space="preserve">, and (E) the distribution of </w:t>
      </w:r>
      <w:r w:rsidR="006B2987">
        <w:t xml:space="preserve">their </w:t>
      </w:r>
      <w:r>
        <w:t>difference.</w:t>
      </w:r>
    </w:p>
    <w:p w14:paraId="1D0697E3" w14:textId="290FB5A1" w:rsidR="003A3021" w:rsidRDefault="003A3021">
      <w:pPr>
        <w:spacing w:line="480" w:lineRule="auto"/>
        <w:jc w:val="both"/>
      </w:pPr>
    </w:p>
    <w:p w14:paraId="5AB79B55" w14:textId="3F7D9A20" w:rsidR="003A3021" w:rsidRDefault="003A3021">
      <w:pPr>
        <w:spacing w:line="480" w:lineRule="auto"/>
        <w:jc w:val="both"/>
      </w:pPr>
    </w:p>
    <w:p w14:paraId="3A546E44" w14:textId="7D0711FE" w:rsidR="003A3021" w:rsidRDefault="0006677B">
      <w:pPr>
        <w:spacing w:line="480" w:lineRule="auto"/>
        <w:jc w:val="both"/>
      </w:pPr>
      <w:r>
        <w:rPr>
          <w:noProof/>
          <w:lang w:val="sv-SE"/>
        </w:rPr>
        <w:lastRenderedPageBreak/>
        <w:drawing>
          <wp:inline distT="0" distB="0" distL="0" distR="0" wp14:anchorId="08EA75B8" wp14:editId="16DB5B07">
            <wp:extent cx="5731510" cy="6773545"/>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6773545"/>
                    </a:xfrm>
                    <a:prstGeom prst="rect">
                      <a:avLst/>
                    </a:prstGeom>
                  </pic:spPr>
                </pic:pic>
              </a:graphicData>
            </a:graphic>
          </wp:inline>
        </w:drawing>
      </w:r>
    </w:p>
    <w:p w14:paraId="0000009E" w14:textId="6124E57A" w:rsidR="00037DE8" w:rsidRDefault="001B1A85" w:rsidP="00F60FC7">
      <w:pPr>
        <w:spacing w:line="360" w:lineRule="auto"/>
        <w:jc w:val="both"/>
        <w:rPr>
          <w:color w:val="000000"/>
        </w:rPr>
      </w:pPr>
      <w:r>
        <w:rPr>
          <w:b/>
        </w:rPr>
        <w:t xml:space="preserve">Fig. 4. </w:t>
      </w:r>
      <w:r>
        <w:t>The instantaneous mortality rate</w:t>
      </w:r>
      <w:r w:rsidR="00CC6788">
        <w:t xml:space="preserve"> (</w:t>
      </w:r>
      <m:oMath>
        <m:r>
          <w:rPr>
            <w:rFonts w:ascii="Cambria Math" w:eastAsia="Cambria Math" w:hAnsi="Cambria Math" w:cs="Cambria Math"/>
          </w:rPr>
          <m:t>Z</m:t>
        </m:r>
      </m:oMath>
      <w:r w:rsidR="00CC6788">
        <w:t>)</w:t>
      </w:r>
      <w:r>
        <w:t xml:space="preserve"> is higher in the </w:t>
      </w:r>
      <w:r w:rsidR="00320473">
        <w:t>heated</w:t>
      </w:r>
      <w:r w:rsidR="00320473" w:rsidDel="00320473">
        <w:t xml:space="preserve"> </w:t>
      </w:r>
      <w:r>
        <w:t>area</w:t>
      </w:r>
      <w:r w:rsidR="00CC6788">
        <w:t xml:space="preserve"> (red) than in the </w:t>
      </w:r>
      <w:r w:rsidR="00793EAE">
        <w:t>reference</w:t>
      </w:r>
      <w:r w:rsidR="00793EAE" w:rsidDel="00793EAE">
        <w:t xml:space="preserve"> </w:t>
      </w:r>
      <w:r w:rsidR="00CC6788">
        <w:t>(blue)</w:t>
      </w:r>
      <w:r>
        <w:t xml:space="preserve">. Panel (A) shows the </w:t>
      </w:r>
      <m:oMath>
        <m:r>
          <w:rPr>
            <w:rFonts w:ascii="Cambria Math" w:eastAsia="Cambria Math" w:hAnsi="Cambria Math" w:cs="Cambria Math"/>
          </w:rPr>
          <m:t>log</m:t>
        </m:r>
        <m:r>
          <w:rPr>
            <w:rFonts w:ascii="Cambria Math" w:hAnsi="Cambria Math"/>
          </w:rPr>
          <m:t xml:space="preserve"> </m:t>
        </m:r>
        <m:r>
          <w:rPr>
            <w:rFonts w:ascii="Cambria Math" w:eastAsia="Cambria Math" w:hAnsi="Cambria Math" w:cs="Cambria Math"/>
          </w:rPr>
          <m:t>(CPUE)</m:t>
        </m:r>
        <m:r>
          <w:rPr>
            <w:rFonts w:ascii="Cambria Math" w:hAnsi="Cambria Math"/>
          </w:rPr>
          <m:t xml:space="preserve"> </m:t>
        </m:r>
      </m:oMath>
      <w:r>
        <w:t xml:space="preserve">as a function of </w:t>
      </w:r>
      <m:oMath>
        <m:r>
          <w:rPr>
            <w:rFonts w:ascii="Cambria Math" w:eastAsia="Cambria Math" w:hAnsi="Cambria Math" w:cs="Cambria Math"/>
          </w:rPr>
          <m:t>age</m:t>
        </m:r>
      </m:oMath>
      <w:r>
        <w:t xml:space="preserve">, where the slope corresponds to the global </w:t>
      </w:r>
      <m:oMath>
        <m:r>
          <w:rPr>
            <w:rFonts w:ascii="Cambria Math" w:eastAsia="Cambria Math" w:hAnsi="Cambria Math" w:cs="Cambria Math"/>
          </w:rPr>
          <m:t>-Z</m:t>
        </m:r>
      </m:oMath>
      <w:r>
        <w:t xml:space="preserve">. Lines show the posterior prediction without group-level effects (i.e., cohort) and the shaded areas correspond to the 50% and 90% credible intervals. The equation uses mean parameter estimates. Panel (B) shows the posterior distributions for </w:t>
      </w:r>
      <w:r w:rsidR="00CC6788">
        <w:t>mortality rate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heat</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ref</m:t>
            </m:r>
          </m:sub>
        </m:sSub>
      </m:oMath>
      <w:r w:rsidR="00CC6788">
        <w:t>)</w:t>
      </w:r>
      <w:r>
        <w:t xml:space="preserve">, and (C) the distribution of </w:t>
      </w:r>
      <w:r w:rsidR="00CC6788">
        <w:t xml:space="preserve">their </w:t>
      </w:r>
      <w:r>
        <w:t>difference.</w:t>
      </w:r>
    </w:p>
    <w:p w14:paraId="0000009F" w14:textId="74B910C6" w:rsidR="00037DE8" w:rsidRDefault="006D1B1F">
      <w:pPr>
        <w:spacing w:line="480" w:lineRule="auto"/>
        <w:jc w:val="center"/>
        <w:rPr>
          <w:sz w:val="28"/>
          <w:szCs w:val="28"/>
        </w:rPr>
      </w:pPr>
      <w:r>
        <w:rPr>
          <w:noProof/>
          <w:sz w:val="28"/>
          <w:szCs w:val="28"/>
          <w:lang w:val="sv-SE"/>
        </w:rPr>
        <w:lastRenderedPageBreak/>
        <w:drawing>
          <wp:inline distT="0" distB="0" distL="0" distR="0" wp14:anchorId="7AC56C18" wp14:editId="221C1D8F">
            <wp:extent cx="5731171" cy="5466522"/>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14" cstate="print">
                      <a:extLst>
                        <a:ext uri="{28A0092B-C50C-407E-A947-70E740481C1C}">
                          <a14:useLocalDpi xmlns:a14="http://schemas.microsoft.com/office/drawing/2010/main" val="0"/>
                        </a:ext>
                      </a:extLst>
                    </a:blip>
                    <a:srcRect t="2254" b="2363"/>
                    <a:stretch/>
                  </pic:blipFill>
                  <pic:spPr bwMode="auto">
                    <a:xfrm>
                      <a:off x="0" y="0"/>
                      <a:ext cx="5731510" cy="5466845"/>
                    </a:xfrm>
                    <a:prstGeom prst="rect">
                      <a:avLst/>
                    </a:prstGeom>
                    <a:ln>
                      <a:noFill/>
                    </a:ln>
                    <a:extLst>
                      <a:ext uri="{53640926-AAD7-44D8-BBD7-CCE9431645EC}">
                        <a14:shadowObscured xmlns:a14="http://schemas.microsoft.com/office/drawing/2010/main"/>
                      </a:ext>
                    </a:extLst>
                  </pic:spPr>
                </pic:pic>
              </a:graphicData>
            </a:graphic>
          </wp:inline>
        </w:drawing>
      </w:r>
    </w:p>
    <w:p w14:paraId="000000A0" w14:textId="53BAC2A4" w:rsidR="00037DE8" w:rsidRPr="00F5516D" w:rsidRDefault="001B1A85" w:rsidP="006A37CA">
      <w:pPr>
        <w:spacing w:line="480" w:lineRule="auto"/>
        <w:jc w:val="both"/>
      </w:pPr>
      <w:r w:rsidRPr="00F5516D">
        <w:rPr>
          <w:b/>
        </w:rPr>
        <w:t xml:space="preserve">Fig. 5. </w:t>
      </w:r>
      <w:r w:rsidRPr="00F5516D">
        <w:t xml:space="preserve">The </w:t>
      </w:r>
      <w:r w:rsidR="00320473" w:rsidRPr="00F5516D">
        <w:t>heated</w:t>
      </w:r>
      <w:r w:rsidR="00320473" w:rsidRPr="00F5516D" w:rsidDel="00320473">
        <w:t xml:space="preserve"> </w:t>
      </w:r>
      <w:r w:rsidRPr="00F5516D">
        <w:t xml:space="preserve">area </w:t>
      </w:r>
      <w:r w:rsidR="00CC6788" w:rsidRPr="00F5516D">
        <w:t xml:space="preserve">(red) </w:t>
      </w:r>
      <w:r w:rsidRPr="00F5516D">
        <w:t>has a larger proportion of large fish</w:t>
      </w:r>
      <w:r w:rsidR="00CC6788" w:rsidRPr="00F5516D">
        <w:t xml:space="preserve"> than the </w:t>
      </w:r>
      <w:r w:rsidR="00793EAE" w:rsidRPr="00F5516D">
        <w:t>reference</w:t>
      </w:r>
      <w:r w:rsidR="00793EAE" w:rsidRPr="00F5516D" w:rsidDel="00793EAE">
        <w:t xml:space="preserve"> </w:t>
      </w:r>
      <w:r w:rsidR="00CC6788" w:rsidRPr="00F5516D">
        <w:t>area (blue)</w:t>
      </w:r>
      <w:r w:rsidRPr="00F5516D">
        <w:t xml:space="preserve">, illustrated both </w:t>
      </w:r>
      <w:r w:rsidR="001C4211" w:rsidRPr="00F5516D">
        <w:t xml:space="preserve">in terms of the biomass size-spectrum </w:t>
      </w:r>
      <w:r w:rsidR="00CC6788" w:rsidRPr="00F5516D">
        <w:t>(</w:t>
      </w:r>
      <w:r w:rsidR="001C4211" w:rsidRPr="00F5516D">
        <w:t>A-B</w:t>
      </w:r>
      <w:r w:rsidR="00CC6788" w:rsidRPr="00F5516D">
        <w:t>)</w:t>
      </w:r>
      <w:r w:rsidR="00CC22E7" w:rsidRPr="00F5516D">
        <w:t xml:space="preserve">, and </w:t>
      </w:r>
      <w:r w:rsidRPr="00F5516D">
        <w:t xml:space="preserve">histograms of proportions </w:t>
      </w:r>
      <w:r w:rsidR="00CC6788" w:rsidRPr="00F5516D">
        <w:t>(</w:t>
      </w:r>
      <w:r w:rsidR="00CD5D25" w:rsidRPr="00F5516D">
        <w:t>C</w:t>
      </w:r>
      <w:r w:rsidR="00CC6788" w:rsidRPr="00F5516D">
        <w:t>)</w:t>
      </w:r>
      <w:r w:rsidRPr="00F5516D">
        <w:t xml:space="preserve">. Panel (A) </w:t>
      </w:r>
      <w:r w:rsidR="00064D15" w:rsidRPr="00F5516D">
        <w:t xml:space="preserve">shows the size distribution and </w:t>
      </w:r>
      <w:proofErr w:type="spellStart"/>
      <w:r w:rsidR="00064D15" w:rsidRPr="00F5516D">
        <w:t>MLEbins</w:t>
      </w:r>
      <w:proofErr w:type="spellEnd"/>
      <w:r w:rsidR="00064D15" w:rsidRPr="00F5516D">
        <w:t xml:space="preserve"> fit (red and blue solid curve for the heated and reference area, respectively) with 95% confidence intervals</w:t>
      </w:r>
      <w:r w:rsidR="006D173F" w:rsidRPr="00F5516D">
        <w:t xml:space="preserve"> indicated by dashed lines. </w:t>
      </w:r>
      <w:r w:rsidR="006A37CA" w:rsidRPr="00F5516D">
        <w:t xml:space="preserve">The vertical span of rectangles </w:t>
      </w:r>
      <w:r w:rsidR="00F95F53" w:rsidRPr="00F5516D">
        <w:t>illustrates</w:t>
      </w:r>
      <w:r w:rsidR="006A37CA" w:rsidRPr="00F5516D">
        <w:t xml:space="preserve"> the possible range of the number of individuals with body mass ≥ the body mass of individuals in that bin</w:t>
      </w:r>
      <w:r w:rsidR="0046101A" w:rsidRPr="00F5516D">
        <w:t xml:space="preserve">. </w:t>
      </w:r>
      <w:r w:rsidRPr="00F5516D">
        <w:t xml:space="preserve">Panel (B) shows the </w:t>
      </w:r>
      <w:r w:rsidR="005E2DE4" w:rsidRPr="00F5516D">
        <w:t xml:space="preserve">estimate of the size-spectrum exponent, </w:t>
      </w:r>
      <m:oMath>
        <m:r>
          <w:rPr>
            <w:rFonts w:ascii="Cambria Math" w:hAnsi="Cambria Math"/>
          </w:rPr>
          <m:t>γ</m:t>
        </m:r>
      </m:oMath>
      <w:r w:rsidR="00D0424F" w:rsidRPr="00F5516D">
        <w:t xml:space="preserve">, and vertical lines </w:t>
      </w:r>
      <w:r w:rsidR="001079D5" w:rsidRPr="00F5516D">
        <w:t>depict</w:t>
      </w:r>
      <w:r w:rsidR="00D0424F" w:rsidRPr="00F5516D">
        <w:t xml:space="preserve"> the 95% confidence interval. </w:t>
      </w:r>
      <w:r w:rsidRPr="00F5516D">
        <w:t>Panel (</w:t>
      </w:r>
      <w:r w:rsidR="000A2EEE" w:rsidRPr="00F5516D">
        <w:t>C</w:t>
      </w:r>
      <w:r w:rsidRPr="00F5516D">
        <w:t>) illustrates histograms of length groups</w:t>
      </w:r>
      <w:r w:rsidR="00CC6788" w:rsidRPr="00F5516D">
        <w:t xml:space="preserve"> in the </w:t>
      </w:r>
      <w:r w:rsidR="00320473" w:rsidRPr="00F5516D">
        <w:t>heated</w:t>
      </w:r>
      <w:r w:rsidR="00320473" w:rsidRPr="00F5516D" w:rsidDel="00320473">
        <w:t xml:space="preserve"> </w:t>
      </w:r>
      <w:r w:rsidR="00CC6788" w:rsidRPr="00F5516D">
        <w:t xml:space="preserve">and </w:t>
      </w:r>
      <w:r w:rsidR="00793EAE" w:rsidRPr="00F5516D">
        <w:t>reference</w:t>
      </w:r>
      <w:r w:rsidR="00793EAE" w:rsidRPr="00F5516D" w:rsidDel="00793EAE">
        <w:t xml:space="preserve"> </w:t>
      </w:r>
      <w:r w:rsidR="00CC6788" w:rsidRPr="00F5516D">
        <w:t>area</w:t>
      </w:r>
      <w:r w:rsidRPr="00F5516D">
        <w:t xml:space="preserve"> as proportions (for all years pooled).</w:t>
      </w:r>
    </w:p>
    <w:sectPr w:rsidR="00037DE8" w:rsidRPr="00F5516D">
      <w:pgSz w:w="11906" w:h="16838"/>
      <w:pgMar w:top="1440" w:right="1440" w:bottom="1440" w:left="1440"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Anna Gårdmark" w:date="2022-04-07T21:12:00Z" w:initials="AG">
    <w:p w14:paraId="46EC6FAA" w14:textId="4056DDAE" w:rsidR="00721A4D" w:rsidRPr="00C75D8E" w:rsidRDefault="00721A4D">
      <w:pPr>
        <w:pStyle w:val="Kommentarer"/>
      </w:pPr>
      <w:r>
        <w:rPr>
          <w:rStyle w:val="Kommentarsreferens"/>
        </w:rPr>
        <w:annotationRef/>
      </w:r>
      <w:r>
        <w:rPr>
          <w:rStyle w:val="Kommentarsreferens"/>
        </w:rPr>
        <w:t>do</w:t>
      </w:r>
      <w:r w:rsidRPr="00C75D8E">
        <w:rPr>
          <w:rStyle w:val="Kommentarsreferens"/>
        </w:rPr>
        <w:t xml:space="preserve"> you refer to TSR only </w:t>
      </w:r>
      <w:r>
        <w:rPr>
          <w:rStyle w:val="Kommentarsreferens"/>
        </w:rPr>
        <w:t>(a bit unclear to me)</w:t>
      </w:r>
    </w:p>
  </w:comment>
  <w:comment w:id="6" w:author="Max Lindmark" w:date="2022-04-09T10:06:00Z" w:initials="MOU">
    <w:p w14:paraId="0A3CB557" w14:textId="77777777" w:rsidR="00721A4D" w:rsidRPr="00721A4D" w:rsidRDefault="00721A4D" w:rsidP="00721A4D">
      <w:pPr>
        <w:rPr>
          <w:lang w:val="sv-SE"/>
        </w:rPr>
      </w:pPr>
      <w:r>
        <w:rPr>
          <w:rStyle w:val="Kommentarsreferens"/>
        </w:rPr>
        <w:annotationRef/>
      </w:r>
      <w:r w:rsidRPr="00721A4D">
        <w:rPr>
          <w:sz w:val="20"/>
          <w:szCs w:val="20"/>
          <w:lang w:val="sv-SE"/>
        </w:rPr>
        <w:t>menar båda egentligen, har inte plats för “</w:t>
      </w:r>
      <w:r w:rsidRPr="00721A4D">
        <w:rPr>
          <w:sz w:val="20"/>
          <w:szCs w:val="20"/>
          <w:lang w:val="sv-SE"/>
        </w:rPr>
        <w:t>both” (150 ord!). Kanske funkar såhär?</w:t>
      </w:r>
    </w:p>
  </w:comment>
  <w:comment w:id="2" w:author="Karlsson Malin U" w:date="2022-04-11T14:56:00Z" w:initials="KMU">
    <w:p w14:paraId="7B59655E" w14:textId="7E497956" w:rsidR="00721A4D" w:rsidRPr="00721A4D" w:rsidRDefault="00721A4D">
      <w:pPr>
        <w:pStyle w:val="Kommentarer"/>
        <w:rPr>
          <w:lang w:val="sv-SE"/>
        </w:rPr>
      </w:pPr>
      <w:r>
        <w:rPr>
          <w:rStyle w:val="Kommentarsreferens"/>
        </w:rPr>
        <w:annotationRef/>
      </w:r>
      <w:r>
        <w:rPr>
          <w:lang w:val="sv-SE"/>
        </w:rPr>
        <w:t>Funkar detta kanske?</w:t>
      </w:r>
    </w:p>
  </w:comment>
  <w:comment w:id="10" w:author="Karlsson Malin U" w:date="2022-04-11T14:57:00Z" w:initials="KMU">
    <w:p w14:paraId="58738E7D" w14:textId="6507B009" w:rsidR="00721A4D" w:rsidRPr="00721A4D" w:rsidRDefault="00721A4D">
      <w:pPr>
        <w:pStyle w:val="Kommentarer"/>
        <w:rPr>
          <w:lang w:val="sv-SE"/>
        </w:rPr>
      </w:pPr>
      <w:r>
        <w:rPr>
          <w:rStyle w:val="Kommentarsreferens"/>
        </w:rPr>
        <w:annotationRef/>
      </w:r>
      <w:r w:rsidRPr="00721A4D">
        <w:rPr>
          <w:lang w:val="sv-SE"/>
        </w:rPr>
        <w:t xml:space="preserve">Tog bort ett </w:t>
      </w:r>
      <w:r>
        <w:rPr>
          <w:lang w:val="sv-SE"/>
        </w:rPr>
        <w:t>also</w:t>
      </w:r>
    </w:p>
  </w:comment>
  <w:comment w:id="0" w:author="Malin Karlsson" w:date="2021-11-04T19:38:00Z" w:initials="">
    <w:p w14:paraId="000000AD" w14:textId="56057397" w:rsidR="00721A4D" w:rsidRPr="001B1A85" w:rsidRDefault="00721A4D">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Jag har lite svårt att hänga med här. Storleksfördelningen vid högre temperaturer beror väl både på tillväxt (och när i livet den är högre/längre än vid normala temperaturer) och på mortalitet?</w:t>
      </w:r>
    </w:p>
  </w:comment>
  <w:comment w:id="1" w:author="Max Lindmark" w:date="2022-02-15T19:31:00Z" w:initials="MOU">
    <w:p w14:paraId="5ECD1C6C" w14:textId="77777777" w:rsidR="00721A4D" w:rsidRPr="00C75D8E" w:rsidRDefault="00721A4D" w:rsidP="00C75D8E">
      <w:pPr>
        <w:rPr>
          <w:lang w:val="sv-SE"/>
        </w:rPr>
      </w:pPr>
      <w:r>
        <w:rPr>
          <w:rStyle w:val="Kommentarsreferens"/>
        </w:rPr>
        <w:annotationRef/>
      </w:r>
      <w:r w:rsidRPr="00C75D8E">
        <w:rPr>
          <w:sz w:val="20"/>
          <w:szCs w:val="20"/>
          <w:lang w:val="sv-SE"/>
        </w:rPr>
        <w:t>Mhm, se om det passar bättre nu kanske!</w:t>
      </w:r>
    </w:p>
  </w:comment>
  <w:comment w:id="11" w:author="Max Lindmark" w:date="2022-02-23T09:32:00Z" w:initials="MOU">
    <w:p w14:paraId="23EA0C22" w14:textId="77777777" w:rsidR="00721A4D" w:rsidRPr="00C75D8E" w:rsidRDefault="00721A4D" w:rsidP="00C75D8E">
      <w:pPr>
        <w:rPr>
          <w:lang w:val="sv-SE"/>
        </w:rPr>
      </w:pPr>
      <w:r>
        <w:rPr>
          <w:rStyle w:val="Kommentarsreferens"/>
        </w:rPr>
        <w:annotationRef/>
      </w:r>
      <w:r w:rsidRPr="00C75D8E">
        <w:rPr>
          <w:sz w:val="20"/>
          <w:szCs w:val="20"/>
          <w:lang w:val="sv-SE"/>
        </w:rPr>
        <w:t>Eftersom vi inte använder en regressionsbaserad metod så kallar vi detta numera exponent, eftersom det är den vi skattar direkt!</w:t>
      </w:r>
    </w:p>
  </w:comment>
  <w:comment w:id="12" w:author="Max Lindmark" w:date="2021-08-10T10:34:00Z" w:initials="">
    <w:p w14:paraId="000000B6" w14:textId="2812AD0B" w:rsidR="00721A4D" w:rsidRDefault="00721A4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 main text (excluding introductory paragraph, Methods section, references and figure legends) is limited to 3,500 words</w:t>
      </w:r>
    </w:p>
  </w:comment>
  <w:comment w:id="13" w:author="Max Lindmark" w:date="2021-08-10T10:36:00Z" w:initials="">
    <w:p w14:paraId="000000B1" w14:textId="77777777" w:rsidR="00721A4D" w:rsidRDefault="00721A4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An introduction (without heading) of up to 500 words of referenced text expands on the background of the work (some overlap with the summary is acceptable)…</w:t>
      </w:r>
    </w:p>
  </w:comment>
  <w:comment w:id="14" w:author="Max Lindmark" w:date="2021-10-20T14:49:00Z" w:initials="">
    <w:p w14:paraId="000000B2" w14:textId="77777777" w:rsidR="00721A4D" w:rsidRPr="00C00598" w:rsidRDefault="00721A4D">
      <w:pPr>
        <w:widowControl w:val="0"/>
        <w:pBdr>
          <w:top w:val="nil"/>
          <w:left w:val="nil"/>
          <w:bottom w:val="nil"/>
          <w:right w:val="nil"/>
          <w:between w:val="nil"/>
        </w:pBdr>
        <w:rPr>
          <w:rFonts w:ascii="Arial" w:eastAsia="Arial" w:hAnsi="Arial" w:cs="Arial"/>
          <w:color w:val="000000"/>
          <w:sz w:val="22"/>
          <w:szCs w:val="22"/>
          <w:lang w:val="sv-SE"/>
        </w:rPr>
      </w:pPr>
      <w:r w:rsidRPr="00C00598">
        <w:rPr>
          <w:rFonts w:ascii="Arial" w:eastAsia="Arial" w:hAnsi="Arial" w:cs="Arial"/>
          <w:color w:val="000000"/>
          <w:sz w:val="22"/>
          <w:szCs w:val="22"/>
          <w:lang w:val="sv-SE"/>
        </w:rPr>
        <w:t>Vi är uppe i 616 nu</w:t>
      </w:r>
    </w:p>
  </w:comment>
  <w:comment w:id="15" w:author="Anna Gårdmark" w:date="2022-02-09T19:17:00Z" w:initials="AG">
    <w:p w14:paraId="576F6E52" w14:textId="77777777" w:rsidR="00721A4D" w:rsidRDefault="00721A4D">
      <w:pPr>
        <w:pStyle w:val="Kommentarer"/>
        <w:rPr>
          <w:lang w:val="sv-SE"/>
        </w:rPr>
      </w:pPr>
      <w:r>
        <w:rPr>
          <w:rStyle w:val="Kommentarsreferens"/>
        </w:rPr>
        <w:annotationRef/>
      </w:r>
      <w:r w:rsidRPr="008F4827">
        <w:rPr>
          <w:lang w:val="sv-SE"/>
        </w:rPr>
        <w:t xml:space="preserve">nu nere i 580 </w:t>
      </w:r>
      <w:r>
        <w:sym w:font="Wingdings" w:char="F04A"/>
      </w:r>
      <w:r w:rsidRPr="008F4827">
        <w:rPr>
          <w:lang w:val="sv-SE"/>
        </w:rPr>
        <w:t xml:space="preserve">  </w:t>
      </w:r>
    </w:p>
    <w:p w14:paraId="06236145" w14:textId="307A1B20" w:rsidR="00721A4D" w:rsidRPr="008F4827" w:rsidRDefault="00721A4D">
      <w:pPr>
        <w:pStyle w:val="Kommentarer"/>
        <w:rPr>
          <w:lang w:val="sv-SE"/>
        </w:rPr>
      </w:pPr>
      <w:r w:rsidRPr="008F4827">
        <w:rPr>
          <w:lang w:val="sv-SE"/>
        </w:rPr>
        <w:t xml:space="preserve">(och </w:t>
      </w:r>
      <w:r>
        <w:rPr>
          <w:lang w:val="sv-SE"/>
        </w:rPr>
        <w:t>det är ju med utskrivna referenser; blir ju färre sen när du byter till Nature-stil på referenserna)</w:t>
      </w:r>
    </w:p>
  </w:comment>
  <w:comment w:id="16" w:author="Max Lindmark" w:date="2022-02-23T11:35:00Z" w:initials="MOU">
    <w:p w14:paraId="7965FF8C" w14:textId="77777777" w:rsidR="00721A4D" w:rsidRPr="00C75D8E" w:rsidRDefault="00721A4D" w:rsidP="00C75D8E">
      <w:pPr>
        <w:rPr>
          <w:lang w:val="sv-SE"/>
        </w:rPr>
      </w:pPr>
      <w:r>
        <w:rPr>
          <w:rStyle w:val="Kommentarsreferens"/>
        </w:rPr>
        <w:annotationRef/>
      </w:r>
      <w:r w:rsidRPr="00C75D8E">
        <w:rPr>
          <w:sz w:val="20"/>
          <w:szCs w:val="20"/>
          <w:lang w:val="sv-SE"/>
        </w:rPr>
        <w:t>523 nu med nature reffar. Det kanske duger?</w:t>
      </w:r>
    </w:p>
  </w:comment>
  <w:comment w:id="17" w:author="Anna Gårdmark" w:date="2022-02-09T13:56:00Z" w:initials="AG">
    <w:p w14:paraId="57F010A9" w14:textId="59099179" w:rsidR="00721A4D" w:rsidRDefault="00721A4D">
      <w:pPr>
        <w:pStyle w:val="Kommentarer"/>
      </w:pPr>
      <w:r>
        <w:rPr>
          <w:rStyle w:val="Kommentarsreferens"/>
        </w:rPr>
        <w:annotationRef/>
      </w:r>
      <w:r>
        <w:rPr>
          <w:rStyle w:val="Kommentarsreferens"/>
        </w:rPr>
        <w:t xml:space="preserve">undetected implies that there is a change in the mean but that it is hidden. But here you’re after that there may be no change in the mean, aren’t you? (because changes in one end outweighs those in the other end of the size spectrum) </w:t>
      </w:r>
    </w:p>
  </w:comment>
  <w:comment w:id="18" w:author="Anna Gårdmark" w:date="2022-02-09T14:05:00Z" w:initials="AG">
    <w:p w14:paraId="62176CAB" w14:textId="7A0929F9" w:rsidR="00721A4D" w:rsidRDefault="00721A4D">
      <w:pPr>
        <w:pStyle w:val="Kommentarer"/>
      </w:pPr>
      <w:r>
        <w:t>“</w:t>
      </w:r>
      <w:r>
        <w:rPr>
          <w:rStyle w:val="Kommentarsreferens"/>
        </w:rPr>
        <w:annotationRef/>
      </w:r>
      <w:r>
        <w:t>scaling with size allometrically” is tautological</w:t>
      </w:r>
    </w:p>
  </w:comment>
  <w:comment w:id="19" w:author="Max Lindmark" w:date="2021-10-06T16:33:00Z" w:initials="">
    <w:p w14:paraId="000000B8" w14:textId="77777777" w:rsidR="00721A4D" w:rsidRDefault="00721A4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Probably because they tend to focus on fishing effects on the size spectrum</w:t>
      </w:r>
    </w:p>
  </w:comment>
  <w:comment w:id="20" w:author="Anna Gårdmark" w:date="2022-02-09T14:09:00Z" w:initials="AG">
    <w:p w14:paraId="441C3C1D" w14:textId="3DD2A609" w:rsidR="00721A4D" w:rsidRDefault="00721A4D">
      <w:pPr>
        <w:pStyle w:val="Kommentarer"/>
      </w:pPr>
      <w:r>
        <w:rPr>
          <w:rStyle w:val="Kommentarsreferens"/>
        </w:rPr>
        <w:annotationRef/>
      </w:r>
      <w:r>
        <w:rPr>
          <w:rStyle w:val="Kommentarsreferens"/>
        </w:rPr>
        <w:t>?? did you mean ‘paths’? else I don’t get this.</w:t>
      </w:r>
    </w:p>
  </w:comment>
  <w:comment w:id="21" w:author="Max Lindmark" w:date="2022-02-21T18:28:00Z" w:initials="MOU">
    <w:p w14:paraId="6F1C599B" w14:textId="77777777" w:rsidR="00721A4D" w:rsidRDefault="00721A4D" w:rsidP="00C75D8E">
      <w:r>
        <w:rPr>
          <w:rStyle w:val="Kommentarsreferens"/>
        </w:rPr>
        <w:annotationRef/>
      </w:r>
      <w:r>
        <w:rPr>
          <w:sz w:val="20"/>
          <w:szCs w:val="20"/>
        </w:rPr>
        <w:t>yes paths better!</w:t>
      </w:r>
    </w:p>
  </w:comment>
  <w:comment w:id="22" w:author="Anna Gårdmark" w:date="2022-02-09T18:31:00Z" w:initials="AG">
    <w:p w14:paraId="2A10D310" w14:textId="2DA67609" w:rsidR="00721A4D" w:rsidRDefault="00721A4D">
      <w:pPr>
        <w:pStyle w:val="Kommentarer"/>
      </w:pPr>
      <w:r>
        <w:rPr>
          <w:rStyle w:val="Kommentarsreferens"/>
        </w:rPr>
        <w:annotationRef/>
      </w:r>
      <w:r>
        <w:rPr>
          <w:rStyle w:val="Kommentarsreferens"/>
        </w:rPr>
        <w:t>from this paragraph it isn’t really clear what the main knowledge gap is. worth reiterating here to make it clar.</w:t>
      </w:r>
    </w:p>
  </w:comment>
  <w:comment w:id="23" w:author="Max Lindmark" w:date="2022-04-09T10:09:00Z" w:initials="MOU">
    <w:p w14:paraId="3959255D" w14:textId="77777777" w:rsidR="00721A4D" w:rsidRDefault="00721A4D" w:rsidP="00721A4D">
      <w:r>
        <w:rPr>
          <w:rStyle w:val="Kommentarsreferens"/>
        </w:rPr>
        <w:annotationRef/>
      </w:r>
      <w:r>
        <w:rPr>
          <w:sz w:val="20"/>
          <w:szCs w:val="20"/>
        </w:rPr>
        <w:t>think it’s better now!</w:t>
      </w:r>
    </w:p>
    <w:p w14:paraId="2BFB365B" w14:textId="77777777" w:rsidR="00721A4D" w:rsidRDefault="00721A4D" w:rsidP="00721A4D"/>
  </w:comment>
  <w:comment w:id="24" w:author="Anna Gårdmark" w:date="2022-02-09T18:36:00Z" w:initials="AG">
    <w:p w14:paraId="757950F5" w14:textId="5F61052B" w:rsidR="00721A4D" w:rsidRDefault="00721A4D">
      <w:pPr>
        <w:pStyle w:val="Kommentarer"/>
      </w:pPr>
      <w:r>
        <w:rPr>
          <w:rStyle w:val="Kommentarsreferens"/>
        </w:rPr>
        <w:annotationRef/>
      </w:r>
      <w:r>
        <w:rPr>
          <w:rStyle w:val="Kommentarsreferens"/>
        </w:rPr>
        <w:t>completely unknown to your readers; need proper introduction</w:t>
      </w:r>
    </w:p>
  </w:comment>
  <w:comment w:id="25" w:author="Anna Gårdmark" w:date="2022-02-09T18:50:00Z" w:initials="AG">
    <w:p w14:paraId="3321B3B4" w14:textId="2E0D8360" w:rsidR="00721A4D" w:rsidRDefault="00721A4D">
      <w:pPr>
        <w:pStyle w:val="Kommentarer"/>
      </w:pPr>
      <w:r>
        <w:rPr>
          <w:rStyle w:val="Kommentarsreferens"/>
        </w:rPr>
        <w:annotationRef/>
      </w:r>
      <w:r>
        <w:rPr>
          <w:rStyle w:val="Kommentarsreferens"/>
        </w:rPr>
        <w:t>I would go for ‘heated area’ instead of ‘warm’, as this signals that it is caused and artificial rather than a natural difference warm-cold</w:t>
      </w:r>
    </w:p>
  </w:comment>
  <w:comment w:id="26" w:author="Max Lindmark" w:date="2022-02-21T18:39:00Z" w:initials="MOU">
    <w:p w14:paraId="0B6CCED3" w14:textId="77777777" w:rsidR="00721A4D" w:rsidRDefault="00721A4D" w:rsidP="00C75D8E">
      <w:r>
        <w:rPr>
          <w:rStyle w:val="Kommentarsreferens"/>
        </w:rPr>
        <w:annotationRef/>
      </w:r>
      <w:r>
        <w:rPr>
          <w:sz w:val="20"/>
          <w:szCs w:val="20"/>
        </w:rPr>
        <w:t>ok!</w:t>
      </w:r>
    </w:p>
  </w:comment>
  <w:comment w:id="27" w:author="Anna Gårdmark" w:date="2022-02-09T18:52:00Z" w:initials="AG">
    <w:p w14:paraId="341402B3" w14:textId="4F6603EF" w:rsidR="00721A4D" w:rsidRDefault="00721A4D">
      <w:pPr>
        <w:pStyle w:val="Kommentarer"/>
      </w:pPr>
      <w:r>
        <w:rPr>
          <w:rStyle w:val="Kommentarsreferens"/>
        </w:rPr>
        <w:annotationRef/>
      </w:r>
      <w:r>
        <w:rPr>
          <w:rStyle w:val="Kommentarsreferens"/>
        </w:rPr>
        <w:t>see previous comment; suggest you go for ‘heated’ and ‘reference’, which clarifies that it is an experimental heating; but since you started with warm cold I continued it here</w:t>
      </w:r>
    </w:p>
  </w:comment>
  <w:comment w:id="28" w:author="Max Lindmark" w:date="2022-02-21T18:39:00Z" w:initials="MOU">
    <w:p w14:paraId="40F19CEF" w14:textId="77777777" w:rsidR="00721A4D" w:rsidRDefault="00721A4D" w:rsidP="00C75D8E">
      <w:r>
        <w:rPr>
          <w:rStyle w:val="Kommentarsreferens"/>
        </w:rPr>
        <w:annotationRef/>
      </w:r>
      <w:r>
        <w:rPr>
          <w:sz w:val="20"/>
          <w:szCs w:val="20"/>
        </w:rPr>
        <w:t>will do that</w:t>
      </w:r>
    </w:p>
  </w:comment>
  <w:comment w:id="29" w:author="Max Lindmark" w:date="2021-08-10T10:36:00Z" w:initials="">
    <w:p w14:paraId="000000A7" w14:textId="101E4249" w:rsidR="00721A4D" w:rsidRDefault="00721A4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and is followed by a concise, focused account of the findings (headed 'Results')…</w:t>
      </w:r>
    </w:p>
  </w:comment>
  <w:comment w:id="30" w:author="Max Lindmark" w:date="2021-10-19T12:07:00Z" w:initials="">
    <w:p w14:paraId="000000A8" w14:textId="77777777" w:rsidR="00721A4D" w:rsidRPr="001B1A85" w:rsidRDefault="00721A4D">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Det star visserligen “concicse”, men vi är ganska långt ifrån word-limit (och intron är begränsad till 500 ord, och diskussionen till 2 paragrapger, så det är bara här vi kan öka på. Har även kollat i andra nature eco evo articular och jag tycker att många lägger in lite tolkningar och friare meningar här.</w:t>
      </w:r>
    </w:p>
  </w:comment>
  <w:comment w:id="31" w:author="Anna Gårdmark" w:date="2022-02-10T08:54:00Z" w:initials="AG">
    <w:p w14:paraId="07268ACD" w14:textId="771CBE58" w:rsidR="00721A4D" w:rsidRDefault="00721A4D">
      <w:pPr>
        <w:pStyle w:val="Kommentarer"/>
      </w:pPr>
      <w:r>
        <w:rPr>
          <w:rStyle w:val="Kommentarsreferens"/>
        </w:rPr>
        <w:annotationRef/>
      </w:r>
      <w:r>
        <w:rPr>
          <w:rStyle w:val="Kommentarsreferens"/>
        </w:rPr>
        <w:t>do readers understand this word do we think?</w:t>
      </w:r>
    </w:p>
  </w:comment>
  <w:comment w:id="32" w:author="Max Lindmark" w:date="2022-02-23T10:59:00Z" w:initials="MOU">
    <w:p w14:paraId="62B521B9" w14:textId="77777777" w:rsidR="00721A4D" w:rsidRDefault="00721A4D" w:rsidP="00C75D8E">
      <w:r>
        <w:rPr>
          <w:rStyle w:val="Kommentarsreferens"/>
        </w:rPr>
        <w:annotationRef/>
      </w:r>
      <w:r>
        <w:rPr>
          <w:sz w:val="20"/>
          <w:szCs w:val="20"/>
        </w:rPr>
        <w:t>this ok?</w:t>
      </w:r>
    </w:p>
  </w:comment>
  <w:comment w:id="33" w:author="Anna Gårdmark" w:date="2022-02-10T08:20:00Z" w:initials="AG">
    <w:p w14:paraId="4629AF4F" w14:textId="59DBA8D9" w:rsidR="00721A4D" w:rsidRDefault="00721A4D">
      <w:pPr>
        <w:pStyle w:val="Kommentarer"/>
      </w:pPr>
      <w:r>
        <w:rPr>
          <w:rStyle w:val="Kommentarsreferens"/>
        </w:rPr>
        <w:annotationRef/>
      </w:r>
      <w:r>
        <w:t>needs to be translated for the general reader into something clarifying what this means</w:t>
      </w:r>
    </w:p>
  </w:comment>
  <w:comment w:id="34" w:author="Max Lindmark" w:date="2022-02-23T11:42:00Z" w:initials="MOU">
    <w:p w14:paraId="7D56DB45" w14:textId="77777777" w:rsidR="00721A4D" w:rsidRPr="00721A4D" w:rsidRDefault="00721A4D" w:rsidP="00C75D8E">
      <w:r>
        <w:rPr>
          <w:rStyle w:val="Kommentarsreferens"/>
        </w:rPr>
        <w:annotationRef/>
      </w:r>
      <w:r w:rsidRPr="00721A4D">
        <w:rPr>
          <w:sz w:val="20"/>
          <w:szCs w:val="20"/>
        </w:rPr>
        <w:t xml:space="preserve">erm, will be difficult. </w:t>
      </w:r>
    </w:p>
  </w:comment>
  <w:comment w:id="35" w:author="Max Lindmark" w:date="2022-04-09T10:10:00Z" w:initials="MOU">
    <w:p w14:paraId="14C70889" w14:textId="77777777" w:rsidR="00721A4D" w:rsidRDefault="00721A4D" w:rsidP="00721A4D">
      <w:r>
        <w:rPr>
          <w:rStyle w:val="Kommentarsreferens"/>
        </w:rPr>
        <w:annotationRef/>
      </w:r>
      <w:r>
        <w:rPr>
          <w:sz w:val="20"/>
          <w:szCs w:val="20"/>
        </w:rPr>
        <w:t>this is ok now now thanks</w:t>
      </w:r>
    </w:p>
  </w:comment>
  <w:comment w:id="36" w:author="Max Lindmark" w:date="2022-02-21T18:45:00Z" w:initials="MOU">
    <w:p w14:paraId="7C1CFBEF" w14:textId="329F2E56" w:rsidR="00721A4D" w:rsidRPr="00C75D8E" w:rsidRDefault="00721A4D" w:rsidP="00C75D8E">
      <w:pPr>
        <w:rPr>
          <w:lang w:val="sv-SE"/>
        </w:rPr>
      </w:pPr>
      <w:r>
        <w:rPr>
          <w:rStyle w:val="Kommentarsreferens"/>
        </w:rPr>
        <w:annotationRef/>
      </w:r>
      <w:r w:rsidRPr="00C75D8E">
        <w:rPr>
          <w:sz w:val="20"/>
          <w:szCs w:val="20"/>
          <w:lang w:val="sv-SE"/>
        </w:rPr>
        <w:t>Vi borde inte kalla detta growth rate eftersom den bara har dimensionen tid</w:t>
      </w:r>
    </w:p>
  </w:comment>
  <w:comment w:id="37" w:author="Anna Gårdmark" w:date="2022-04-07T21:06:00Z" w:initials="AG">
    <w:p w14:paraId="423D6841" w14:textId="799AD56A" w:rsidR="00721A4D" w:rsidRPr="00C75D8E" w:rsidRDefault="00721A4D">
      <w:pPr>
        <w:pStyle w:val="Kommentarer"/>
        <w:rPr>
          <w:lang w:val="sv-SE"/>
        </w:rPr>
      </w:pPr>
      <w:r>
        <w:rPr>
          <w:rStyle w:val="Kommentarsreferens"/>
        </w:rPr>
        <w:annotationRef/>
      </w:r>
      <w:r w:rsidRPr="00C75D8E">
        <w:rPr>
          <w:lang w:val="sv-SE"/>
        </w:rPr>
        <w:t>men rates har ju just en</w:t>
      </w:r>
      <w:r>
        <w:rPr>
          <w:lang w:val="sv-SE"/>
        </w:rPr>
        <w:t>heten tid?</w:t>
      </w:r>
    </w:p>
  </w:comment>
  <w:comment w:id="38" w:author="Max Lindmark" w:date="2022-04-09T10:11:00Z" w:initials="MOU">
    <w:p w14:paraId="17C728CD" w14:textId="77777777" w:rsidR="00721A4D" w:rsidRDefault="00721A4D" w:rsidP="00721A4D">
      <w:r>
        <w:rPr>
          <w:rStyle w:val="Kommentarsreferens"/>
        </w:rPr>
        <w:annotationRef/>
      </w:r>
      <w:r w:rsidRPr="00721A4D">
        <w:rPr>
          <w:sz w:val="20"/>
          <w:szCs w:val="20"/>
          <w:lang w:val="sv-SE"/>
        </w:rPr>
        <w:t xml:space="preserve">jo, men </w:t>
      </w:r>
      <w:r w:rsidRPr="00721A4D">
        <w:rPr>
          <w:sz w:val="20"/>
          <w:szCs w:val="20"/>
          <w:lang w:val="sv-SE"/>
        </w:rPr>
        <w:t xml:space="preserve">growth har också storlek av något slag, men det har inte K, därför tvekar jag! </w:t>
      </w:r>
      <w:r>
        <w:rPr>
          <w:sz w:val="20"/>
          <w:szCs w:val="20"/>
        </w:rPr>
        <w:t>Vi kör såhär</w:t>
      </w:r>
    </w:p>
  </w:comment>
  <w:comment w:id="39" w:author="Anna Gårdmark" w:date="2022-04-07T21:28:00Z" w:initials="AG">
    <w:p w14:paraId="65A43375" w14:textId="4E750196" w:rsidR="00721A4D" w:rsidRDefault="00721A4D">
      <w:pPr>
        <w:pStyle w:val="Kommentarer"/>
      </w:pPr>
      <w:r>
        <w:rPr>
          <w:rStyle w:val="Kommentarsreferens"/>
        </w:rPr>
        <w:annotationRef/>
      </w:r>
      <w:r>
        <w:rPr>
          <w:rStyle w:val="Kommentarsreferens"/>
        </w:rPr>
        <w:t>can it be moved to the supplement? irrelevant here</w:t>
      </w:r>
    </w:p>
  </w:comment>
  <w:comment w:id="40" w:author="Max Lindmark" w:date="2022-04-09T10:12:00Z" w:initials="MOU">
    <w:p w14:paraId="5C083976" w14:textId="77777777" w:rsidR="00721A4D" w:rsidRDefault="00721A4D" w:rsidP="00721A4D">
      <w:r>
        <w:rPr>
          <w:rStyle w:val="Kommentarsreferens"/>
        </w:rPr>
        <w:annotationRef/>
      </w:r>
      <w:r>
        <w:rPr>
          <w:sz w:val="20"/>
          <w:szCs w:val="20"/>
        </w:rPr>
        <w:t>in theory yes but it’s a bit simpler not to (i have to make room for it) + if we list all 3 params it’s easier to use this study for VBGE params in these areas for perch etc.</w:t>
      </w:r>
    </w:p>
  </w:comment>
  <w:comment w:id="41" w:author="Anna Gårdmark" w:date="2022-04-07T21:29:00Z" w:initials="AG">
    <w:p w14:paraId="5C0E900D" w14:textId="42915BE7" w:rsidR="00721A4D" w:rsidRDefault="00721A4D">
      <w:pPr>
        <w:pStyle w:val="Kommentarer"/>
      </w:pPr>
      <w:r>
        <w:rPr>
          <w:rStyle w:val="Kommentarsreferens"/>
        </w:rPr>
        <w:annotationRef/>
      </w:r>
      <w:r>
        <w:rPr>
          <w:rStyle w:val="Kommentarsreferens"/>
        </w:rPr>
        <w:t>remember to change also here if you change in the methods</w:t>
      </w:r>
    </w:p>
  </w:comment>
  <w:comment w:id="42" w:author="Max Lindmark" w:date="2022-04-09T10:12:00Z" w:initials="MOU">
    <w:p w14:paraId="12D8587F" w14:textId="77777777" w:rsidR="00721A4D" w:rsidRPr="00721A4D" w:rsidRDefault="00721A4D" w:rsidP="00721A4D">
      <w:pPr>
        <w:rPr>
          <w:lang w:val="sv-SE"/>
        </w:rPr>
      </w:pPr>
      <w:r>
        <w:rPr>
          <w:rStyle w:val="Kommentarsreferens"/>
        </w:rPr>
        <w:annotationRef/>
      </w:r>
      <w:r w:rsidRPr="00721A4D">
        <w:rPr>
          <w:sz w:val="20"/>
          <w:szCs w:val="20"/>
          <w:lang w:val="sv-SE"/>
        </w:rPr>
        <w:t>its ok</w:t>
      </w:r>
    </w:p>
  </w:comment>
  <w:comment w:id="43" w:author="Anna Gårdmark" w:date="2022-02-10T10:32:00Z" w:initials="AG">
    <w:p w14:paraId="740DA1F9" w14:textId="10C7B497" w:rsidR="00721A4D" w:rsidRPr="0016529A" w:rsidRDefault="00721A4D">
      <w:pPr>
        <w:pStyle w:val="Kommentarer"/>
        <w:rPr>
          <w:lang w:val="sv-SE"/>
        </w:rPr>
      </w:pPr>
      <w:r>
        <w:rPr>
          <w:rStyle w:val="Kommentarsreferens"/>
        </w:rPr>
        <w:annotationRef/>
      </w:r>
      <w:r w:rsidRPr="0016529A">
        <w:rPr>
          <w:rStyle w:val="Kommentarsreferens"/>
          <w:lang w:val="sv-SE"/>
        </w:rPr>
        <w:t>behöver vi så här fin noggrannhet, räcker det inte med en decimal</w:t>
      </w:r>
      <w:r>
        <w:rPr>
          <w:rStyle w:val="Kommentarsreferens"/>
          <w:lang w:val="sv-SE"/>
        </w:rPr>
        <w:t>? (eller inga?)</w:t>
      </w:r>
    </w:p>
  </w:comment>
  <w:comment w:id="44" w:author="Max Lindmark" w:date="2022-02-21T18:50:00Z" w:initials="MOU">
    <w:p w14:paraId="22911C9D" w14:textId="77777777" w:rsidR="00721A4D" w:rsidRPr="00C75D8E" w:rsidRDefault="00721A4D" w:rsidP="00C75D8E">
      <w:pPr>
        <w:rPr>
          <w:lang w:val="sv-SE"/>
        </w:rPr>
      </w:pPr>
      <w:r>
        <w:rPr>
          <w:rStyle w:val="Kommentarsreferens"/>
        </w:rPr>
        <w:annotationRef/>
      </w:r>
      <w:r w:rsidRPr="00C75D8E">
        <w:rPr>
          <w:sz w:val="20"/>
          <w:szCs w:val="20"/>
          <w:lang w:val="sv-SE"/>
        </w:rPr>
        <w:t xml:space="preserve">Räcker gott med en </w:t>
      </w:r>
    </w:p>
  </w:comment>
  <w:comment w:id="45" w:author="Anna Gårdmark" w:date="2022-04-07T21:29:00Z" w:initials="AG">
    <w:p w14:paraId="31B5A3A2" w14:textId="029D576C" w:rsidR="00721A4D" w:rsidRPr="00CD50EA" w:rsidRDefault="00721A4D">
      <w:pPr>
        <w:pStyle w:val="Kommentarer"/>
        <w:rPr>
          <w:lang w:val="sv-SE"/>
        </w:rPr>
      </w:pPr>
      <w:r>
        <w:rPr>
          <w:rStyle w:val="Kommentarsreferens"/>
        </w:rPr>
        <w:annotationRef/>
      </w:r>
      <w:r>
        <w:rPr>
          <w:rStyle w:val="Kommentarsreferens"/>
          <w:lang w:val="sv-SE"/>
        </w:rPr>
        <w:t>…and here</w:t>
      </w:r>
    </w:p>
  </w:comment>
  <w:comment w:id="46" w:author="Anna Gårdmark" w:date="2022-04-07T21:29:00Z" w:initials="AG">
    <w:p w14:paraId="692F6E1F" w14:textId="3BBD7D0C" w:rsidR="00721A4D" w:rsidRPr="00721A4D" w:rsidRDefault="00721A4D">
      <w:pPr>
        <w:pStyle w:val="Kommentarer"/>
        <w:rPr>
          <w:lang w:val="sv-SE"/>
        </w:rPr>
      </w:pPr>
      <w:r>
        <w:rPr>
          <w:rStyle w:val="Kommentarsreferens"/>
        </w:rPr>
        <w:annotationRef/>
      </w:r>
      <w:r w:rsidRPr="00721A4D">
        <w:rPr>
          <w:rStyle w:val="Kommentarsreferens"/>
          <w:lang w:val="sv-SE"/>
        </w:rPr>
        <w:t>…och här</w:t>
      </w:r>
    </w:p>
  </w:comment>
  <w:comment w:id="47" w:author="Max Lindmark" w:date="2022-02-21T18:49:00Z" w:initials="MOU">
    <w:p w14:paraId="2CD59B1A" w14:textId="34036E87" w:rsidR="00721A4D" w:rsidRPr="00C75D8E" w:rsidRDefault="00721A4D" w:rsidP="00C75D8E">
      <w:pPr>
        <w:rPr>
          <w:lang w:val="sv-SE"/>
        </w:rPr>
      </w:pPr>
      <w:r>
        <w:rPr>
          <w:rStyle w:val="Kommentarsreferens"/>
        </w:rPr>
        <w:annotationRef/>
      </w:r>
      <w:r w:rsidRPr="00C75D8E">
        <w:rPr>
          <w:sz w:val="20"/>
          <w:szCs w:val="20"/>
          <w:lang w:val="sv-SE"/>
        </w:rPr>
        <w:t>Föredrar nog att skriva såhär, att sannolikheten är hög för olika tillväxt än låg för lika tillväxt</w:t>
      </w:r>
    </w:p>
  </w:comment>
  <w:comment w:id="48" w:author="Anna Gårdmark" w:date="2022-04-07T21:30:00Z" w:initials="AG">
    <w:p w14:paraId="1ED7F339" w14:textId="58C95621" w:rsidR="00721A4D" w:rsidRPr="00721A4D" w:rsidRDefault="00721A4D">
      <w:pPr>
        <w:pStyle w:val="Kommentarer"/>
        <w:rPr>
          <w:lang w:val="sv-SE"/>
        </w:rPr>
      </w:pPr>
      <w:r>
        <w:rPr>
          <w:rStyle w:val="Kommentarsreferens"/>
        </w:rPr>
        <w:annotationRef/>
      </w:r>
      <w:r w:rsidRPr="00721A4D">
        <w:rPr>
          <w:lang w:val="sv-SE"/>
        </w:rPr>
        <w:t>japp bättre!</w:t>
      </w:r>
    </w:p>
  </w:comment>
  <w:comment w:id="49" w:author="Max Lindmark" w:date="2021-10-22T12:07:00Z" w:initials="">
    <w:p w14:paraId="000000A9" w14:textId="77777777" w:rsidR="00721A4D" w:rsidRPr="001B1A85" w:rsidRDefault="00721A4D">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 xml:space="preserve">Hade gärna fått in hur tillväxtökningen som TSR innebär ofta överskuggas pga focus på shrinking. </w:t>
      </w:r>
    </w:p>
    <w:p w14:paraId="000000AA" w14:textId="77777777" w:rsidR="00721A4D" w:rsidRPr="001B1A85" w:rsidRDefault="00721A4D">
      <w:pPr>
        <w:widowControl w:val="0"/>
        <w:pBdr>
          <w:top w:val="nil"/>
          <w:left w:val="nil"/>
          <w:bottom w:val="nil"/>
          <w:right w:val="nil"/>
          <w:between w:val="nil"/>
        </w:pBdr>
        <w:rPr>
          <w:rFonts w:ascii="Arial" w:eastAsia="Arial" w:hAnsi="Arial" w:cs="Arial"/>
          <w:color w:val="000000"/>
          <w:sz w:val="22"/>
          <w:szCs w:val="22"/>
          <w:lang w:val="sv-SE"/>
        </w:rPr>
      </w:pPr>
    </w:p>
    <w:p w14:paraId="000000AB" w14:textId="77777777" w:rsidR="00721A4D" w:rsidRPr="001B1A85" w:rsidRDefault="00721A4D">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Samt att TSR-bevis är rätt ovanliga på större organismer i naturliga miljöer (mycket mer studier och teori på mindre organismer)</w:t>
      </w:r>
    </w:p>
  </w:comment>
  <w:comment w:id="50" w:author="Max Lindmark" w:date="2021-08-10T10:36:00Z" w:initials="">
    <w:p w14:paraId="000000B0" w14:textId="77777777" w:rsidR="00721A4D" w:rsidRDefault="00721A4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and one or two short paragraphs of discussion (headed 'Discussion').</w:t>
      </w:r>
    </w:p>
  </w:comment>
  <w:comment w:id="51" w:author="Anna Gårdmark" w:date="2022-04-07T21:32:00Z" w:initials="AG">
    <w:p w14:paraId="48C024DB" w14:textId="5DBFACE7" w:rsidR="00721A4D" w:rsidRPr="00CD50EA" w:rsidRDefault="00721A4D">
      <w:pPr>
        <w:pStyle w:val="Kommentarer"/>
        <w:rPr>
          <w:lang w:val="sv-SE"/>
        </w:rPr>
      </w:pPr>
      <w:r>
        <w:rPr>
          <w:rStyle w:val="Kommentarsreferens"/>
        </w:rPr>
        <w:annotationRef/>
      </w:r>
      <w:r w:rsidRPr="00CD50EA">
        <w:rPr>
          <w:rStyle w:val="Kommentarsreferens"/>
          <w:lang w:val="sv-SE"/>
        </w:rPr>
        <w:t>brukar man inte saga ‘unexploited’?</w:t>
      </w:r>
    </w:p>
  </w:comment>
  <w:comment w:id="52" w:author="Max Lindmark" w:date="2022-04-09T10:14:00Z" w:initials="MOU">
    <w:p w14:paraId="1CEDA30E" w14:textId="77777777" w:rsidR="00721A4D" w:rsidRPr="00721A4D" w:rsidRDefault="00721A4D" w:rsidP="00721A4D">
      <w:pPr>
        <w:rPr>
          <w:lang w:val="sv-SE"/>
        </w:rPr>
      </w:pPr>
      <w:r>
        <w:rPr>
          <w:rStyle w:val="Kommentarsreferens"/>
        </w:rPr>
        <w:annotationRef/>
      </w:r>
      <w:r w:rsidRPr="00721A4D">
        <w:rPr>
          <w:sz w:val="20"/>
          <w:szCs w:val="20"/>
          <w:lang w:val="sv-SE"/>
        </w:rPr>
        <w:t>jo</w:t>
      </w:r>
    </w:p>
  </w:comment>
  <w:comment w:id="53" w:author="Anna Gårdmark" w:date="2022-04-07T21:33:00Z" w:initials="AG">
    <w:p w14:paraId="552D7B57" w14:textId="63950043" w:rsidR="00721A4D" w:rsidRPr="00CD50EA" w:rsidRDefault="00721A4D">
      <w:pPr>
        <w:pStyle w:val="Kommentarer"/>
        <w:rPr>
          <w:lang w:val="sv-SE"/>
        </w:rPr>
      </w:pPr>
      <w:r>
        <w:rPr>
          <w:rStyle w:val="Kommentarsreferens"/>
        </w:rPr>
        <w:annotationRef/>
      </w:r>
      <w:r w:rsidRPr="00CD50EA">
        <w:rPr>
          <w:rStyle w:val="Kommentarsreferens"/>
          <w:lang w:val="sv-SE"/>
        </w:rPr>
        <w:t>den här delen av meningen behöver refs</w:t>
      </w:r>
    </w:p>
  </w:comment>
  <w:comment w:id="54" w:author="Max Lindmark" w:date="2022-02-21T18:55:00Z" w:initials="MOU">
    <w:p w14:paraId="1CCEC445" w14:textId="77777777" w:rsidR="00721A4D" w:rsidRDefault="00721A4D" w:rsidP="00C75D8E">
      <w:r>
        <w:rPr>
          <w:rStyle w:val="Kommentarsreferens"/>
        </w:rPr>
        <w:annotationRef/>
      </w:r>
      <w:r>
        <w:rPr>
          <w:sz w:val="20"/>
          <w:szCs w:val="20"/>
        </w:rPr>
        <w:t>gillar dessa edits!</w:t>
      </w:r>
    </w:p>
  </w:comment>
  <w:comment w:id="55" w:author="Anna Gårdmark" w:date="2022-02-10T10:06:00Z" w:initials="AG">
    <w:p w14:paraId="027FD61E" w14:textId="434C5A1E" w:rsidR="00721A4D" w:rsidRDefault="00721A4D">
      <w:pPr>
        <w:pStyle w:val="Kommentarer"/>
      </w:pPr>
      <w:r>
        <w:rPr>
          <w:rStyle w:val="Kommentarsreferens"/>
        </w:rPr>
        <w:annotationRef/>
      </w:r>
      <w:r>
        <w:rPr>
          <w:rStyle w:val="Kommentarsreferens"/>
        </w:rPr>
        <w:t>refs needed here on other studies in natural systems</w:t>
      </w:r>
    </w:p>
  </w:comment>
  <w:comment w:id="56" w:author="Max Lindmark" w:date="2022-02-21T19:13:00Z" w:initials="MOU">
    <w:p w14:paraId="397B9E89" w14:textId="77777777" w:rsidR="00721A4D" w:rsidRPr="00721A4D" w:rsidRDefault="00721A4D" w:rsidP="00C75D8E">
      <w:pPr>
        <w:rPr>
          <w:lang w:val="sv-SE"/>
        </w:rPr>
      </w:pPr>
      <w:r>
        <w:rPr>
          <w:rStyle w:val="Kommentarsreferens"/>
        </w:rPr>
        <w:annotationRef/>
      </w:r>
      <w:r w:rsidRPr="00721A4D">
        <w:rPr>
          <w:sz w:val="20"/>
          <w:szCs w:val="20"/>
          <w:lang w:val="sv-SE"/>
        </w:rPr>
        <w:t>Funkar detta?</w:t>
      </w:r>
    </w:p>
  </w:comment>
  <w:comment w:id="57" w:author="Anna Gårdmark" w:date="2022-04-07T21:34:00Z" w:initials="AG">
    <w:p w14:paraId="6709477D" w14:textId="170BD38E" w:rsidR="00721A4D" w:rsidRPr="00CD50EA" w:rsidRDefault="00721A4D">
      <w:pPr>
        <w:pStyle w:val="Kommentarer"/>
        <w:rPr>
          <w:lang w:val="sv-SE"/>
        </w:rPr>
      </w:pPr>
      <w:r>
        <w:rPr>
          <w:rStyle w:val="Kommentarsreferens"/>
        </w:rPr>
        <w:annotationRef/>
      </w:r>
      <w:r w:rsidRPr="00CD50EA">
        <w:rPr>
          <w:rStyle w:val="Kommentarsreferens"/>
          <w:lang w:val="sv-SE"/>
        </w:rPr>
        <w:t xml:space="preserve">talar inte detta för att det </w:t>
      </w:r>
      <w:r>
        <w:rPr>
          <w:rStyle w:val="Kommentarsreferens"/>
          <w:lang w:val="sv-SE"/>
        </w:rPr>
        <w:t>är ökad födotillgång i BT (ev pga uppvärmning)?</w:t>
      </w:r>
    </w:p>
  </w:comment>
  <w:comment w:id="58" w:author="Max Lindmark" w:date="2022-04-10T19:44:00Z" w:initials="MOU">
    <w:p w14:paraId="58CD8BC6" w14:textId="77777777" w:rsidR="00721A4D" w:rsidRPr="00721A4D" w:rsidRDefault="00721A4D" w:rsidP="00721A4D">
      <w:pPr>
        <w:rPr>
          <w:lang w:val="sv-SE"/>
        </w:rPr>
      </w:pPr>
      <w:r>
        <w:rPr>
          <w:rStyle w:val="Kommentarsreferens"/>
        </w:rPr>
        <w:annotationRef/>
      </w:r>
      <w:r w:rsidRPr="00721A4D">
        <w:rPr>
          <w:sz w:val="20"/>
          <w:szCs w:val="20"/>
          <w:lang w:val="sv-SE"/>
        </w:rPr>
        <w:t xml:space="preserve">kanske, men inte nödvändigtvis! kan ju också vara så att maten är lika rik i båda system och </w:t>
      </w:r>
      <w:r w:rsidRPr="00721A4D">
        <w:rPr>
          <w:sz w:val="20"/>
          <w:szCs w:val="20"/>
          <w:lang w:val="sv-SE"/>
        </w:rPr>
        <w:t>ffa tillräcklig för att underhålla stora kroppar</w:t>
      </w:r>
    </w:p>
  </w:comment>
  <w:comment w:id="59" w:author="Anna Gårdmark" w:date="2022-02-10T10:28:00Z" w:initials="AG">
    <w:p w14:paraId="504F5AA2" w14:textId="6078158D" w:rsidR="00721A4D" w:rsidRDefault="00721A4D">
      <w:pPr>
        <w:pStyle w:val="Kommentarer"/>
      </w:pPr>
      <w:r>
        <w:rPr>
          <w:rStyle w:val="Kommentarsreferens"/>
        </w:rPr>
        <w:annotationRef/>
      </w:r>
      <w:r>
        <w:rPr>
          <w:rStyle w:val="Kommentarsreferens"/>
        </w:rPr>
        <w:t>we need to say something of what could have caused this; it is likely that heating at the ecosystem scale results in different responses than pure direct effects of warming on individual organisms, in that warming could increase both physiological rates and food productivity.</w:t>
      </w:r>
    </w:p>
  </w:comment>
  <w:comment w:id="60" w:author="Max Lindmark" w:date="2022-02-21T19:22:00Z" w:initials="MOU">
    <w:p w14:paraId="1CE6B7E7" w14:textId="77777777" w:rsidR="00721A4D" w:rsidRPr="00C75D8E" w:rsidRDefault="00721A4D" w:rsidP="00C75D8E">
      <w:pPr>
        <w:rPr>
          <w:lang w:val="sv-SE"/>
        </w:rPr>
      </w:pPr>
      <w:r>
        <w:rPr>
          <w:rStyle w:val="Kommentarsreferens"/>
        </w:rPr>
        <w:annotationRef/>
      </w:r>
      <w:r w:rsidRPr="00C75D8E">
        <w:rPr>
          <w:sz w:val="20"/>
          <w:szCs w:val="20"/>
          <w:lang w:val="sv-SE"/>
        </w:rPr>
        <w:t>tycker dina edits blev bra! förkortade sista meningen bara</w:t>
      </w:r>
    </w:p>
  </w:comment>
  <w:comment w:id="61" w:author="Anna Gårdmark" w:date="2022-04-07T21:35:00Z" w:initials="AG">
    <w:p w14:paraId="7EC80A7B" w14:textId="157276AF" w:rsidR="00721A4D" w:rsidRPr="00E40B76" w:rsidRDefault="00721A4D">
      <w:pPr>
        <w:pStyle w:val="Kommentarer"/>
        <w:rPr>
          <w:lang w:val="sv-SE"/>
        </w:rPr>
      </w:pPr>
      <w:r>
        <w:rPr>
          <w:rStyle w:val="Kommentarsreferens"/>
        </w:rPr>
        <w:annotationRef/>
      </w:r>
      <w:r w:rsidRPr="00E40B76">
        <w:rPr>
          <w:rStyle w:val="Kommentarsreferens"/>
          <w:lang w:val="sv-SE"/>
        </w:rPr>
        <w:t>ah, bra, här kom det visst</w:t>
      </w:r>
    </w:p>
  </w:comment>
  <w:comment w:id="63" w:author="Anna Gårdmark" w:date="2022-02-10T10:57:00Z" w:initials="AG">
    <w:p w14:paraId="38DEBF48" w14:textId="5A29D9F4" w:rsidR="00721A4D" w:rsidRDefault="00721A4D">
      <w:pPr>
        <w:pStyle w:val="Kommentarer"/>
        <w:rPr>
          <w:rStyle w:val="Kommentarsreferens"/>
          <w:lang w:val="sv-SE"/>
        </w:rPr>
      </w:pPr>
      <w:r>
        <w:rPr>
          <w:rStyle w:val="Kommentarsreferens"/>
        </w:rPr>
        <w:annotationRef/>
      </w:r>
      <w:r w:rsidRPr="00E0077A">
        <w:rPr>
          <w:rStyle w:val="Kommentarsreferens"/>
          <w:lang w:val="sv-SE"/>
        </w:rPr>
        <w:t xml:space="preserve">det här stycket är så kort så här finns utrymme att expandera diskussionen </w:t>
      </w:r>
      <w:r>
        <w:rPr>
          <w:rStyle w:val="Kommentarsreferens"/>
          <w:lang w:val="sv-SE"/>
        </w:rPr>
        <w:t xml:space="preserve">(när vi nu är så långt från word limit) </w:t>
      </w:r>
    </w:p>
    <w:p w14:paraId="710E9747" w14:textId="57CE76FA" w:rsidR="00721A4D" w:rsidRPr="00C75D8E" w:rsidRDefault="00721A4D">
      <w:pPr>
        <w:pStyle w:val="Kommentarer"/>
        <w:rPr>
          <w:rStyle w:val="Kommentarsreferens"/>
          <w:lang w:val="sv-SE"/>
        </w:rPr>
      </w:pPr>
    </w:p>
    <w:p w14:paraId="26B73C26" w14:textId="27718FA5" w:rsidR="00721A4D" w:rsidRPr="00FF7C0E" w:rsidRDefault="00721A4D">
      <w:pPr>
        <w:pStyle w:val="Kommentarer"/>
        <w:rPr>
          <w:rStyle w:val="Kommentarsreferens"/>
          <w:lang w:val="sv-SE"/>
        </w:rPr>
      </w:pPr>
      <w:r w:rsidRPr="00FF7C0E">
        <w:rPr>
          <w:rStyle w:val="Kommentarsreferens"/>
          <w:lang w:val="sv-SE"/>
        </w:rPr>
        <w:t xml:space="preserve">Tänker att vi borde diskutera </w:t>
      </w:r>
      <w:r>
        <w:rPr>
          <w:rStyle w:val="Kommentarsreferens"/>
          <w:lang w:val="sv-SE"/>
        </w:rPr>
        <w:t>uppvärmningseffekter på mortalitet, t ex utifrån</w:t>
      </w:r>
    </w:p>
    <w:p w14:paraId="249FF395" w14:textId="39D9BC03" w:rsidR="00721A4D" w:rsidRDefault="00721A4D">
      <w:pPr>
        <w:pStyle w:val="Kommentarer"/>
        <w:rPr>
          <w:rStyle w:val="Kommentarsreferens"/>
        </w:rPr>
      </w:pPr>
      <w:r w:rsidRPr="00FF7C0E">
        <w:rPr>
          <w:rStyle w:val="Kommentarsreferens"/>
        </w:rPr>
        <w:t xml:space="preserve">Rodgers et al 18: </w:t>
      </w:r>
      <w:hyperlink r:id="rId1" w:history="1">
        <w:r w:rsidRPr="00AE0E28">
          <w:rPr>
            <w:rStyle w:val="Hyperlnk"/>
            <w:sz w:val="16"/>
            <w:szCs w:val="16"/>
          </w:rPr>
          <w:t>https://link.springer.com/content/pdf/10.1007/s00227-018-3333-z.pdf</w:t>
        </w:r>
      </w:hyperlink>
    </w:p>
    <w:p w14:paraId="687E8FD2" w14:textId="2BEB1548" w:rsidR="00721A4D" w:rsidRPr="00C75D8E" w:rsidRDefault="00721A4D">
      <w:pPr>
        <w:pStyle w:val="Kommentarer"/>
        <w:rPr>
          <w:lang w:val="sv-SE"/>
        </w:rPr>
      </w:pPr>
      <w:r w:rsidRPr="00C75D8E">
        <w:rPr>
          <w:lang w:val="sv-SE"/>
        </w:rPr>
        <w:t xml:space="preserve">Biro et al 07: </w:t>
      </w:r>
      <w:hyperlink r:id="rId2" w:history="1">
        <w:r w:rsidRPr="00C75D8E">
          <w:rPr>
            <w:rStyle w:val="Hyperlnk"/>
            <w:lang w:val="sv-SE"/>
          </w:rPr>
          <w:t>https://www.pnas.org/content/pnas/104/23/9715.full.pdf</w:t>
        </w:r>
      </w:hyperlink>
    </w:p>
    <w:p w14:paraId="749C3183" w14:textId="4F5294D4" w:rsidR="00721A4D" w:rsidRPr="00C75D8E" w:rsidRDefault="00721A4D">
      <w:pPr>
        <w:pStyle w:val="Kommentarer"/>
        <w:rPr>
          <w:lang w:val="sv-SE"/>
        </w:rPr>
      </w:pPr>
      <w:r w:rsidRPr="00C75D8E">
        <w:rPr>
          <w:lang w:val="sv-SE"/>
        </w:rPr>
        <w:t>Pershing et al 15:</w:t>
      </w:r>
    </w:p>
    <w:p w14:paraId="0C0CE885" w14:textId="19AD92EA" w:rsidR="00721A4D" w:rsidRPr="00C75D8E" w:rsidRDefault="00D83772">
      <w:pPr>
        <w:pStyle w:val="Kommentarer"/>
        <w:rPr>
          <w:lang w:val="sv-SE"/>
        </w:rPr>
      </w:pPr>
      <w:hyperlink r:id="rId3" w:history="1">
        <w:r w:rsidR="00721A4D" w:rsidRPr="00C75D8E">
          <w:rPr>
            <w:rStyle w:val="Hyperlnk"/>
            <w:lang w:val="sv-SE"/>
          </w:rPr>
          <w:t>https://www.science.org/doi/pdf/10.1126/science.aac9819</w:t>
        </w:r>
      </w:hyperlink>
    </w:p>
    <w:p w14:paraId="2139E1EA" w14:textId="77777777" w:rsidR="00721A4D" w:rsidRPr="00C75D8E" w:rsidRDefault="00721A4D">
      <w:pPr>
        <w:pStyle w:val="Kommentarer"/>
        <w:rPr>
          <w:lang w:val="sv-SE"/>
        </w:rPr>
      </w:pPr>
    </w:p>
    <w:p w14:paraId="3D0D09DD" w14:textId="77777777" w:rsidR="00721A4D" w:rsidRDefault="00721A4D">
      <w:pPr>
        <w:pStyle w:val="Kommentarer"/>
        <w:rPr>
          <w:lang w:val="sv-SE"/>
        </w:rPr>
      </w:pPr>
      <w:r w:rsidRPr="00CA2A92">
        <w:rPr>
          <w:lang w:val="sv-SE"/>
        </w:rPr>
        <w:t>Innan jag ger mig på att skriva ett helt annat slutstycke än det du har nu kanske vi skall diskutera det, så att vi är överens om vad det skall innehålla</w:t>
      </w:r>
      <w:r>
        <w:rPr>
          <w:lang w:val="sv-SE"/>
        </w:rPr>
        <w:t xml:space="preserve">?  </w:t>
      </w:r>
    </w:p>
    <w:p w14:paraId="1EA7022B" w14:textId="384032EF" w:rsidR="00721A4D" w:rsidRPr="00CA2A92" w:rsidRDefault="00721A4D">
      <w:pPr>
        <w:pStyle w:val="Kommentarer"/>
        <w:rPr>
          <w:lang w:val="sv-SE"/>
        </w:rPr>
      </w:pPr>
      <w:r>
        <w:rPr>
          <w:lang w:val="sv-SE"/>
        </w:rPr>
        <w:t>(Jag tänker mig att man börjar med mortalitetseffekter av uppvärmning, och vad de skulle kunna bero på, för att sedan peka på vikten av att studera mortalitet &amp; tillväxt samtidigt för att se sluteffekten på storleksfördelningar (vilket är viktigt för …etc).)</w:t>
      </w:r>
    </w:p>
  </w:comment>
  <w:comment w:id="64" w:author="Max Lindmark" w:date="2022-02-21T19:24:00Z" w:initials="MOU">
    <w:p w14:paraId="756D2A0D" w14:textId="77777777" w:rsidR="00721A4D" w:rsidRPr="00721A4D" w:rsidRDefault="00721A4D" w:rsidP="00C75D8E">
      <w:pPr>
        <w:rPr>
          <w:lang w:val="sv-SE"/>
        </w:rPr>
      </w:pPr>
      <w:r>
        <w:rPr>
          <w:rStyle w:val="Kommentarsreferens"/>
        </w:rPr>
        <w:annotationRef/>
      </w:r>
      <w:r w:rsidRPr="00C75D8E">
        <w:rPr>
          <w:sz w:val="20"/>
          <w:szCs w:val="20"/>
          <w:lang w:val="sv-SE"/>
        </w:rPr>
        <w:t xml:space="preserve">Jättebra, du får gärna göra det! Och bra reffar också, har inte läst någon av dem faktiskt… Men om du skriver om, kan vi behålla första meningen? </w:t>
      </w:r>
      <w:r w:rsidRPr="00721A4D">
        <w:rPr>
          <w:sz w:val="20"/>
          <w:szCs w:val="20"/>
          <w:lang w:val="sv-SE"/>
        </w:rPr>
        <w:t xml:space="preserve">Blev så nöjd med den! </w:t>
      </w:r>
    </w:p>
  </w:comment>
  <w:comment w:id="65" w:author="Anna Gårdmark" w:date="2022-04-07T21:39:00Z" w:initials="AG">
    <w:p w14:paraId="08784E35" w14:textId="3330BC2B" w:rsidR="00721A4D" w:rsidRPr="00E40B76" w:rsidRDefault="00721A4D">
      <w:pPr>
        <w:pStyle w:val="Kommentarer"/>
        <w:rPr>
          <w:lang w:val="sv-SE"/>
        </w:rPr>
      </w:pPr>
      <w:r>
        <w:rPr>
          <w:rStyle w:val="Kommentarsreferens"/>
        </w:rPr>
        <w:annotationRef/>
      </w:r>
      <w:r w:rsidRPr="00E40B76">
        <w:rPr>
          <w:lang w:val="sv-SE"/>
        </w:rPr>
        <w:t>japp, den är bra. F</w:t>
      </w:r>
      <w:r>
        <w:rPr>
          <w:lang w:val="sv-SE"/>
        </w:rPr>
        <w:t>rågan är bara om den skall vara först i stycket? Om vi börjar med uppvärmningseffekter på mortalitet, och vad de kan bero på och sedan går över till övriga delar jag föreslog, så passar ju den här meningen bättre längre in i stycket. Men det kan vi diskutera imorgon!</w:t>
      </w:r>
    </w:p>
  </w:comment>
  <w:comment w:id="66" w:author="Max Lindmark" w:date="2021-08-12T20:43:00Z" w:initials="">
    <w:p w14:paraId="000000A6" w14:textId="77777777" w:rsidR="00721A4D" w:rsidRPr="00721A4D" w:rsidRDefault="00721A4D">
      <w:pPr>
        <w:widowControl w:val="0"/>
        <w:pBdr>
          <w:top w:val="nil"/>
          <w:left w:val="nil"/>
          <w:bottom w:val="nil"/>
          <w:right w:val="nil"/>
          <w:between w:val="nil"/>
        </w:pBdr>
        <w:rPr>
          <w:rFonts w:ascii="Arial" w:eastAsia="Arial" w:hAnsi="Arial" w:cs="Arial"/>
          <w:color w:val="000000"/>
          <w:sz w:val="22"/>
          <w:szCs w:val="22"/>
          <w:lang w:val="sv-SE"/>
        </w:rPr>
      </w:pPr>
      <w:r w:rsidRPr="00721A4D">
        <w:rPr>
          <w:rFonts w:ascii="Arial" w:eastAsia="Arial" w:hAnsi="Arial" w:cs="Arial"/>
          <w:color w:val="000000"/>
          <w:sz w:val="22"/>
          <w:szCs w:val="22"/>
          <w:lang w:val="sv-SE"/>
        </w:rPr>
        <w:t>Asta’s paper has 2500 words</w:t>
      </w:r>
    </w:p>
  </w:comment>
  <w:comment w:id="67" w:author="Anna Gårdmark" w:date="2022-04-07T21:41:00Z" w:initials="AG">
    <w:p w14:paraId="7AD3F8A5" w14:textId="2D6FFE9C" w:rsidR="00721A4D" w:rsidRPr="00721A4D" w:rsidRDefault="00721A4D">
      <w:pPr>
        <w:pStyle w:val="Kommentarer"/>
      </w:pPr>
      <w:r>
        <w:rPr>
          <w:rStyle w:val="Kommentarsreferens"/>
        </w:rPr>
        <w:annotationRef/>
      </w:r>
      <w:r w:rsidRPr="00E40B76">
        <w:rPr>
          <w:rStyle w:val="Kommentarsreferens"/>
          <w:lang w:val="sv-SE"/>
        </w:rPr>
        <w:t xml:space="preserve">de nya </w:t>
      </w:r>
      <w:r w:rsidRPr="00E40B76">
        <w:rPr>
          <w:rStyle w:val="Kommentarsreferens"/>
          <w:lang w:val="sv-SE"/>
        </w:rPr>
        <w:t xml:space="preserve">microsattelit-analyserna som vi lät göra på ynglena från </w:t>
      </w:r>
      <w:r>
        <w:rPr>
          <w:rStyle w:val="Kommentarsreferens"/>
          <w:lang w:val="sv-SE"/>
        </w:rPr>
        <w:t xml:space="preserve">Yaos experiment visar på en skillnad mellan populationerna, fortfarand! </w:t>
      </w:r>
      <w:r w:rsidRPr="00721A4D">
        <w:rPr>
          <w:rStyle w:val="Kommentarsreferens"/>
        </w:rPr>
        <w:t>Ganska häftigt tycker jag.</w:t>
      </w:r>
    </w:p>
  </w:comment>
  <w:comment w:id="68" w:author="Max Lindmark" w:date="2021-10-08T10:35:00Z" w:initials="">
    <w:p w14:paraId="000000B5" w14:textId="77777777" w:rsidR="00721A4D" w:rsidRDefault="00721A4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2002 for growth data because of the potential change in age estimation</w:t>
      </w:r>
    </w:p>
  </w:comment>
  <w:comment w:id="69" w:author="Anna Gårdmark" w:date="2022-02-10T11:17:00Z" w:initials="AG">
    <w:p w14:paraId="381F3392" w14:textId="1869F8CE" w:rsidR="00721A4D" w:rsidRDefault="00721A4D">
      <w:pPr>
        <w:pStyle w:val="Kommentarer"/>
      </w:pPr>
      <w:r>
        <w:rPr>
          <w:rStyle w:val="Kommentarsreferens"/>
        </w:rPr>
        <w:annotationRef/>
      </w:r>
      <w:r>
        <w:rPr>
          <w:rStyle w:val="Kommentarsreferens"/>
        </w:rPr>
        <w:t>this was only started after 2000, if I recall Martina’s instructions correctly.</w:t>
      </w:r>
    </w:p>
  </w:comment>
  <w:comment w:id="70" w:author="Max Lindmark" w:date="2022-02-21T19:28:00Z" w:initials="MOU">
    <w:p w14:paraId="224937B5" w14:textId="77777777" w:rsidR="00721A4D" w:rsidRDefault="00721A4D" w:rsidP="00C75D8E">
      <w:r>
        <w:rPr>
          <w:rStyle w:val="Kommentarsreferens"/>
        </w:rPr>
        <w:annotationRef/>
      </w:r>
      <w:r>
        <w:rPr>
          <w:sz w:val="20"/>
          <w:szCs w:val="20"/>
        </w:rPr>
        <w:t>ok! do we need that level of detail though? it’s not wrong as it is now! Would you be able to ask about it, if you want to be more specific here, or should I do it?</w:t>
      </w:r>
    </w:p>
  </w:comment>
  <w:comment w:id="71" w:author="Anna Gårdmark" w:date="2022-04-07T21:08:00Z" w:initials="AG">
    <w:p w14:paraId="43FA298F" w14:textId="07F6C3C0" w:rsidR="00721A4D" w:rsidRDefault="00721A4D">
      <w:pPr>
        <w:pStyle w:val="Kommentarer"/>
      </w:pPr>
      <w:r>
        <w:rPr>
          <w:rStyle w:val="Kommentarsreferens"/>
        </w:rPr>
        <w:annotationRef/>
      </w:r>
      <w:r>
        <w:t>you’re right, we don’t need that level of detail. let’s keep as it stands</w:t>
      </w:r>
    </w:p>
  </w:comment>
  <w:comment w:id="73" w:author="Max Lindmark" w:date="2022-02-21T19:28:00Z" w:initials="MOU">
    <w:p w14:paraId="36D045D8" w14:textId="77777777" w:rsidR="00721A4D" w:rsidRPr="00C75D8E" w:rsidRDefault="00721A4D" w:rsidP="00C75D8E">
      <w:pPr>
        <w:rPr>
          <w:lang w:val="sv-SE"/>
        </w:rPr>
      </w:pPr>
      <w:r>
        <w:rPr>
          <w:rStyle w:val="Kommentarsreferens"/>
        </w:rPr>
        <w:annotationRef/>
      </w:r>
      <w:r w:rsidRPr="00C75D8E">
        <w:rPr>
          <w:sz w:val="20"/>
          <w:szCs w:val="20"/>
          <w:lang w:val="sv-SE"/>
        </w:rPr>
        <w:t>Hm, varför just theta här? det använder vi ju till en parameter?</w:t>
      </w:r>
    </w:p>
  </w:comment>
  <w:comment w:id="72" w:author="Max Lindmark" w:date="2022-02-21T19:35:00Z" w:initials="MOU">
    <w:p w14:paraId="4E6C7F7A" w14:textId="77777777" w:rsidR="00721A4D" w:rsidRPr="00C75D8E" w:rsidRDefault="00721A4D" w:rsidP="00C75D8E">
      <w:pPr>
        <w:rPr>
          <w:lang w:val="sv-SE"/>
        </w:rPr>
      </w:pPr>
      <w:r>
        <w:rPr>
          <w:rStyle w:val="Kommentarsreferens"/>
        </w:rPr>
        <w:annotationRef/>
      </w:r>
      <w:r w:rsidRPr="00C75D8E">
        <w:rPr>
          <w:sz w:val="20"/>
          <w:szCs w:val="20"/>
          <w:lang w:val="sv-SE"/>
        </w:rPr>
        <w:t>kan vi kalla exponent för s istället för theta, som vi redan använder i tillväxtmodellen?</w:t>
      </w:r>
    </w:p>
  </w:comment>
  <w:comment w:id="74" w:author="Anna Gårdmark" w:date="2022-02-10T11:25:00Z" w:initials="AG">
    <w:p w14:paraId="6F4EAF7E" w14:textId="336345FC" w:rsidR="00721A4D" w:rsidRDefault="00721A4D">
      <w:pPr>
        <w:pStyle w:val="Kommentarer"/>
      </w:pPr>
      <w:r>
        <w:rPr>
          <w:rStyle w:val="Kommentarsreferens"/>
        </w:rPr>
        <w:annotationRef/>
      </w:r>
      <w:r>
        <w:rPr>
          <w:rStyle w:val="Kommentarsreferens"/>
        </w:rPr>
        <w:t>this is only true for the CPUE analyses, right? not back-calculated growth and the growth models? or? if it is true for all our data sets, then we just state this at the very beginning of the methods (where it currently says 1981)</w:t>
      </w:r>
    </w:p>
  </w:comment>
  <w:comment w:id="75" w:author="Max Lindmark" w:date="2022-02-21T19:36:00Z" w:initials="MOU">
    <w:p w14:paraId="63C891BB" w14:textId="77777777" w:rsidR="00721A4D" w:rsidRDefault="00721A4D" w:rsidP="00C75D8E">
      <w:r>
        <w:rPr>
          <w:rStyle w:val="Kommentarsreferens"/>
        </w:rPr>
        <w:annotationRef/>
      </w:r>
      <w:r>
        <w:rPr>
          <w:sz w:val="20"/>
          <w:szCs w:val="20"/>
        </w:rPr>
        <w:t>Good point, we kind of already say that actaully</w:t>
      </w:r>
    </w:p>
  </w:comment>
  <w:comment w:id="76" w:author="Anna Gårdmark" w:date="2022-02-10T11:27:00Z" w:initials="AG">
    <w:p w14:paraId="50429483" w14:textId="208BAECB" w:rsidR="00721A4D" w:rsidRPr="00C75D8E" w:rsidRDefault="00721A4D">
      <w:pPr>
        <w:pStyle w:val="Kommentarer"/>
      </w:pPr>
      <w:r>
        <w:rPr>
          <w:rStyle w:val="Kommentarsreferens"/>
        </w:rPr>
        <w:annotationRef/>
      </w:r>
      <w:r w:rsidRPr="00C75D8E">
        <w:t>already said earlier</w:t>
      </w:r>
    </w:p>
  </w:comment>
  <w:comment w:id="77" w:author="Anna Gårdmark" w:date="2022-02-10T11:36:00Z" w:initials="AG">
    <w:p w14:paraId="23EC1D5A" w14:textId="63459C8E" w:rsidR="00721A4D" w:rsidRDefault="00721A4D">
      <w:pPr>
        <w:pStyle w:val="Kommentarer"/>
      </w:pPr>
      <w:r>
        <w:rPr>
          <w:rStyle w:val="Kommentarsreferens"/>
        </w:rPr>
        <w:annotationRef/>
      </w:r>
      <w:r>
        <w:t>I suggest you spell it out everywhere – conveys the message better</w:t>
      </w:r>
    </w:p>
  </w:comment>
  <w:comment w:id="78" w:author="Max Lindmark" w:date="2022-02-23T14:09:00Z" w:initials="MOU">
    <w:p w14:paraId="06A166B7" w14:textId="77777777" w:rsidR="00721A4D" w:rsidRDefault="00721A4D" w:rsidP="00C75D8E">
      <w:r>
        <w:rPr>
          <w:rStyle w:val="Kommentarsreferens"/>
        </w:rPr>
        <w:annotationRef/>
      </w:r>
      <w:r>
        <w:rPr>
          <w:sz w:val="20"/>
          <w:szCs w:val="20"/>
        </w:rPr>
        <w:t>i think the subscripts become to long then, not good for readbility either!</w:t>
      </w:r>
    </w:p>
  </w:comment>
  <w:comment w:id="79" w:author="Anna Gårdmark" w:date="2022-02-10T12:58:00Z" w:initials="AG">
    <w:p w14:paraId="389294F7" w14:textId="78EE300D" w:rsidR="00721A4D" w:rsidRPr="001B3620" w:rsidRDefault="00721A4D">
      <w:pPr>
        <w:pStyle w:val="Kommentarer"/>
        <w:rPr>
          <w:lang w:val="sv-SE"/>
        </w:rPr>
      </w:pPr>
      <w:r>
        <w:rPr>
          <w:rStyle w:val="Kommentarsreferens"/>
        </w:rPr>
        <w:annotationRef/>
      </w:r>
      <w:r w:rsidRPr="001B3620">
        <w:rPr>
          <w:lang w:val="sv-SE"/>
        </w:rPr>
        <w:t xml:space="preserve">varför kursiv? </w:t>
      </w:r>
      <w:r>
        <w:rPr>
          <w:lang w:val="sv-SE"/>
        </w:rPr>
        <w:t>se</w:t>
      </w:r>
      <w:r w:rsidRPr="001B3620">
        <w:rPr>
          <w:lang w:val="sv-SE"/>
        </w:rPr>
        <w:t>r</w:t>
      </w:r>
      <w:r>
        <w:rPr>
          <w:lang w:val="sv-SE"/>
        </w:rPr>
        <w:t xml:space="preserve"> u</w:t>
      </w:r>
      <w:r w:rsidRPr="001B3620">
        <w:rPr>
          <w:lang w:val="sv-SE"/>
        </w:rPr>
        <w:t>t som en variabel</w:t>
      </w:r>
    </w:p>
  </w:comment>
  <w:comment w:id="80" w:author="Max Lindmark" w:date="2022-02-21T19:44:00Z" w:initials="MOU">
    <w:p w14:paraId="0D7F59EC" w14:textId="77777777" w:rsidR="00721A4D" w:rsidRDefault="00721A4D" w:rsidP="00C75D8E">
      <w:r>
        <w:rPr>
          <w:rStyle w:val="Kommentarsreferens"/>
        </w:rPr>
        <w:annotationRef/>
      </w:r>
      <w:r>
        <w:rPr>
          <w:sz w:val="20"/>
          <w:szCs w:val="20"/>
        </w:rPr>
        <w:t>minns ej</w:t>
      </w:r>
    </w:p>
  </w:comment>
  <w:comment w:id="81" w:author="Max Lindmark" w:date="2021-09-28T13:32:00Z" w:initials="MOU">
    <w:p w14:paraId="749A9F7C" w14:textId="412F1D9E" w:rsidR="00721A4D" w:rsidRDefault="00721A4D" w:rsidP="00A378E6">
      <w:pPr>
        <w:pStyle w:val="Kommentarer"/>
      </w:pPr>
      <w:r>
        <w:rPr>
          <w:rStyle w:val="Kommentarsreferens"/>
        </w:rPr>
        <w:annotationRef/>
      </w:r>
      <w:r>
        <w:t>The reason I don’t use alpha_W, alpha_C, is because the interaction term does not correspond to the warm slope directly</w:t>
      </w:r>
    </w:p>
  </w:comment>
  <w:comment w:id="83" w:author="Max Lindmark" w:date="2021-09-29T10:12:00Z" w:initials="">
    <w:p w14:paraId="000000A5" w14:textId="77777777" w:rsidR="00721A4D" w:rsidRPr="001B1A85" w:rsidRDefault="00721A4D">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Här menar jag städad data som går rakt in i analysen</w:t>
      </w:r>
    </w:p>
  </w:comment>
  <w:comment w:id="82" w:author="Anna Gårdmark" w:date="2022-04-07T21:09:00Z" w:initials="AG">
    <w:p w14:paraId="20C0607D" w14:textId="344352B3" w:rsidR="00721A4D" w:rsidRPr="00C75D8E" w:rsidRDefault="00721A4D">
      <w:pPr>
        <w:pStyle w:val="Kommentarer"/>
        <w:rPr>
          <w:lang w:val="sv-SE"/>
        </w:rPr>
      </w:pPr>
      <w:r>
        <w:rPr>
          <w:lang w:val="sv-SE"/>
        </w:rPr>
        <w:t xml:space="preserve">bra. Och </w:t>
      </w:r>
      <w:r>
        <w:rPr>
          <w:rStyle w:val="Kommentarsreferens"/>
        </w:rPr>
        <w:annotationRef/>
      </w:r>
      <w:r w:rsidRPr="00C75D8E">
        <w:rPr>
          <w:lang w:val="sv-SE"/>
        </w:rPr>
        <w:t>fint</w:t>
      </w:r>
      <w:r>
        <w:rPr>
          <w:lang w:val="sv-SE"/>
        </w:rPr>
        <w:t xml:space="preserve"> </w:t>
      </w:r>
      <w:r w:rsidRPr="00C75D8E">
        <w:rPr>
          <w:lang w:val="sv-SE"/>
        </w:rPr>
        <w:t xml:space="preserve">att du är tydlig! </w:t>
      </w:r>
      <w:r>
        <w:rPr>
          <w:lang w:val="sv-SE"/>
        </w:rPr>
        <w:t xml:space="preserve">jag är lite känslig med rådatat </w:t>
      </w:r>
      <w:r w:rsidRPr="00C75D8E">
        <w:rPr>
          <w:lang w:val="sv-SE"/>
        </w:rPr>
        <w:sym w:font="Wingdings" w:char="F04A"/>
      </w:r>
    </w:p>
  </w:comment>
  <w:comment w:id="84" w:author="Max Lindmark" w:date="2021-09-28T16:04:00Z" w:initials="">
    <w:p w14:paraId="000000A1" w14:textId="77777777" w:rsidR="00721A4D" w:rsidRPr="001B1A85" w:rsidRDefault="00721A4D">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Låter detta OK? Det som är lite klurigt är väl att beskriva hur det bygger på ditt jobb Malin utan att det ska låta som att de slutgiltiga skripten och analyserna skrevs inom exjobbet, samt hur vi ska få till din input Anna som sträcker sig över allt, dock utan att ha en ledande roll på någon av delarna jag nämnt.</w:t>
      </w:r>
    </w:p>
  </w:comment>
  <w:comment w:id="86" w:author="Max Lindmark" w:date="2021-09-28T16:08:00Z" w:initials="">
    <w:p w14:paraId="000000AC" w14:textId="77777777" w:rsidR="00721A4D" w:rsidRPr="001B1A85" w:rsidRDefault="00721A4D">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Här menar jag då uppsatsen samt första draften av ms’et som ändå är ganska olika varandra.</w:t>
      </w:r>
    </w:p>
  </w:comment>
  <w:comment w:id="85" w:author="Malin Karlsson" w:date="2021-11-03T10:02:00Z" w:initials="">
    <w:p w14:paraId="000000A2" w14:textId="77777777" w:rsidR="00721A4D" w:rsidRPr="001B1A85" w:rsidRDefault="00721A4D">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Jag tycker att det låter bra!</w:t>
      </w:r>
    </w:p>
  </w:comment>
  <w:comment w:id="87" w:author="Anna Gårdmark" w:date="2022-04-07T21:22:00Z" w:initials="AG">
    <w:p w14:paraId="0EA9B188" w14:textId="12A17A6F" w:rsidR="00721A4D" w:rsidRPr="00721A4D" w:rsidRDefault="00721A4D">
      <w:pPr>
        <w:pStyle w:val="Kommentarer"/>
        <w:rPr>
          <w:lang w:val="sv-SE"/>
        </w:rPr>
      </w:pPr>
      <w:r>
        <w:rPr>
          <w:rStyle w:val="Kommentarsreferens"/>
        </w:rPr>
        <w:annotationRef/>
      </w:r>
      <w:r w:rsidRPr="00721A4D">
        <w:rPr>
          <w:rStyle w:val="Kommentarsreferens"/>
          <w:lang w:val="sv-SE"/>
        </w:rPr>
        <w:t xml:space="preserve">uppdatera </w:t>
      </w:r>
      <w:r w:rsidRPr="00721A4D">
        <w:rPr>
          <w:rStyle w:val="Kommentarsreferens"/>
          <w:lang w:val="sv-SE"/>
        </w:rPr>
        <w:t>GCBn</w:t>
      </w:r>
    </w:p>
  </w:comment>
  <w:comment w:id="88" w:author="Anna Gårdmark" w:date="2022-04-07T21:51:00Z" w:initials="AG">
    <w:p w14:paraId="487EAA7E" w14:textId="3063C01F" w:rsidR="00721A4D" w:rsidRPr="00094996" w:rsidRDefault="00721A4D">
      <w:pPr>
        <w:pStyle w:val="Kommentarer"/>
        <w:rPr>
          <w:lang w:val="sv-SE"/>
        </w:rPr>
      </w:pPr>
      <w:r>
        <w:rPr>
          <w:rStyle w:val="Kommentarsreferens"/>
        </w:rPr>
        <w:annotationRef/>
      </w:r>
      <w:r w:rsidRPr="00721A4D">
        <w:rPr>
          <w:lang w:val="sv-SE"/>
        </w:rPr>
        <w:t xml:space="preserve">tror också du behöver skriva. </w:t>
      </w:r>
      <w:r w:rsidRPr="00094996">
        <w:rPr>
          <w:lang w:val="sv-SE"/>
        </w:rPr>
        <w:t>“In Swedish” efter de referenser som är just det</w:t>
      </w:r>
    </w:p>
  </w:comment>
  <w:comment w:id="89" w:author="Anna Gårdmark" w:date="2022-02-10T08:21:00Z" w:initials="AG">
    <w:p w14:paraId="61D260DD" w14:textId="2B92E1C1" w:rsidR="00721A4D" w:rsidRDefault="00721A4D">
      <w:pPr>
        <w:pStyle w:val="Kommentarer"/>
      </w:pPr>
      <w:r>
        <w:rPr>
          <w:rStyle w:val="Kommentarsreferens"/>
        </w:rPr>
        <w:annotationRef/>
      </w:r>
      <w:r>
        <w:t>need to use the same wordings as in the main text ‘warm area’ vs ‘cold area’ (or, if you go for my suggestion: ‘heated area’ vs ‘reference area’); it’s irrelevant that it is called the biotest lake</w:t>
      </w:r>
    </w:p>
    <w:p w14:paraId="0CC493C0" w14:textId="77777777" w:rsidR="00721A4D" w:rsidRDefault="00721A4D">
      <w:pPr>
        <w:pStyle w:val="Kommentarer"/>
      </w:pPr>
    </w:p>
    <w:p w14:paraId="5A7DA425" w14:textId="77777777" w:rsidR="00721A4D" w:rsidRDefault="00721A4D">
      <w:pPr>
        <w:pStyle w:val="Kommentarer"/>
      </w:pPr>
      <w:r>
        <w:t>should we perhaps make this figure more informative, by combining it with a photo of a gill lid, showing the growth rings?</w:t>
      </w:r>
    </w:p>
    <w:p w14:paraId="58301D4C" w14:textId="77777777" w:rsidR="00721A4D" w:rsidRDefault="00721A4D">
      <w:pPr>
        <w:pStyle w:val="Kommentarer"/>
      </w:pPr>
    </w:p>
    <w:p w14:paraId="77ADBA18" w14:textId="7876C396" w:rsidR="00721A4D" w:rsidRDefault="00721A4D">
      <w:pPr>
        <w:pStyle w:val="Kommentarer"/>
      </w:pPr>
      <w:r>
        <w:t>arrow for the warm water outlet needs to be moved to the actual outlet (inside the biotest! in the ‘fork’)</w:t>
      </w:r>
    </w:p>
    <w:p w14:paraId="7F3A57AF" w14:textId="7C42E110" w:rsidR="00721A4D" w:rsidRDefault="00721A4D">
      <w:pPr>
        <w:pStyle w:val="Kommentarer"/>
      </w:pPr>
    </w:p>
    <w:p w14:paraId="2CC112D5" w14:textId="15099378" w:rsidR="00721A4D" w:rsidRPr="00CC6788" w:rsidRDefault="00721A4D">
      <w:pPr>
        <w:pStyle w:val="Kommentarer"/>
        <w:rPr>
          <w:lang w:val="sv-SE"/>
        </w:rPr>
      </w:pPr>
      <w:r w:rsidRPr="00CC6788">
        <w:rPr>
          <w:lang w:val="sv-SE"/>
        </w:rPr>
        <w:t>föreslår också att du gör texten ‘</w:t>
      </w:r>
      <w:r>
        <w:rPr>
          <w:lang w:val="sv-SE"/>
        </w:rPr>
        <w:t>Sweden’ aningens mindre, så den inte ligger emot några andra linjer</w:t>
      </w:r>
    </w:p>
  </w:comment>
  <w:comment w:id="90" w:author="Max Lindmark" w:date="2022-02-23T11:16:00Z" w:initials="MOU">
    <w:p w14:paraId="7EF625F8" w14:textId="77777777" w:rsidR="00721A4D" w:rsidRPr="00C75D8E" w:rsidRDefault="00721A4D" w:rsidP="00C75D8E">
      <w:pPr>
        <w:rPr>
          <w:lang w:val="sv-SE"/>
        </w:rPr>
      </w:pPr>
      <w:r>
        <w:rPr>
          <w:rStyle w:val="Kommentarsreferens"/>
        </w:rPr>
        <w:annotationRef/>
      </w:r>
      <w:r w:rsidRPr="00C75D8E">
        <w:rPr>
          <w:sz w:val="20"/>
          <w:szCs w:val="20"/>
          <w:lang w:val="sv-SE"/>
        </w:rPr>
        <w:t>har du en bra gällocksbild vi kan använda?</w:t>
      </w:r>
    </w:p>
  </w:comment>
  <w:comment w:id="91" w:author="Anna Gårdmark" w:date="2022-02-11T07:56:00Z" w:initials="AG">
    <w:p w14:paraId="7B872047" w14:textId="441B8C76" w:rsidR="00721A4D" w:rsidRDefault="00721A4D">
      <w:pPr>
        <w:pStyle w:val="Kommentarer"/>
      </w:pPr>
      <w:r>
        <w:rPr>
          <w:rStyle w:val="Kommentarsreferens"/>
        </w:rPr>
        <w:annotationRef/>
      </w:r>
      <w:r>
        <w:rPr>
          <w:rStyle w:val="Kommentarsreferens"/>
        </w:rPr>
        <w:t>if you stick with ‘warm and cold area’ those terms should appear here in the text as well (suggest you change to heated and reference area throughout the manuscript)</w:t>
      </w:r>
    </w:p>
  </w:comment>
  <w:comment w:id="92" w:author="Anna Gårdmark" w:date="2022-02-11T07:51:00Z" w:initials="AG">
    <w:p w14:paraId="4123EFCC" w14:textId="5E608135" w:rsidR="00721A4D" w:rsidRDefault="00721A4D">
      <w:pPr>
        <w:pStyle w:val="Kommentarer"/>
      </w:pPr>
      <w:r>
        <w:rPr>
          <w:rStyle w:val="Kommentarsreferens"/>
        </w:rPr>
        <w:annotationRef/>
      </w:r>
      <w:r>
        <w:rPr>
          <w:rStyle w:val="Kommentarsreferens"/>
        </w:rPr>
        <w:t>in contrat to fig 4-5, in figs 2-3 you don’t have a color legend for the posterior distributions; is there a reason for why you don’t do the same in all figs 2-5?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6EC6FAA" w15:done="0"/>
  <w15:commentEx w15:paraId="0A3CB557" w15:paraIdParent="46EC6FAA" w15:done="0"/>
  <w15:commentEx w15:paraId="7B59655E" w15:done="0"/>
  <w15:commentEx w15:paraId="58738E7D" w15:done="0"/>
  <w15:commentEx w15:paraId="000000AD" w15:done="1"/>
  <w15:commentEx w15:paraId="5ECD1C6C" w15:paraIdParent="000000AD" w15:done="1"/>
  <w15:commentEx w15:paraId="23EA0C22" w15:done="1"/>
  <w15:commentEx w15:paraId="000000B6" w15:done="1"/>
  <w15:commentEx w15:paraId="000000B1" w15:done="1"/>
  <w15:commentEx w15:paraId="000000B2" w15:paraIdParent="000000B1" w15:done="1"/>
  <w15:commentEx w15:paraId="06236145" w15:paraIdParent="000000B1" w15:done="1"/>
  <w15:commentEx w15:paraId="7965FF8C" w15:paraIdParent="000000B1" w15:done="1"/>
  <w15:commentEx w15:paraId="57F010A9" w15:done="1"/>
  <w15:commentEx w15:paraId="62176CAB" w15:done="1"/>
  <w15:commentEx w15:paraId="000000B8" w15:done="1"/>
  <w15:commentEx w15:paraId="441C3C1D" w15:done="1"/>
  <w15:commentEx w15:paraId="6F1C599B" w15:paraIdParent="441C3C1D" w15:done="1"/>
  <w15:commentEx w15:paraId="2A10D310" w15:done="1"/>
  <w15:commentEx w15:paraId="2BFB365B" w15:paraIdParent="2A10D310" w15:done="1"/>
  <w15:commentEx w15:paraId="757950F5" w15:done="1"/>
  <w15:commentEx w15:paraId="3321B3B4" w15:done="1"/>
  <w15:commentEx w15:paraId="0B6CCED3" w15:paraIdParent="3321B3B4" w15:done="1"/>
  <w15:commentEx w15:paraId="341402B3" w15:done="1"/>
  <w15:commentEx w15:paraId="40F19CEF" w15:paraIdParent="341402B3" w15:done="1"/>
  <w15:commentEx w15:paraId="000000A7" w15:done="1"/>
  <w15:commentEx w15:paraId="000000A8" w15:paraIdParent="000000A7" w15:done="1"/>
  <w15:commentEx w15:paraId="07268ACD" w15:done="1"/>
  <w15:commentEx w15:paraId="62B521B9" w15:paraIdParent="07268ACD" w15:done="1"/>
  <w15:commentEx w15:paraId="4629AF4F" w15:done="1"/>
  <w15:commentEx w15:paraId="7D56DB45" w15:paraIdParent="4629AF4F" w15:done="1"/>
  <w15:commentEx w15:paraId="14C70889" w15:paraIdParent="4629AF4F" w15:done="1"/>
  <w15:commentEx w15:paraId="7C1CFBEF" w15:done="1"/>
  <w15:commentEx w15:paraId="423D6841" w15:paraIdParent="7C1CFBEF" w15:done="1"/>
  <w15:commentEx w15:paraId="17C728CD" w15:paraIdParent="7C1CFBEF" w15:done="1"/>
  <w15:commentEx w15:paraId="65A43375" w15:done="1"/>
  <w15:commentEx w15:paraId="5C083976" w15:paraIdParent="65A43375" w15:done="1"/>
  <w15:commentEx w15:paraId="5C0E900D" w15:done="1"/>
  <w15:commentEx w15:paraId="12D8587F" w15:paraIdParent="5C0E900D" w15:done="1"/>
  <w15:commentEx w15:paraId="740DA1F9" w15:done="1"/>
  <w15:commentEx w15:paraId="22911C9D" w15:paraIdParent="740DA1F9" w15:done="1"/>
  <w15:commentEx w15:paraId="31B5A3A2" w15:done="1"/>
  <w15:commentEx w15:paraId="692F6E1F" w15:done="1"/>
  <w15:commentEx w15:paraId="2CD59B1A" w15:done="1"/>
  <w15:commentEx w15:paraId="1ED7F339" w15:paraIdParent="2CD59B1A" w15:done="1"/>
  <w15:commentEx w15:paraId="000000AB" w15:done="1"/>
  <w15:commentEx w15:paraId="000000B0" w15:done="1"/>
  <w15:commentEx w15:paraId="48C024DB" w15:done="1"/>
  <w15:commentEx w15:paraId="1CEDA30E" w15:paraIdParent="48C024DB" w15:done="1"/>
  <w15:commentEx w15:paraId="552D7B57" w15:done="1"/>
  <w15:commentEx w15:paraId="1CCEC445" w15:done="1"/>
  <w15:commentEx w15:paraId="027FD61E" w15:done="1"/>
  <w15:commentEx w15:paraId="397B9E89" w15:paraIdParent="027FD61E" w15:done="1"/>
  <w15:commentEx w15:paraId="6709477D" w15:done="0"/>
  <w15:commentEx w15:paraId="58CD8BC6" w15:paraIdParent="6709477D" w15:done="0"/>
  <w15:commentEx w15:paraId="504F5AA2" w15:done="1"/>
  <w15:commentEx w15:paraId="1CE6B7E7" w15:paraIdParent="504F5AA2" w15:done="1"/>
  <w15:commentEx w15:paraId="7EC80A7B" w15:done="1"/>
  <w15:commentEx w15:paraId="1EA7022B" w15:done="1"/>
  <w15:commentEx w15:paraId="756D2A0D" w15:paraIdParent="1EA7022B" w15:done="1"/>
  <w15:commentEx w15:paraId="08784E35" w15:paraIdParent="1EA7022B" w15:done="1"/>
  <w15:commentEx w15:paraId="000000A6" w15:done="1"/>
  <w15:commentEx w15:paraId="7AD3F8A5" w15:done="1"/>
  <w15:commentEx w15:paraId="000000B5" w15:done="1"/>
  <w15:commentEx w15:paraId="381F3392" w15:done="1"/>
  <w15:commentEx w15:paraId="224937B5" w15:paraIdParent="381F3392" w15:done="1"/>
  <w15:commentEx w15:paraId="43FA298F" w15:paraIdParent="381F3392" w15:done="1"/>
  <w15:commentEx w15:paraId="36D045D8" w15:done="1"/>
  <w15:commentEx w15:paraId="4E6C7F7A" w15:done="1"/>
  <w15:commentEx w15:paraId="6F4EAF7E" w15:done="1"/>
  <w15:commentEx w15:paraId="63C891BB" w15:paraIdParent="6F4EAF7E" w15:done="1"/>
  <w15:commentEx w15:paraId="50429483" w15:done="1"/>
  <w15:commentEx w15:paraId="23EC1D5A" w15:done="1"/>
  <w15:commentEx w15:paraId="06A166B7" w15:paraIdParent="23EC1D5A" w15:done="1"/>
  <w15:commentEx w15:paraId="389294F7" w15:done="1"/>
  <w15:commentEx w15:paraId="0D7F59EC" w15:paraIdParent="389294F7" w15:done="1"/>
  <w15:commentEx w15:paraId="749A9F7C" w15:done="1"/>
  <w15:commentEx w15:paraId="000000A5" w15:done="1"/>
  <w15:commentEx w15:paraId="20C0607D" w15:paraIdParent="000000A5" w15:done="1"/>
  <w15:commentEx w15:paraId="000000A1" w15:done="1"/>
  <w15:commentEx w15:paraId="000000AC" w15:done="1"/>
  <w15:commentEx w15:paraId="000000A2" w15:done="1"/>
  <w15:commentEx w15:paraId="0EA9B188" w15:done="1"/>
  <w15:commentEx w15:paraId="487EAA7E" w15:paraIdParent="0EA9B188" w15:done="1"/>
  <w15:commentEx w15:paraId="2CC112D5" w15:done="1"/>
  <w15:commentEx w15:paraId="7EF625F8" w15:paraIdParent="2CC112D5" w15:done="1"/>
  <w15:commentEx w15:paraId="7B872047" w15:done="1"/>
  <w15:commentEx w15:paraId="4123EFC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FAD5EC" w16cex:dateUtc="2022-04-07T19:12:00Z"/>
  <w16cex:commentExtensible w16cex:durableId="25FBD910" w16cex:dateUtc="2022-04-09T08:06:00Z"/>
  <w16cex:commentExtensible w16cex:durableId="25FEC00C" w16cex:dateUtc="2022-04-11T12:56:00Z"/>
  <w16cex:commentExtensible w16cex:durableId="25FEC063" w16cex:dateUtc="2022-04-11T12:57:00Z"/>
  <w16cex:commentExtensible w16cex:durableId="25B67B3C" w16cex:dateUtc="2021-11-04T18:38:00Z"/>
  <w16cex:commentExtensible w16cex:durableId="25B67E11" w16cex:dateUtc="2022-02-15T18:31:00Z"/>
  <w16cex:commentExtensible w16cex:durableId="25C07DB3" w16cex:dateUtc="2022-02-23T08:32:00Z"/>
  <w16cex:commentExtensible w16cex:durableId="25B67B3B" w16cex:dateUtc="2021-08-10T08:34:00Z"/>
  <w16cex:commentExtensible w16cex:durableId="25B67B3A" w16cex:dateUtc="2021-08-10T08:36:00Z"/>
  <w16cex:commentExtensible w16cex:durableId="25B67B39" w16cex:dateUtc="2021-10-20T12:49:00Z"/>
  <w16cex:commentExtensible w16cex:durableId="25B67B38" w16cex:dateUtc="2022-02-09T18:17:00Z"/>
  <w16cex:commentExtensible w16cex:durableId="25C09A6A" w16cex:dateUtc="2022-02-23T10:35:00Z"/>
  <w16cex:commentExtensible w16cex:durableId="25B67B08" w16cex:dateUtc="2022-02-09T12:56:00Z"/>
  <w16cex:commentExtensible w16cex:durableId="25B67B09" w16cex:dateUtc="2022-02-09T13:05:00Z"/>
  <w16cex:commentExtensible w16cex:durableId="25B67B37" w16cex:dateUtc="2021-10-06T14:33:00Z"/>
  <w16cex:commentExtensible w16cex:durableId="25B67B0B" w16cex:dateUtc="2022-02-09T13:09:00Z"/>
  <w16cex:commentExtensible w16cex:durableId="25BE5844" w16cex:dateUtc="2022-02-21T17:28:00Z"/>
  <w16cex:commentExtensible w16cex:durableId="25B67B0C" w16cex:dateUtc="2022-02-09T17:31:00Z"/>
  <w16cex:commentExtensible w16cex:durableId="25FBD9DB" w16cex:dateUtc="2022-04-09T08:09:00Z"/>
  <w16cex:commentExtensible w16cex:durableId="25B67B0D" w16cex:dateUtc="2022-02-09T17:36:00Z"/>
  <w16cex:commentExtensible w16cex:durableId="25B67B0E" w16cex:dateUtc="2022-02-09T17:50:00Z"/>
  <w16cex:commentExtensible w16cex:durableId="25BE5AE6" w16cex:dateUtc="2022-02-21T17:39:00Z"/>
  <w16cex:commentExtensible w16cex:durableId="25B67B0F" w16cex:dateUtc="2022-02-09T17:52:00Z"/>
  <w16cex:commentExtensible w16cex:durableId="25BE5AFB" w16cex:dateUtc="2022-02-21T17:39:00Z"/>
  <w16cex:commentExtensible w16cex:durableId="25B67B36" w16cex:dateUtc="2021-08-10T08:36:00Z"/>
  <w16cex:commentExtensible w16cex:durableId="25B67B35" w16cex:dateUtc="2021-10-19T10:07:00Z"/>
  <w16cex:commentExtensible w16cex:durableId="25B67B10" w16cex:dateUtc="2022-02-10T07:54:00Z"/>
  <w16cex:commentExtensible w16cex:durableId="25C09205" w16cex:dateUtc="2022-02-23T09:59:00Z"/>
  <w16cex:commentExtensible w16cex:durableId="25B67B11" w16cex:dateUtc="2022-02-10T07:20:00Z"/>
  <w16cex:commentExtensible w16cex:durableId="25C09C0D" w16cex:dateUtc="2022-02-23T10:42:00Z"/>
  <w16cex:commentExtensible w16cex:durableId="25FBDA24" w16cex:dateUtc="2022-04-09T08:10:00Z"/>
  <w16cex:commentExtensible w16cex:durableId="25BE5C58" w16cex:dateUtc="2022-02-21T17:45:00Z"/>
  <w16cex:commentExtensible w16cex:durableId="25FAD608" w16cex:dateUtc="2022-04-07T19:06:00Z"/>
  <w16cex:commentExtensible w16cex:durableId="25FBDA51" w16cex:dateUtc="2022-04-09T08:11:00Z"/>
  <w16cex:commentExtensible w16cex:durableId="25FAD609" w16cex:dateUtc="2022-04-07T19:28:00Z"/>
  <w16cex:commentExtensible w16cex:durableId="25FBDA8E" w16cex:dateUtc="2022-04-09T08:12:00Z"/>
  <w16cex:commentExtensible w16cex:durableId="25FAD60A" w16cex:dateUtc="2022-04-07T19:29:00Z"/>
  <w16cex:commentExtensible w16cex:durableId="25FBDA9C" w16cex:dateUtc="2022-04-09T08:12:00Z"/>
  <w16cex:commentExtensible w16cex:durableId="25B67B12" w16cex:dateUtc="2022-02-10T09:32:00Z"/>
  <w16cex:commentExtensible w16cex:durableId="25BE5D69" w16cex:dateUtc="2022-02-21T17:50:00Z"/>
  <w16cex:commentExtensible w16cex:durableId="25FAD60D" w16cex:dateUtc="2022-04-07T19:29:00Z"/>
  <w16cex:commentExtensible w16cex:durableId="25FAD60E" w16cex:dateUtc="2022-04-07T19:29:00Z"/>
  <w16cex:commentExtensible w16cex:durableId="25BE5D4D" w16cex:dateUtc="2022-02-21T17:49:00Z"/>
  <w16cex:commentExtensible w16cex:durableId="25FAD610" w16cex:dateUtc="2022-04-07T19:30:00Z"/>
  <w16cex:commentExtensible w16cex:durableId="25B67B34" w16cex:dateUtc="2021-10-22T10:07:00Z"/>
  <w16cex:commentExtensible w16cex:durableId="25B67B32" w16cex:dateUtc="2021-08-10T08:36:00Z"/>
  <w16cex:commentExtensible w16cex:durableId="25FAD613" w16cex:dateUtc="2022-04-07T19:32:00Z"/>
  <w16cex:commentExtensible w16cex:durableId="25FBDB10" w16cex:dateUtc="2022-04-09T08:14:00Z"/>
  <w16cex:commentExtensible w16cex:durableId="25FAD614" w16cex:dateUtc="2022-04-07T19:33:00Z"/>
  <w16cex:commentExtensible w16cex:durableId="25BE5E94" w16cex:dateUtc="2022-02-21T17:55:00Z"/>
  <w16cex:commentExtensible w16cex:durableId="25B67B15" w16cex:dateUtc="2022-02-10T09:06:00Z"/>
  <w16cex:commentExtensible w16cex:durableId="25BE62C8" w16cex:dateUtc="2022-02-21T18:13:00Z"/>
  <w16cex:commentExtensible w16cex:durableId="25FAD618" w16cex:dateUtc="2022-04-07T19:34:00Z"/>
  <w16cex:commentExtensible w16cex:durableId="25FDB20D" w16cex:dateUtc="2022-04-10T17:44:00Z"/>
  <w16cex:commentExtensible w16cex:durableId="25B67B18" w16cex:dateUtc="2022-02-10T09:28:00Z"/>
  <w16cex:commentExtensible w16cex:durableId="25BE6504" w16cex:dateUtc="2022-02-21T18:22:00Z"/>
  <w16cex:commentExtensible w16cex:durableId="25FAD61B" w16cex:dateUtc="2022-04-07T19:35:00Z"/>
  <w16cex:commentExtensible w16cex:durableId="25B67B19" w16cex:dateUtc="2022-02-10T09:57:00Z"/>
  <w16cex:commentExtensible w16cex:durableId="25BE6571" w16cex:dateUtc="2022-02-21T18:24:00Z"/>
  <w16cex:commentExtensible w16cex:durableId="25FAD61E" w16cex:dateUtc="2022-04-07T19:39:00Z"/>
  <w16cex:commentExtensible w16cex:durableId="25B67B1C" w16cex:dateUtc="2021-08-12T18:43:00Z"/>
  <w16cex:commentExtensible w16cex:durableId="25FAD622" w16cex:dateUtc="2022-04-07T19:41:00Z"/>
  <w16cex:commentExtensible w16cex:durableId="25B67B30" w16cex:dateUtc="2021-10-08T08:35:00Z"/>
  <w16cex:commentExtensible w16cex:durableId="25B67B1D" w16cex:dateUtc="2022-02-10T10:17:00Z"/>
  <w16cex:commentExtensible w16cex:durableId="25BE6645" w16cex:dateUtc="2022-02-21T18:28:00Z"/>
  <w16cex:commentExtensible w16cex:durableId="25FAD626" w16cex:dateUtc="2022-04-07T19:08:00Z"/>
  <w16cex:commentExtensible w16cex:durableId="25BE6670" w16cex:dateUtc="2022-02-21T18:28:00Z"/>
  <w16cex:commentExtensible w16cex:durableId="25BE67E7" w16cex:dateUtc="2022-02-21T18:35:00Z"/>
  <w16cex:commentExtensible w16cex:durableId="25B67B1E" w16cex:dateUtc="2022-02-10T10:25:00Z"/>
  <w16cex:commentExtensible w16cex:durableId="25BE6841" w16cex:dateUtc="2022-02-21T18:36:00Z"/>
  <w16cex:commentExtensible w16cex:durableId="25B67B1F" w16cex:dateUtc="2022-02-10T10:27:00Z"/>
  <w16cex:commentExtensible w16cex:durableId="25B67B22" w16cex:dateUtc="2022-02-10T10:36:00Z"/>
  <w16cex:commentExtensible w16cex:durableId="25C0BEB7" w16cex:dateUtc="2022-02-23T13:09:00Z"/>
  <w16cex:commentExtensible w16cex:durableId="25B67B24" w16cex:dateUtc="2022-02-10T11:58:00Z"/>
  <w16cex:commentExtensible w16cex:durableId="25BE6A38" w16cex:dateUtc="2022-02-21T18:44:00Z"/>
  <w16cex:commentExtensible w16cex:durableId="24FD97D2" w16cex:dateUtc="2021-09-28T11:32:00Z"/>
  <w16cex:commentExtensible w16cex:durableId="25B67B2D" w16cex:dateUtc="2021-09-29T08:12:00Z"/>
  <w16cex:commentExtensible w16cex:durableId="25FAD63A" w16cex:dateUtc="2022-04-07T19:09:00Z"/>
  <w16cex:commentExtensible w16cex:durableId="25B67B2C" w16cex:dateUtc="2021-09-28T14:04:00Z"/>
  <w16cex:commentExtensible w16cex:durableId="25B67B2B" w16cex:dateUtc="2021-09-28T14:08:00Z"/>
  <w16cex:commentExtensible w16cex:durableId="25B67B2A" w16cex:dateUtc="2021-11-03T09:02:00Z"/>
  <w16cex:commentExtensible w16cex:durableId="25FAD631" w16cex:dateUtc="2022-04-07T19:22:00Z"/>
  <w16cex:commentExtensible w16cex:durableId="25FAD632" w16cex:dateUtc="2022-04-07T19:51:00Z"/>
  <w16cex:commentExtensible w16cex:durableId="25B67B27" w16cex:dateUtc="2022-02-10T07:21:00Z"/>
  <w16cex:commentExtensible w16cex:durableId="25C09601" w16cex:dateUtc="2022-02-23T10:16:00Z"/>
  <w16cex:commentExtensible w16cex:durableId="25B67B28" w16cex:dateUtc="2022-02-11T06:56:00Z"/>
  <w16cex:commentExtensible w16cex:durableId="25B67B29" w16cex:dateUtc="2022-02-11T06: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6EC6FAA" w16cid:durableId="25FAD5EC"/>
  <w16cid:commentId w16cid:paraId="0A3CB557" w16cid:durableId="25FBD910"/>
  <w16cid:commentId w16cid:paraId="7B59655E" w16cid:durableId="25FEC00C"/>
  <w16cid:commentId w16cid:paraId="58738E7D" w16cid:durableId="25FEC063"/>
  <w16cid:commentId w16cid:paraId="000000AD" w16cid:durableId="25B67B3C"/>
  <w16cid:commentId w16cid:paraId="5ECD1C6C" w16cid:durableId="25B67E11"/>
  <w16cid:commentId w16cid:paraId="23EA0C22" w16cid:durableId="25C07DB3"/>
  <w16cid:commentId w16cid:paraId="000000B6" w16cid:durableId="25B67B3B"/>
  <w16cid:commentId w16cid:paraId="000000B1" w16cid:durableId="25B67B3A"/>
  <w16cid:commentId w16cid:paraId="000000B2" w16cid:durableId="25B67B39"/>
  <w16cid:commentId w16cid:paraId="06236145" w16cid:durableId="25B67B38"/>
  <w16cid:commentId w16cid:paraId="7965FF8C" w16cid:durableId="25C09A6A"/>
  <w16cid:commentId w16cid:paraId="57F010A9" w16cid:durableId="25B67B08"/>
  <w16cid:commentId w16cid:paraId="62176CAB" w16cid:durableId="25B67B09"/>
  <w16cid:commentId w16cid:paraId="000000B8" w16cid:durableId="25B67B37"/>
  <w16cid:commentId w16cid:paraId="441C3C1D" w16cid:durableId="25B67B0B"/>
  <w16cid:commentId w16cid:paraId="6F1C599B" w16cid:durableId="25BE5844"/>
  <w16cid:commentId w16cid:paraId="2A10D310" w16cid:durableId="25B67B0C"/>
  <w16cid:commentId w16cid:paraId="2BFB365B" w16cid:durableId="25FBD9DB"/>
  <w16cid:commentId w16cid:paraId="757950F5" w16cid:durableId="25B67B0D"/>
  <w16cid:commentId w16cid:paraId="3321B3B4" w16cid:durableId="25B67B0E"/>
  <w16cid:commentId w16cid:paraId="0B6CCED3" w16cid:durableId="25BE5AE6"/>
  <w16cid:commentId w16cid:paraId="341402B3" w16cid:durableId="25B67B0F"/>
  <w16cid:commentId w16cid:paraId="40F19CEF" w16cid:durableId="25BE5AFB"/>
  <w16cid:commentId w16cid:paraId="000000A7" w16cid:durableId="25B67B36"/>
  <w16cid:commentId w16cid:paraId="000000A8" w16cid:durableId="25B67B35"/>
  <w16cid:commentId w16cid:paraId="07268ACD" w16cid:durableId="25B67B10"/>
  <w16cid:commentId w16cid:paraId="62B521B9" w16cid:durableId="25C09205"/>
  <w16cid:commentId w16cid:paraId="4629AF4F" w16cid:durableId="25B67B11"/>
  <w16cid:commentId w16cid:paraId="7D56DB45" w16cid:durableId="25C09C0D"/>
  <w16cid:commentId w16cid:paraId="14C70889" w16cid:durableId="25FBDA24"/>
  <w16cid:commentId w16cid:paraId="7C1CFBEF" w16cid:durableId="25BE5C58"/>
  <w16cid:commentId w16cid:paraId="423D6841" w16cid:durableId="25FAD608"/>
  <w16cid:commentId w16cid:paraId="17C728CD" w16cid:durableId="25FBDA51"/>
  <w16cid:commentId w16cid:paraId="65A43375" w16cid:durableId="25FAD609"/>
  <w16cid:commentId w16cid:paraId="5C083976" w16cid:durableId="25FBDA8E"/>
  <w16cid:commentId w16cid:paraId="5C0E900D" w16cid:durableId="25FAD60A"/>
  <w16cid:commentId w16cid:paraId="12D8587F" w16cid:durableId="25FBDA9C"/>
  <w16cid:commentId w16cid:paraId="740DA1F9" w16cid:durableId="25B67B12"/>
  <w16cid:commentId w16cid:paraId="22911C9D" w16cid:durableId="25BE5D69"/>
  <w16cid:commentId w16cid:paraId="31B5A3A2" w16cid:durableId="25FAD60D"/>
  <w16cid:commentId w16cid:paraId="692F6E1F" w16cid:durableId="25FAD60E"/>
  <w16cid:commentId w16cid:paraId="2CD59B1A" w16cid:durableId="25BE5D4D"/>
  <w16cid:commentId w16cid:paraId="1ED7F339" w16cid:durableId="25FAD610"/>
  <w16cid:commentId w16cid:paraId="000000AB" w16cid:durableId="25B67B34"/>
  <w16cid:commentId w16cid:paraId="000000B0" w16cid:durableId="25B67B32"/>
  <w16cid:commentId w16cid:paraId="48C024DB" w16cid:durableId="25FAD613"/>
  <w16cid:commentId w16cid:paraId="1CEDA30E" w16cid:durableId="25FBDB10"/>
  <w16cid:commentId w16cid:paraId="552D7B57" w16cid:durableId="25FAD614"/>
  <w16cid:commentId w16cid:paraId="1CCEC445" w16cid:durableId="25BE5E94"/>
  <w16cid:commentId w16cid:paraId="027FD61E" w16cid:durableId="25B67B15"/>
  <w16cid:commentId w16cid:paraId="397B9E89" w16cid:durableId="25BE62C8"/>
  <w16cid:commentId w16cid:paraId="6709477D" w16cid:durableId="25FAD618"/>
  <w16cid:commentId w16cid:paraId="58CD8BC6" w16cid:durableId="25FDB20D"/>
  <w16cid:commentId w16cid:paraId="504F5AA2" w16cid:durableId="25B67B18"/>
  <w16cid:commentId w16cid:paraId="1CE6B7E7" w16cid:durableId="25BE6504"/>
  <w16cid:commentId w16cid:paraId="7EC80A7B" w16cid:durableId="25FAD61B"/>
  <w16cid:commentId w16cid:paraId="1EA7022B" w16cid:durableId="25B67B19"/>
  <w16cid:commentId w16cid:paraId="756D2A0D" w16cid:durableId="25BE6571"/>
  <w16cid:commentId w16cid:paraId="08784E35" w16cid:durableId="25FAD61E"/>
  <w16cid:commentId w16cid:paraId="000000A6" w16cid:durableId="25B67B1C"/>
  <w16cid:commentId w16cid:paraId="7AD3F8A5" w16cid:durableId="25FAD622"/>
  <w16cid:commentId w16cid:paraId="000000B5" w16cid:durableId="25B67B30"/>
  <w16cid:commentId w16cid:paraId="381F3392" w16cid:durableId="25B67B1D"/>
  <w16cid:commentId w16cid:paraId="224937B5" w16cid:durableId="25BE6645"/>
  <w16cid:commentId w16cid:paraId="43FA298F" w16cid:durableId="25FAD626"/>
  <w16cid:commentId w16cid:paraId="36D045D8" w16cid:durableId="25BE6670"/>
  <w16cid:commentId w16cid:paraId="4E6C7F7A" w16cid:durableId="25BE67E7"/>
  <w16cid:commentId w16cid:paraId="6F4EAF7E" w16cid:durableId="25B67B1E"/>
  <w16cid:commentId w16cid:paraId="63C891BB" w16cid:durableId="25BE6841"/>
  <w16cid:commentId w16cid:paraId="50429483" w16cid:durableId="25B67B1F"/>
  <w16cid:commentId w16cid:paraId="23EC1D5A" w16cid:durableId="25B67B22"/>
  <w16cid:commentId w16cid:paraId="06A166B7" w16cid:durableId="25C0BEB7"/>
  <w16cid:commentId w16cid:paraId="389294F7" w16cid:durableId="25B67B24"/>
  <w16cid:commentId w16cid:paraId="0D7F59EC" w16cid:durableId="25BE6A38"/>
  <w16cid:commentId w16cid:paraId="749A9F7C" w16cid:durableId="24FD97D2"/>
  <w16cid:commentId w16cid:paraId="000000A5" w16cid:durableId="25B67B2D"/>
  <w16cid:commentId w16cid:paraId="20C0607D" w16cid:durableId="25FAD63A"/>
  <w16cid:commentId w16cid:paraId="000000A1" w16cid:durableId="25B67B2C"/>
  <w16cid:commentId w16cid:paraId="000000AC" w16cid:durableId="25B67B2B"/>
  <w16cid:commentId w16cid:paraId="000000A2" w16cid:durableId="25B67B2A"/>
  <w16cid:commentId w16cid:paraId="0EA9B188" w16cid:durableId="25FAD631"/>
  <w16cid:commentId w16cid:paraId="487EAA7E" w16cid:durableId="25FAD632"/>
  <w16cid:commentId w16cid:paraId="2CC112D5" w16cid:durableId="25B67B27"/>
  <w16cid:commentId w16cid:paraId="7EF625F8" w16cid:durableId="25C09601"/>
  <w16cid:commentId w16cid:paraId="7B872047" w16cid:durableId="25B67B28"/>
  <w16cid:commentId w16cid:paraId="4123EFCC" w16cid:durableId="25B67B2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arlsson Malin U">
    <w15:presenceInfo w15:providerId="AD" w15:userId="S::malin.u.karlsson@lansstyrelsen.se::56084482-725f-4c29-9da7-d0ba5472b416"/>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DE8"/>
    <w:rsid w:val="000040EC"/>
    <w:rsid w:val="000108E9"/>
    <w:rsid w:val="000174AE"/>
    <w:rsid w:val="000242F8"/>
    <w:rsid w:val="000246A2"/>
    <w:rsid w:val="00030B3B"/>
    <w:rsid w:val="000350F4"/>
    <w:rsid w:val="00037DE8"/>
    <w:rsid w:val="000432AC"/>
    <w:rsid w:val="00043B6E"/>
    <w:rsid w:val="000537CE"/>
    <w:rsid w:val="00060BD1"/>
    <w:rsid w:val="00064D15"/>
    <w:rsid w:val="0006677B"/>
    <w:rsid w:val="000677E3"/>
    <w:rsid w:val="00072C77"/>
    <w:rsid w:val="00072E48"/>
    <w:rsid w:val="00076934"/>
    <w:rsid w:val="00077EB3"/>
    <w:rsid w:val="000812AB"/>
    <w:rsid w:val="0008422D"/>
    <w:rsid w:val="00084FA0"/>
    <w:rsid w:val="000909DE"/>
    <w:rsid w:val="000939B7"/>
    <w:rsid w:val="00094996"/>
    <w:rsid w:val="00095AF9"/>
    <w:rsid w:val="00097CEF"/>
    <w:rsid w:val="000A1566"/>
    <w:rsid w:val="000A2EEE"/>
    <w:rsid w:val="000B1480"/>
    <w:rsid w:val="000B6084"/>
    <w:rsid w:val="000C5704"/>
    <w:rsid w:val="000D3DA3"/>
    <w:rsid w:val="000E52A3"/>
    <w:rsid w:val="000F2085"/>
    <w:rsid w:val="00100F78"/>
    <w:rsid w:val="00107746"/>
    <w:rsid w:val="001079D5"/>
    <w:rsid w:val="00125ECD"/>
    <w:rsid w:val="00127BEE"/>
    <w:rsid w:val="00134E04"/>
    <w:rsid w:val="001369DC"/>
    <w:rsid w:val="00136D0F"/>
    <w:rsid w:val="00142217"/>
    <w:rsid w:val="00146DC4"/>
    <w:rsid w:val="001500C1"/>
    <w:rsid w:val="00153565"/>
    <w:rsid w:val="0015632C"/>
    <w:rsid w:val="00162BD5"/>
    <w:rsid w:val="0016430A"/>
    <w:rsid w:val="0016529A"/>
    <w:rsid w:val="00172D56"/>
    <w:rsid w:val="0017374F"/>
    <w:rsid w:val="001818DE"/>
    <w:rsid w:val="0019477B"/>
    <w:rsid w:val="0019563D"/>
    <w:rsid w:val="0019778E"/>
    <w:rsid w:val="001A7BA5"/>
    <w:rsid w:val="001B1A85"/>
    <w:rsid w:val="001B3620"/>
    <w:rsid w:val="001B73AA"/>
    <w:rsid w:val="001C3C16"/>
    <w:rsid w:val="001C4211"/>
    <w:rsid w:val="001C7DC9"/>
    <w:rsid w:val="001D1471"/>
    <w:rsid w:val="001D3E57"/>
    <w:rsid w:val="001D76A0"/>
    <w:rsid w:val="001E1D7B"/>
    <w:rsid w:val="001E5A72"/>
    <w:rsid w:val="001F15E1"/>
    <w:rsid w:val="001F4275"/>
    <w:rsid w:val="001F4671"/>
    <w:rsid w:val="00200EA1"/>
    <w:rsid w:val="00202178"/>
    <w:rsid w:val="0021366A"/>
    <w:rsid w:val="002157F5"/>
    <w:rsid w:val="00217B65"/>
    <w:rsid w:val="00223D1A"/>
    <w:rsid w:val="0024288E"/>
    <w:rsid w:val="002470E8"/>
    <w:rsid w:val="002564A5"/>
    <w:rsid w:val="00261347"/>
    <w:rsid w:val="0026143C"/>
    <w:rsid w:val="002707A1"/>
    <w:rsid w:val="00271130"/>
    <w:rsid w:val="00282509"/>
    <w:rsid w:val="002945A0"/>
    <w:rsid w:val="00294A32"/>
    <w:rsid w:val="002960B1"/>
    <w:rsid w:val="00296C3B"/>
    <w:rsid w:val="002B2CE7"/>
    <w:rsid w:val="002B3E1E"/>
    <w:rsid w:val="002B6171"/>
    <w:rsid w:val="002B7CBE"/>
    <w:rsid w:val="002C7E4D"/>
    <w:rsid w:val="002D1E75"/>
    <w:rsid w:val="002D3AAF"/>
    <w:rsid w:val="002E2325"/>
    <w:rsid w:val="002F2D16"/>
    <w:rsid w:val="002F3E52"/>
    <w:rsid w:val="002F5B76"/>
    <w:rsid w:val="00300E1C"/>
    <w:rsid w:val="00303E9A"/>
    <w:rsid w:val="00310356"/>
    <w:rsid w:val="00310F0E"/>
    <w:rsid w:val="00315D5B"/>
    <w:rsid w:val="00320473"/>
    <w:rsid w:val="0032100D"/>
    <w:rsid w:val="0032621A"/>
    <w:rsid w:val="003339F5"/>
    <w:rsid w:val="00342B54"/>
    <w:rsid w:val="0034319C"/>
    <w:rsid w:val="00343767"/>
    <w:rsid w:val="00353AAC"/>
    <w:rsid w:val="00354CF6"/>
    <w:rsid w:val="00354D76"/>
    <w:rsid w:val="00356D83"/>
    <w:rsid w:val="0036568E"/>
    <w:rsid w:val="00372FAF"/>
    <w:rsid w:val="00373546"/>
    <w:rsid w:val="003759DB"/>
    <w:rsid w:val="00380024"/>
    <w:rsid w:val="0038238E"/>
    <w:rsid w:val="003833A5"/>
    <w:rsid w:val="00385B4A"/>
    <w:rsid w:val="003A2013"/>
    <w:rsid w:val="003A3021"/>
    <w:rsid w:val="003A3F81"/>
    <w:rsid w:val="003B611F"/>
    <w:rsid w:val="003B69A1"/>
    <w:rsid w:val="003C2311"/>
    <w:rsid w:val="003D6A14"/>
    <w:rsid w:val="003E1E7F"/>
    <w:rsid w:val="003E5047"/>
    <w:rsid w:val="003E5359"/>
    <w:rsid w:val="003E57F8"/>
    <w:rsid w:val="003F0D4B"/>
    <w:rsid w:val="0040617E"/>
    <w:rsid w:val="00410AAA"/>
    <w:rsid w:val="00412EE6"/>
    <w:rsid w:val="004156B9"/>
    <w:rsid w:val="004240E7"/>
    <w:rsid w:val="00424D0C"/>
    <w:rsid w:val="00425177"/>
    <w:rsid w:val="00425183"/>
    <w:rsid w:val="0042575D"/>
    <w:rsid w:val="0042599F"/>
    <w:rsid w:val="00427E18"/>
    <w:rsid w:val="004350D2"/>
    <w:rsid w:val="0046101A"/>
    <w:rsid w:val="00470025"/>
    <w:rsid w:val="00471580"/>
    <w:rsid w:val="004733B3"/>
    <w:rsid w:val="00474C58"/>
    <w:rsid w:val="00486051"/>
    <w:rsid w:val="00490D02"/>
    <w:rsid w:val="004A17F7"/>
    <w:rsid w:val="004A2C35"/>
    <w:rsid w:val="004B4D8C"/>
    <w:rsid w:val="004B5DCD"/>
    <w:rsid w:val="004B7A7F"/>
    <w:rsid w:val="004C1890"/>
    <w:rsid w:val="004D703A"/>
    <w:rsid w:val="004E3B1C"/>
    <w:rsid w:val="004E4B9A"/>
    <w:rsid w:val="004F6D6E"/>
    <w:rsid w:val="005022CF"/>
    <w:rsid w:val="0050256B"/>
    <w:rsid w:val="00510C86"/>
    <w:rsid w:val="0051174D"/>
    <w:rsid w:val="00511DC7"/>
    <w:rsid w:val="005121D6"/>
    <w:rsid w:val="005228F8"/>
    <w:rsid w:val="005232DC"/>
    <w:rsid w:val="00523E53"/>
    <w:rsid w:val="00524398"/>
    <w:rsid w:val="00525B0C"/>
    <w:rsid w:val="00526157"/>
    <w:rsid w:val="00532868"/>
    <w:rsid w:val="0054101E"/>
    <w:rsid w:val="0054137D"/>
    <w:rsid w:val="00547F85"/>
    <w:rsid w:val="005503A6"/>
    <w:rsid w:val="005611AE"/>
    <w:rsid w:val="005633FC"/>
    <w:rsid w:val="00563FD3"/>
    <w:rsid w:val="00565A8A"/>
    <w:rsid w:val="005749EF"/>
    <w:rsid w:val="005839E3"/>
    <w:rsid w:val="00585B8C"/>
    <w:rsid w:val="005B2073"/>
    <w:rsid w:val="005B46E6"/>
    <w:rsid w:val="005B5D9A"/>
    <w:rsid w:val="005D0905"/>
    <w:rsid w:val="005D12BD"/>
    <w:rsid w:val="005E2DE4"/>
    <w:rsid w:val="005E3F19"/>
    <w:rsid w:val="005E5A84"/>
    <w:rsid w:val="005E62D0"/>
    <w:rsid w:val="005F1BD5"/>
    <w:rsid w:val="005F5032"/>
    <w:rsid w:val="005F64D8"/>
    <w:rsid w:val="00610569"/>
    <w:rsid w:val="00631969"/>
    <w:rsid w:val="00635CA0"/>
    <w:rsid w:val="006366FD"/>
    <w:rsid w:val="00641BF9"/>
    <w:rsid w:val="00643101"/>
    <w:rsid w:val="006442FC"/>
    <w:rsid w:val="00646C76"/>
    <w:rsid w:val="006618C2"/>
    <w:rsid w:val="00667C83"/>
    <w:rsid w:val="006718CD"/>
    <w:rsid w:val="00674349"/>
    <w:rsid w:val="00674C63"/>
    <w:rsid w:val="006873AE"/>
    <w:rsid w:val="006949A4"/>
    <w:rsid w:val="006966B9"/>
    <w:rsid w:val="006A31B6"/>
    <w:rsid w:val="006A3266"/>
    <w:rsid w:val="006A37CA"/>
    <w:rsid w:val="006A3F31"/>
    <w:rsid w:val="006A487B"/>
    <w:rsid w:val="006A5A65"/>
    <w:rsid w:val="006A670D"/>
    <w:rsid w:val="006B2987"/>
    <w:rsid w:val="006B2EC2"/>
    <w:rsid w:val="006C2275"/>
    <w:rsid w:val="006C6EC6"/>
    <w:rsid w:val="006D173F"/>
    <w:rsid w:val="006D1B1F"/>
    <w:rsid w:val="006E05B8"/>
    <w:rsid w:val="006F1AC7"/>
    <w:rsid w:val="006F3752"/>
    <w:rsid w:val="007064E7"/>
    <w:rsid w:val="00721680"/>
    <w:rsid w:val="00721A4D"/>
    <w:rsid w:val="00722697"/>
    <w:rsid w:val="007275DF"/>
    <w:rsid w:val="00727B43"/>
    <w:rsid w:val="0073271F"/>
    <w:rsid w:val="00741298"/>
    <w:rsid w:val="00741676"/>
    <w:rsid w:val="0074708A"/>
    <w:rsid w:val="00755F9D"/>
    <w:rsid w:val="007560F6"/>
    <w:rsid w:val="00761E3D"/>
    <w:rsid w:val="007706B2"/>
    <w:rsid w:val="00771B2E"/>
    <w:rsid w:val="0077456C"/>
    <w:rsid w:val="007751F2"/>
    <w:rsid w:val="00780A61"/>
    <w:rsid w:val="0078385D"/>
    <w:rsid w:val="007879BB"/>
    <w:rsid w:val="00793EAE"/>
    <w:rsid w:val="00795B8A"/>
    <w:rsid w:val="00796AE9"/>
    <w:rsid w:val="007A081A"/>
    <w:rsid w:val="007A5721"/>
    <w:rsid w:val="007B3E32"/>
    <w:rsid w:val="007B7930"/>
    <w:rsid w:val="007C2531"/>
    <w:rsid w:val="007C3DE3"/>
    <w:rsid w:val="007C4BF0"/>
    <w:rsid w:val="007D0556"/>
    <w:rsid w:val="007D26B6"/>
    <w:rsid w:val="007D6AB5"/>
    <w:rsid w:val="007E0D6C"/>
    <w:rsid w:val="007E4429"/>
    <w:rsid w:val="007E75B5"/>
    <w:rsid w:val="007F5B61"/>
    <w:rsid w:val="0080056B"/>
    <w:rsid w:val="008022D1"/>
    <w:rsid w:val="008164C6"/>
    <w:rsid w:val="00821D88"/>
    <w:rsid w:val="00822EA1"/>
    <w:rsid w:val="00825F3D"/>
    <w:rsid w:val="00826C17"/>
    <w:rsid w:val="00827412"/>
    <w:rsid w:val="00832A7F"/>
    <w:rsid w:val="00845E15"/>
    <w:rsid w:val="008464D0"/>
    <w:rsid w:val="00873785"/>
    <w:rsid w:val="008842A2"/>
    <w:rsid w:val="0089070D"/>
    <w:rsid w:val="008A570E"/>
    <w:rsid w:val="008A6516"/>
    <w:rsid w:val="008B1EB2"/>
    <w:rsid w:val="008E0411"/>
    <w:rsid w:val="008E1A87"/>
    <w:rsid w:val="008E6239"/>
    <w:rsid w:val="008F4827"/>
    <w:rsid w:val="008F7750"/>
    <w:rsid w:val="00911780"/>
    <w:rsid w:val="00916235"/>
    <w:rsid w:val="00917F18"/>
    <w:rsid w:val="00924CC9"/>
    <w:rsid w:val="00927478"/>
    <w:rsid w:val="00930BA5"/>
    <w:rsid w:val="00932624"/>
    <w:rsid w:val="00944756"/>
    <w:rsid w:val="0094685F"/>
    <w:rsid w:val="0096485A"/>
    <w:rsid w:val="0097774D"/>
    <w:rsid w:val="00997513"/>
    <w:rsid w:val="009A20C8"/>
    <w:rsid w:val="009B06EB"/>
    <w:rsid w:val="009B76CE"/>
    <w:rsid w:val="009C0978"/>
    <w:rsid w:val="009C46D5"/>
    <w:rsid w:val="009C5925"/>
    <w:rsid w:val="009D6500"/>
    <w:rsid w:val="009E0813"/>
    <w:rsid w:val="009E4D66"/>
    <w:rsid w:val="009E63FA"/>
    <w:rsid w:val="009E7BC3"/>
    <w:rsid w:val="009F441C"/>
    <w:rsid w:val="009F6CE8"/>
    <w:rsid w:val="00A05A5C"/>
    <w:rsid w:val="00A117C8"/>
    <w:rsid w:val="00A208A0"/>
    <w:rsid w:val="00A21F67"/>
    <w:rsid w:val="00A23814"/>
    <w:rsid w:val="00A26E79"/>
    <w:rsid w:val="00A378E6"/>
    <w:rsid w:val="00A43508"/>
    <w:rsid w:val="00A46A16"/>
    <w:rsid w:val="00A522EC"/>
    <w:rsid w:val="00A6677F"/>
    <w:rsid w:val="00A771EF"/>
    <w:rsid w:val="00A81FFB"/>
    <w:rsid w:val="00A87E2A"/>
    <w:rsid w:val="00A946FE"/>
    <w:rsid w:val="00A95B1D"/>
    <w:rsid w:val="00AA0DFB"/>
    <w:rsid w:val="00AA1CB5"/>
    <w:rsid w:val="00AB6551"/>
    <w:rsid w:val="00AC2B67"/>
    <w:rsid w:val="00AE67F7"/>
    <w:rsid w:val="00AF0692"/>
    <w:rsid w:val="00AF1E8F"/>
    <w:rsid w:val="00AF55A6"/>
    <w:rsid w:val="00B00533"/>
    <w:rsid w:val="00B069EB"/>
    <w:rsid w:val="00B214DB"/>
    <w:rsid w:val="00B25121"/>
    <w:rsid w:val="00B2549B"/>
    <w:rsid w:val="00B32633"/>
    <w:rsid w:val="00B4189E"/>
    <w:rsid w:val="00B41B40"/>
    <w:rsid w:val="00B46755"/>
    <w:rsid w:val="00B5032F"/>
    <w:rsid w:val="00B510B0"/>
    <w:rsid w:val="00B554AF"/>
    <w:rsid w:val="00B56B81"/>
    <w:rsid w:val="00B61DF6"/>
    <w:rsid w:val="00B70C58"/>
    <w:rsid w:val="00B72FAB"/>
    <w:rsid w:val="00B81BE4"/>
    <w:rsid w:val="00B8225E"/>
    <w:rsid w:val="00BA718D"/>
    <w:rsid w:val="00BB5C9B"/>
    <w:rsid w:val="00BC2601"/>
    <w:rsid w:val="00BC5A89"/>
    <w:rsid w:val="00BF1B78"/>
    <w:rsid w:val="00C00598"/>
    <w:rsid w:val="00C075DC"/>
    <w:rsid w:val="00C1116D"/>
    <w:rsid w:val="00C12467"/>
    <w:rsid w:val="00C126A5"/>
    <w:rsid w:val="00C200F3"/>
    <w:rsid w:val="00C214C9"/>
    <w:rsid w:val="00C23EB6"/>
    <w:rsid w:val="00C240DD"/>
    <w:rsid w:val="00C30CE0"/>
    <w:rsid w:val="00C32350"/>
    <w:rsid w:val="00C40368"/>
    <w:rsid w:val="00C40B68"/>
    <w:rsid w:val="00C4753B"/>
    <w:rsid w:val="00C552F1"/>
    <w:rsid w:val="00C6123E"/>
    <w:rsid w:val="00C627F4"/>
    <w:rsid w:val="00C70D21"/>
    <w:rsid w:val="00C75D8E"/>
    <w:rsid w:val="00C81606"/>
    <w:rsid w:val="00C82348"/>
    <w:rsid w:val="00C84399"/>
    <w:rsid w:val="00C848C5"/>
    <w:rsid w:val="00CA0D07"/>
    <w:rsid w:val="00CA2A92"/>
    <w:rsid w:val="00CA300E"/>
    <w:rsid w:val="00CA3E37"/>
    <w:rsid w:val="00CA4134"/>
    <w:rsid w:val="00CB31F2"/>
    <w:rsid w:val="00CC22E7"/>
    <w:rsid w:val="00CC2AA9"/>
    <w:rsid w:val="00CC6788"/>
    <w:rsid w:val="00CD2448"/>
    <w:rsid w:val="00CD50EA"/>
    <w:rsid w:val="00CD5D25"/>
    <w:rsid w:val="00CE2390"/>
    <w:rsid w:val="00CE3D12"/>
    <w:rsid w:val="00CE5D77"/>
    <w:rsid w:val="00CF1985"/>
    <w:rsid w:val="00CF1F05"/>
    <w:rsid w:val="00D0424F"/>
    <w:rsid w:val="00D10989"/>
    <w:rsid w:val="00D1119F"/>
    <w:rsid w:val="00D11B8E"/>
    <w:rsid w:val="00D12C53"/>
    <w:rsid w:val="00D1439C"/>
    <w:rsid w:val="00D1572D"/>
    <w:rsid w:val="00D33A68"/>
    <w:rsid w:val="00D42196"/>
    <w:rsid w:val="00D4685F"/>
    <w:rsid w:val="00D5038D"/>
    <w:rsid w:val="00D51935"/>
    <w:rsid w:val="00D558BD"/>
    <w:rsid w:val="00D6328E"/>
    <w:rsid w:val="00D66B67"/>
    <w:rsid w:val="00D75471"/>
    <w:rsid w:val="00D83772"/>
    <w:rsid w:val="00D92C17"/>
    <w:rsid w:val="00DA0FAF"/>
    <w:rsid w:val="00DA2A76"/>
    <w:rsid w:val="00DA45D1"/>
    <w:rsid w:val="00DB7DD9"/>
    <w:rsid w:val="00DD34B3"/>
    <w:rsid w:val="00DD4ECF"/>
    <w:rsid w:val="00DD5BA5"/>
    <w:rsid w:val="00DE65B6"/>
    <w:rsid w:val="00DF1DD3"/>
    <w:rsid w:val="00DF67E3"/>
    <w:rsid w:val="00E0077A"/>
    <w:rsid w:val="00E24FF9"/>
    <w:rsid w:val="00E3089F"/>
    <w:rsid w:val="00E40B76"/>
    <w:rsid w:val="00E46EE6"/>
    <w:rsid w:val="00E54287"/>
    <w:rsid w:val="00E57AAC"/>
    <w:rsid w:val="00E65AA0"/>
    <w:rsid w:val="00E71D43"/>
    <w:rsid w:val="00E724AE"/>
    <w:rsid w:val="00E75A7D"/>
    <w:rsid w:val="00E800BA"/>
    <w:rsid w:val="00E81E29"/>
    <w:rsid w:val="00E85208"/>
    <w:rsid w:val="00E85A7D"/>
    <w:rsid w:val="00EA0730"/>
    <w:rsid w:val="00EA34FE"/>
    <w:rsid w:val="00EA6A19"/>
    <w:rsid w:val="00EA7BA5"/>
    <w:rsid w:val="00EB2923"/>
    <w:rsid w:val="00EE37B2"/>
    <w:rsid w:val="00EE4444"/>
    <w:rsid w:val="00EF237D"/>
    <w:rsid w:val="00EF66BE"/>
    <w:rsid w:val="00EF7CAE"/>
    <w:rsid w:val="00F0171D"/>
    <w:rsid w:val="00F01DD5"/>
    <w:rsid w:val="00F02C46"/>
    <w:rsid w:val="00F064B1"/>
    <w:rsid w:val="00F0736E"/>
    <w:rsid w:val="00F117B5"/>
    <w:rsid w:val="00F243BC"/>
    <w:rsid w:val="00F26DBE"/>
    <w:rsid w:val="00F42173"/>
    <w:rsid w:val="00F5516D"/>
    <w:rsid w:val="00F60FC7"/>
    <w:rsid w:val="00F61640"/>
    <w:rsid w:val="00F649A6"/>
    <w:rsid w:val="00F71454"/>
    <w:rsid w:val="00F738BF"/>
    <w:rsid w:val="00F762C4"/>
    <w:rsid w:val="00F765CD"/>
    <w:rsid w:val="00F81307"/>
    <w:rsid w:val="00F87FEE"/>
    <w:rsid w:val="00F95F53"/>
    <w:rsid w:val="00FB0A64"/>
    <w:rsid w:val="00FB33F8"/>
    <w:rsid w:val="00FB42D9"/>
    <w:rsid w:val="00FB7184"/>
    <w:rsid w:val="00FC254E"/>
    <w:rsid w:val="00FC7195"/>
    <w:rsid w:val="00FF7C0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C055A"/>
  <w15:docId w15:val="{86ED5C81-3B23-41CC-832B-FF50C3EE7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Rubrik1">
    <w:name w:val="heading 1"/>
    <w:basedOn w:val="Normal"/>
    <w:next w:val="Normal"/>
    <w:pPr>
      <w:keepNext/>
      <w:keepLines/>
      <w:spacing w:before="480" w:after="120"/>
      <w:outlineLvl w:val="0"/>
    </w:pPr>
    <w:rPr>
      <w:b/>
      <w:sz w:val="48"/>
      <w:szCs w:val="48"/>
    </w:rPr>
  </w:style>
  <w:style w:type="paragraph" w:styleId="Rubrik2">
    <w:name w:val="heading 2"/>
    <w:basedOn w:val="Normal"/>
    <w:next w:val="Normal"/>
    <w:pPr>
      <w:keepNext/>
      <w:keepLines/>
      <w:spacing w:before="360" w:after="80"/>
      <w:outlineLvl w:val="1"/>
    </w:pPr>
    <w:rPr>
      <w:b/>
      <w:sz w:val="36"/>
      <w:szCs w:val="36"/>
    </w:rPr>
  </w:style>
  <w:style w:type="paragraph" w:styleId="Rubrik3">
    <w:name w:val="heading 3"/>
    <w:basedOn w:val="Normal"/>
    <w:next w:val="Normal"/>
    <w:pPr>
      <w:keepNext/>
      <w:keepLines/>
      <w:spacing w:before="280" w:after="80"/>
      <w:outlineLvl w:val="2"/>
    </w:pPr>
    <w:rPr>
      <w:b/>
      <w:sz w:val="28"/>
      <w:szCs w:val="28"/>
    </w:rPr>
  </w:style>
  <w:style w:type="paragraph" w:styleId="Rubrik4">
    <w:name w:val="heading 4"/>
    <w:basedOn w:val="Normal"/>
    <w:next w:val="Normal"/>
    <w:pPr>
      <w:keepNext/>
      <w:keepLines/>
      <w:spacing w:before="240" w:after="40"/>
      <w:outlineLvl w:val="3"/>
    </w:pPr>
    <w:rPr>
      <w:b/>
    </w:rPr>
  </w:style>
  <w:style w:type="paragraph" w:styleId="Rubrik5">
    <w:name w:val="heading 5"/>
    <w:basedOn w:val="Normal"/>
    <w:next w:val="Normal"/>
    <w:pPr>
      <w:keepNext/>
      <w:keepLines/>
      <w:spacing w:before="220" w:after="40"/>
      <w:outlineLvl w:val="4"/>
    </w:pPr>
    <w:rPr>
      <w:b/>
      <w:sz w:val="22"/>
      <w:szCs w:val="22"/>
    </w:rPr>
  </w:style>
  <w:style w:type="paragraph" w:styleId="Rubrik6">
    <w:name w:val="heading 6"/>
    <w:basedOn w:val="Normal"/>
    <w:next w:val="Normal"/>
    <w:pPr>
      <w:keepNext/>
      <w:keepLines/>
      <w:spacing w:before="200" w:after="40"/>
      <w:outlineLvl w:val="5"/>
    </w:pPr>
    <w:rPr>
      <w:b/>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Rubrik">
    <w:name w:val="Title"/>
    <w:basedOn w:val="Normal"/>
    <w:next w:val="Normal"/>
    <w:pPr>
      <w:keepNext/>
      <w:keepLines/>
      <w:spacing w:before="480" w:after="120"/>
    </w:pPr>
    <w:rPr>
      <w:b/>
      <w:sz w:val="72"/>
      <w:szCs w:val="72"/>
    </w:rPr>
  </w:style>
  <w:style w:type="paragraph" w:styleId="Normalwebb">
    <w:name w:val="Normal (Web)"/>
    <w:basedOn w:val="Normal"/>
    <w:uiPriority w:val="99"/>
    <w:semiHidden/>
    <w:unhideWhenUsed/>
    <w:rsid w:val="00A73AC9"/>
    <w:pPr>
      <w:spacing w:before="100" w:beforeAutospacing="1" w:after="100" w:afterAutospacing="1"/>
    </w:pPr>
    <w:rPr>
      <w:lang w:eastAsia="en-GB"/>
    </w:rPr>
  </w:style>
  <w:style w:type="character" w:styleId="Hyperlnk">
    <w:name w:val="Hyperlink"/>
    <w:basedOn w:val="Standardstycketeckensnitt"/>
    <w:uiPriority w:val="99"/>
    <w:semiHidden/>
    <w:qFormat/>
    <w:rsid w:val="00CB744B"/>
    <w:rPr>
      <w:color w:val="0000FF"/>
      <w:u w:val="single"/>
    </w:rPr>
  </w:style>
  <w:style w:type="character" w:customStyle="1" w:styleId="UnresolvedMention1">
    <w:name w:val="Unresolved Mention1"/>
    <w:basedOn w:val="Standardstycketeckensnitt"/>
    <w:uiPriority w:val="99"/>
    <w:semiHidden/>
    <w:unhideWhenUsed/>
    <w:rsid w:val="00CB744B"/>
    <w:rPr>
      <w:color w:val="605E5C"/>
      <w:shd w:val="clear" w:color="auto" w:fill="E1DFDD"/>
    </w:rPr>
  </w:style>
  <w:style w:type="paragraph" w:styleId="Sidhuvud">
    <w:name w:val="header"/>
    <w:basedOn w:val="Normal"/>
    <w:link w:val="SidhuvudChar"/>
    <w:uiPriority w:val="99"/>
    <w:unhideWhenUsed/>
    <w:rsid w:val="00807D3F"/>
    <w:pPr>
      <w:tabs>
        <w:tab w:val="center" w:pos="4513"/>
        <w:tab w:val="right" w:pos="9026"/>
      </w:tabs>
    </w:pPr>
  </w:style>
  <w:style w:type="character" w:customStyle="1" w:styleId="SidhuvudChar">
    <w:name w:val="Sidhuvud Char"/>
    <w:basedOn w:val="Standardstycketeckensnitt"/>
    <w:link w:val="Sidhuvud"/>
    <w:uiPriority w:val="99"/>
    <w:rsid w:val="00807D3F"/>
    <w:rPr>
      <w:lang w:val="en-GB"/>
    </w:rPr>
  </w:style>
  <w:style w:type="paragraph" w:styleId="Sidfot">
    <w:name w:val="footer"/>
    <w:basedOn w:val="Normal"/>
    <w:link w:val="SidfotChar"/>
    <w:uiPriority w:val="99"/>
    <w:unhideWhenUsed/>
    <w:rsid w:val="00807D3F"/>
    <w:pPr>
      <w:tabs>
        <w:tab w:val="center" w:pos="4513"/>
        <w:tab w:val="right" w:pos="9026"/>
      </w:tabs>
    </w:pPr>
  </w:style>
  <w:style w:type="character" w:customStyle="1" w:styleId="SidfotChar">
    <w:name w:val="Sidfot Char"/>
    <w:basedOn w:val="Standardstycketeckensnitt"/>
    <w:link w:val="Sidfot"/>
    <w:uiPriority w:val="99"/>
    <w:rsid w:val="00807D3F"/>
    <w:rPr>
      <w:lang w:val="en-GB"/>
    </w:rPr>
  </w:style>
  <w:style w:type="character" w:styleId="Kommentarsreferens">
    <w:name w:val="annotation reference"/>
    <w:basedOn w:val="Standardstycketeckensnitt"/>
    <w:uiPriority w:val="99"/>
    <w:semiHidden/>
    <w:unhideWhenUsed/>
    <w:rsid w:val="00807D3F"/>
    <w:rPr>
      <w:sz w:val="16"/>
      <w:szCs w:val="16"/>
    </w:rPr>
  </w:style>
  <w:style w:type="paragraph" w:styleId="Kommentarer">
    <w:name w:val="annotation text"/>
    <w:basedOn w:val="Normal"/>
    <w:link w:val="KommentarerChar"/>
    <w:uiPriority w:val="99"/>
    <w:semiHidden/>
    <w:unhideWhenUsed/>
    <w:rsid w:val="00807D3F"/>
    <w:rPr>
      <w:sz w:val="20"/>
      <w:szCs w:val="20"/>
    </w:rPr>
  </w:style>
  <w:style w:type="character" w:customStyle="1" w:styleId="KommentarerChar">
    <w:name w:val="Kommentarer Char"/>
    <w:basedOn w:val="Standardstycketeckensnitt"/>
    <w:link w:val="Kommentarer"/>
    <w:uiPriority w:val="99"/>
    <w:semiHidden/>
    <w:rsid w:val="00807D3F"/>
    <w:rPr>
      <w:sz w:val="20"/>
      <w:szCs w:val="20"/>
      <w:lang w:val="en-GB"/>
    </w:rPr>
  </w:style>
  <w:style w:type="paragraph" w:styleId="Kommentarsmne">
    <w:name w:val="annotation subject"/>
    <w:basedOn w:val="Kommentarer"/>
    <w:next w:val="Kommentarer"/>
    <w:link w:val="KommentarsmneChar"/>
    <w:uiPriority w:val="99"/>
    <w:semiHidden/>
    <w:unhideWhenUsed/>
    <w:rsid w:val="00807D3F"/>
    <w:rPr>
      <w:b/>
      <w:bCs/>
    </w:rPr>
  </w:style>
  <w:style w:type="character" w:customStyle="1" w:styleId="KommentarsmneChar">
    <w:name w:val="Kommentarsämne Char"/>
    <w:basedOn w:val="KommentarerChar"/>
    <w:link w:val="Kommentarsmne"/>
    <w:uiPriority w:val="99"/>
    <w:semiHidden/>
    <w:rsid w:val="00807D3F"/>
    <w:rPr>
      <w:b/>
      <w:bCs/>
      <w:sz w:val="20"/>
      <w:szCs w:val="20"/>
      <w:lang w:val="en-GB"/>
    </w:rPr>
  </w:style>
  <w:style w:type="character" w:styleId="AnvndHyperlnk">
    <w:name w:val="FollowedHyperlink"/>
    <w:basedOn w:val="Standardstycketeckensnitt"/>
    <w:uiPriority w:val="99"/>
    <w:semiHidden/>
    <w:unhideWhenUsed/>
    <w:rsid w:val="00D87D86"/>
    <w:rPr>
      <w:color w:val="954F72" w:themeColor="followedHyperlink"/>
      <w:u w:val="single"/>
    </w:rPr>
  </w:style>
  <w:style w:type="character" w:styleId="Platshllartext">
    <w:name w:val="Placeholder Text"/>
    <w:basedOn w:val="Standardstycketeckensnitt"/>
    <w:uiPriority w:val="99"/>
    <w:semiHidden/>
    <w:rsid w:val="007D43EC"/>
    <w:rPr>
      <w:color w:val="808080"/>
    </w:rPr>
  </w:style>
  <w:style w:type="paragraph" w:styleId="Litteraturfrteckning">
    <w:name w:val="Bibliography"/>
    <w:basedOn w:val="Normal"/>
    <w:next w:val="Normal"/>
    <w:uiPriority w:val="37"/>
    <w:unhideWhenUsed/>
    <w:rsid w:val="00F1162E"/>
    <w:pPr>
      <w:tabs>
        <w:tab w:val="left" w:pos="380"/>
      </w:tabs>
      <w:spacing w:line="480" w:lineRule="auto"/>
      <w:ind w:left="384" w:hanging="384"/>
    </w:pPr>
  </w:style>
  <w:style w:type="paragraph" w:styleId="Revision">
    <w:name w:val="Revision"/>
    <w:hidden/>
    <w:uiPriority w:val="99"/>
    <w:semiHidden/>
    <w:rsid w:val="001E3BD3"/>
  </w:style>
  <w:style w:type="paragraph" w:styleId="Underrubrik">
    <w:name w:val="Subtitle"/>
    <w:basedOn w:val="Normal"/>
    <w:next w:val="Normal"/>
    <w:pPr>
      <w:keepNext/>
      <w:keepLines/>
      <w:spacing w:before="360" w:after="80"/>
    </w:pPr>
    <w:rPr>
      <w:rFonts w:ascii="Georgia" w:eastAsia="Georgia" w:hAnsi="Georgia" w:cs="Georgia"/>
      <w:i/>
      <w:color w:val="666666"/>
      <w:sz w:val="48"/>
      <w:szCs w:val="48"/>
    </w:rPr>
  </w:style>
  <w:style w:type="paragraph" w:styleId="Ballongtext">
    <w:name w:val="Balloon Text"/>
    <w:basedOn w:val="Normal"/>
    <w:link w:val="BallongtextChar"/>
    <w:uiPriority w:val="99"/>
    <w:semiHidden/>
    <w:unhideWhenUsed/>
    <w:rsid w:val="001B1A85"/>
    <w:rPr>
      <w:rFonts w:ascii="Segoe UI" w:hAnsi="Segoe UI" w:cs="Segoe UI"/>
      <w:sz w:val="18"/>
      <w:szCs w:val="18"/>
    </w:rPr>
  </w:style>
  <w:style w:type="character" w:customStyle="1" w:styleId="BallongtextChar">
    <w:name w:val="Ballongtext Char"/>
    <w:basedOn w:val="Standardstycketeckensnitt"/>
    <w:link w:val="Ballongtext"/>
    <w:uiPriority w:val="99"/>
    <w:semiHidden/>
    <w:rsid w:val="001B1A8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94745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science.org/doi/pdf/10.1126/science.aac9819" TargetMode="External"/><Relationship Id="rId2" Type="http://schemas.openxmlformats.org/officeDocument/2006/relationships/hyperlink" Target="https://www.pnas.org/content/pnas/104/23/9715.full.pdf" TargetMode="External"/><Relationship Id="rId1" Type="http://schemas.openxmlformats.org/officeDocument/2006/relationships/hyperlink" Target="https://link.springer.com/content/pdf/10.1007/s00227-018-3333-z.pdf"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4.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2.png"/><Relationship Id="rId5" Type="http://schemas.openxmlformats.org/officeDocument/2006/relationships/comments" Target="comment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github.com/maxlindmark/warm_life_history"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P2PHfBeQB33SfOQXNuyuHF+E7A==">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24</Pages>
  <Words>27157</Words>
  <Characters>143935</Characters>
  <Application>Microsoft Office Word</Application>
  <DocSecurity>0</DocSecurity>
  <Lines>1199</Lines>
  <Paragraphs>341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SLU</Company>
  <LinksUpToDate>false</LinksUpToDate>
  <CharactersWithSpaces>170751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 Lindmark</dc:creator>
  <cp:lastModifiedBy>Karlsson Malin U</cp:lastModifiedBy>
  <cp:revision>2</cp:revision>
  <dcterms:created xsi:type="dcterms:W3CDTF">2022-04-11T13:40:00Z</dcterms:created>
  <dcterms:modified xsi:type="dcterms:W3CDTF">2022-04-11T13:40:00Z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id="ikhVIpmL"/&gt;&lt;style id="http://www.zotero.org/styles/nature" hasBibliography="1" bibliographyStyleHasBeenSet="1"/&gt;&lt;prefs&gt;&lt;pref name="fieldType" value="Field"/&gt;&lt;pref name="dontAskDelayCitationUpdates</vt:lpwstr>
  </property>
  <property fmtid="{D5CDD505-2E9C-101B-9397-08002B2CF9AE}" pid="3" name="ZOTERO_PREF_2">
    <vt:lpwstr>" value="true"/&gt;&lt;/prefs&gt;&lt;/data&gt;</vt:lpwstr>
  </property>
</Properties>
</file>