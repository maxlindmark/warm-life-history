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5891C8A2" w:rsidR="00037DE8" w:rsidRDefault="00902F9B">
      <w:pPr>
        <w:spacing w:line="480" w:lineRule="auto"/>
        <w:jc w:val="center"/>
        <w:rPr>
          <w:b/>
          <w:i/>
          <w:sz w:val="32"/>
          <w:szCs w:val="32"/>
        </w:rPr>
      </w:pPr>
      <w:sdt>
        <w:sdtPr>
          <w:tag w:val="goog_rdk_0"/>
          <w:id w:val="-56396389"/>
          <w:showingPlcHdr/>
        </w:sdtPr>
        <w:sdtEndPr/>
        <w:sdtContent>
          <w:r w:rsidR="0008422D">
            <w:t xml:space="preserve">     </w:t>
          </w:r>
        </w:sdtContent>
      </w:sdt>
      <w:r w:rsidR="001B1A85">
        <w:rPr>
          <w:b/>
          <w:i/>
          <w:sz w:val="32"/>
          <w:szCs w:val="32"/>
        </w:rPr>
        <w:t>Manuscript</w:t>
      </w:r>
    </w:p>
    <w:p w14:paraId="00000002" w14:textId="41994486" w:rsidR="00037DE8" w:rsidRDefault="00902F9B">
      <w:pPr>
        <w:spacing w:line="480" w:lineRule="auto"/>
        <w:jc w:val="center"/>
        <w:rPr>
          <w:b/>
          <w:sz w:val="32"/>
          <w:szCs w:val="32"/>
        </w:rPr>
      </w:pPr>
      <w:sdt>
        <w:sdtPr>
          <w:tag w:val="goog_rdk_1"/>
          <w:id w:val="-432973576"/>
          <w:showingPlcHdr/>
        </w:sdtPr>
        <w:sdtEndPr/>
        <w:sdtContent>
          <w:r w:rsidR="0034319C">
            <w:t xml:space="preserve">     </w:t>
          </w:r>
        </w:sdtContent>
      </w:sdt>
      <w:r w:rsidR="001B1A85">
        <w:rPr>
          <w:b/>
          <w:sz w:val="32"/>
          <w:szCs w:val="32"/>
        </w:rPr>
        <w:t xml:space="preserve">Larger but younger fish when growth compensates for higher mortality in </w:t>
      </w:r>
      <w:r w:rsidR="00320473" w:rsidRPr="00320473">
        <w:rPr>
          <w:b/>
          <w:sz w:val="32"/>
          <w:szCs w:val="32"/>
        </w:rPr>
        <w:t>heated</w:t>
      </w:r>
      <w:r w:rsidR="00320473" w:rsidRPr="00320473" w:rsidDel="00320473">
        <w:rPr>
          <w:b/>
          <w:sz w:val="32"/>
          <w:szCs w:val="32"/>
        </w:rPr>
        <w:t xml:space="preserve"> </w:t>
      </w:r>
      <w:r w:rsidR="001B1A85">
        <w:rPr>
          <w:b/>
          <w:sz w:val="32"/>
          <w:szCs w:val="32"/>
        </w:rPr>
        <w:t>ecosystem</w:t>
      </w:r>
    </w:p>
    <w:p w14:paraId="00000003" w14:textId="77777777" w:rsidR="00037DE8" w:rsidRDefault="00037DE8">
      <w:pPr>
        <w:spacing w:line="480" w:lineRule="auto"/>
        <w:jc w:val="both"/>
      </w:pPr>
    </w:p>
    <w:p w14:paraId="00000004" w14:textId="77777777" w:rsidR="00037DE8" w:rsidRPr="00261347" w:rsidRDefault="001B1A85">
      <w:pPr>
        <w:spacing w:line="480" w:lineRule="auto"/>
        <w:jc w:val="both"/>
        <w:rPr>
          <w:vertAlign w:val="superscript"/>
          <w:lang w:val="sv-SE"/>
        </w:rPr>
      </w:pPr>
      <w:r w:rsidRPr="00261347">
        <w:rPr>
          <w:lang w:val="sv-SE"/>
        </w:rPr>
        <w:t xml:space="preserve">Max </w:t>
      </w:r>
      <w:proofErr w:type="gramStart"/>
      <w:r w:rsidRPr="00261347">
        <w:rPr>
          <w:lang w:val="sv-SE"/>
        </w:rPr>
        <w:t>Lindmark</w:t>
      </w:r>
      <w:r w:rsidRPr="00261347">
        <w:rPr>
          <w:vertAlign w:val="superscript"/>
          <w:lang w:val="sv-SE"/>
        </w:rPr>
        <w:t>a,b</w:t>
      </w:r>
      <w:proofErr w:type="gramEnd"/>
      <w:r w:rsidRPr="00261347">
        <w:rPr>
          <w:vertAlign w:val="superscript"/>
          <w:lang w:val="sv-SE"/>
        </w:rPr>
        <w:t>,1</w:t>
      </w:r>
      <w:r w:rsidRPr="00261347">
        <w:rPr>
          <w:lang w:val="sv-SE"/>
        </w:rPr>
        <w:t xml:space="preserve">, Malin  </w:t>
      </w:r>
      <w:proofErr w:type="spellStart"/>
      <w:r w:rsidRPr="00261347">
        <w:rPr>
          <w:lang w:val="sv-SE"/>
        </w:rPr>
        <w:t>Karlsson</w:t>
      </w:r>
      <w:r w:rsidRPr="00261347">
        <w:rPr>
          <w:vertAlign w:val="superscript"/>
          <w:lang w:val="sv-SE"/>
        </w:rPr>
        <w:t>a</w:t>
      </w:r>
      <w:proofErr w:type="spellEnd"/>
      <w:r w:rsidRPr="00261347">
        <w:rPr>
          <w:lang w:val="sv-SE"/>
        </w:rPr>
        <w:t xml:space="preserve">, Anna </w:t>
      </w:r>
      <w:proofErr w:type="spellStart"/>
      <w:r w:rsidRPr="00261347">
        <w:rPr>
          <w:lang w:val="sv-SE"/>
        </w:rPr>
        <w:t>Gårdmark</w:t>
      </w:r>
      <w:r w:rsidRPr="00261347">
        <w:rPr>
          <w:vertAlign w:val="superscript"/>
          <w:lang w:val="sv-SE"/>
        </w:rPr>
        <w:t>c</w:t>
      </w:r>
      <w:proofErr w:type="spellEnd"/>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 xml:space="preserve">Swedish University of Agricultural Sciences, Department of Aquatic Resources, Institute of Coastal Research, </w:t>
      </w:r>
      <w:proofErr w:type="spellStart"/>
      <w:r>
        <w:t>Skolgatan</w:t>
      </w:r>
      <w:proofErr w:type="spellEnd"/>
      <w:r>
        <w:t xml:space="preserve"> 6, 742 42 Öregrund,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 xml:space="preserve">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 xml:space="preserve">Swedish University of Agricultural Sciences, Department of Aquatic Resources, </w:t>
      </w:r>
      <w:proofErr w:type="spellStart"/>
      <w:r>
        <w:t>Skolgatan</w:t>
      </w:r>
      <w:proofErr w:type="spellEnd"/>
      <w:r>
        <w:t xml:space="preserve"> 6, SE-742 42 Öregrund,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 xml:space="preserve">Max Lindmark, 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00000010" w14:textId="77777777" w:rsidR="00037DE8" w:rsidRDefault="00037DE8">
      <w:pPr>
        <w:spacing w:line="480" w:lineRule="auto"/>
        <w:jc w:val="both"/>
      </w:pPr>
    </w:p>
    <w:p w14:paraId="00000011" w14:textId="77777777" w:rsidR="00037DE8" w:rsidRDefault="00037DE8">
      <w:pPr>
        <w:spacing w:line="480" w:lineRule="auto"/>
        <w:jc w:val="both"/>
        <w:rPr>
          <w:b/>
          <w:color w:val="333333"/>
          <w:highlight w:val="white"/>
        </w:rPr>
      </w:pPr>
    </w:p>
    <w:p w14:paraId="00000012" w14:textId="77777777" w:rsidR="00037DE8" w:rsidRDefault="001B1A85">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00000013" w14:textId="77777777" w:rsidR="00037DE8" w:rsidRDefault="00902F9B">
      <w:pPr>
        <w:spacing w:line="480" w:lineRule="auto"/>
        <w:jc w:val="both"/>
        <w:rPr>
          <w:sz w:val="28"/>
          <w:szCs w:val="28"/>
        </w:rPr>
      </w:pPr>
      <w:sdt>
        <w:sdtPr>
          <w:tag w:val="goog_rdk_2"/>
          <w:id w:val="1449580287"/>
        </w:sdtPr>
        <w:sdtEndPr/>
        <w:sdtContent/>
      </w:sdt>
      <w:r w:rsidR="001B1A85">
        <w:rPr>
          <w:sz w:val="28"/>
          <w:szCs w:val="28"/>
        </w:rPr>
        <w:t>Abstract</w:t>
      </w:r>
    </w:p>
    <w:p w14:paraId="364FE0C6" w14:textId="6A5F8EC9" w:rsidR="00F0736E" w:rsidRDefault="001B1A85">
      <w:pPr>
        <w:spacing w:line="480" w:lineRule="auto"/>
        <w:jc w:val="both"/>
      </w:pPr>
      <w:commentRangeStart w:id="0"/>
      <w:commentRangeStart w:id="1"/>
      <w:r>
        <w:t>Ectotherms are often predicted to “shrink” with global warming</w:t>
      </w:r>
      <w:r w:rsidR="001A7BA5">
        <w:t>, in line with g</w:t>
      </w:r>
      <w:r w:rsidR="007D0556">
        <w:t xml:space="preserve">eneral growth models and the </w:t>
      </w:r>
      <w:r w:rsidR="007D0556" w:rsidRPr="00CA0935">
        <w:t>temperature-size rule (TSR)</w:t>
      </w:r>
      <w:r w:rsidR="001A7BA5">
        <w:t>, which</w:t>
      </w:r>
      <w:r w:rsidR="007D0556" w:rsidRPr="00CA0935">
        <w:t xml:space="preserve"> </w:t>
      </w:r>
      <w:commentRangeStart w:id="2"/>
      <w:commentRangeStart w:id="3"/>
      <w:r w:rsidR="007D0556">
        <w:t>predict</w:t>
      </w:r>
      <w:commentRangeEnd w:id="2"/>
      <w:r w:rsidR="00C75D8E">
        <w:rPr>
          <w:rStyle w:val="Kommentarsreferens"/>
        </w:rPr>
        <w:commentReference w:id="2"/>
      </w:r>
      <w:commentRangeEnd w:id="3"/>
      <w:r w:rsidR="009F441C">
        <w:rPr>
          <w:rStyle w:val="Kommentarsreferens"/>
        </w:rPr>
        <w:commentReference w:id="3"/>
      </w:r>
      <w:r w:rsidR="007D0556">
        <w:t xml:space="preserve"> 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156B9">
        <w:t xml:space="preserve">. Hence, the result of warming on population size-structure also depends on mortality rates and </w:t>
      </w:r>
      <w:r w:rsidR="0019778E">
        <w:t xml:space="preserve">how much </w:t>
      </w:r>
      <w:r w:rsidR="003E5359">
        <w:t xml:space="preserve">also </w:t>
      </w:r>
      <w:r w:rsidR="004156B9">
        <w:t>adult</w:t>
      </w:r>
      <w:r w:rsidR="0019778E">
        <w:t xml:space="preserve"> size changes</w:t>
      </w:r>
      <w:r>
        <w:t>.</w:t>
      </w:r>
      <w:commentRangeEnd w:id="0"/>
      <w:r>
        <w:commentReference w:id="0"/>
      </w:r>
      <w:commentRangeEnd w:id="1"/>
      <w:r w:rsidR="00D33A68">
        <w:rPr>
          <w:rStyle w:val="Kommentarsreferens"/>
        </w:rPr>
        <w:commentReference w:id="1"/>
      </w:r>
      <w:r>
        <w:t xml:space="preserve"> We used data from an artificially heated (+8C) bay</w:t>
      </w:r>
      <w:r w:rsidR="00C40B68">
        <w:t xml:space="preserve"> in comparison with an unheated area,</w:t>
      </w:r>
      <w:r>
        <w:t xml:space="preserve"> to analyze how warming has affected body growth, mortality rates and population size-structure of Eurasian perch (</w:t>
      </w:r>
      <w:proofErr w:type="spellStart"/>
      <w:r>
        <w:rPr>
          <w:i/>
        </w:rPr>
        <w:t>Perca</w:t>
      </w:r>
      <w:proofErr w:type="spellEnd"/>
      <w:r>
        <w:rPr>
          <w:i/>
        </w:rPr>
        <w:t xml:space="preserve"> </w:t>
      </w:r>
      <w:proofErr w:type="spellStart"/>
      <w:r>
        <w:rPr>
          <w:i/>
        </w:rPr>
        <w:t>fluviatilis</w:t>
      </w:r>
      <w:proofErr w:type="spellEnd"/>
      <w:r>
        <w:t xml:space="preserve">). </w:t>
      </w:r>
      <w:r w:rsidR="00C40B68">
        <w:t xml:space="preserve">In the </w:t>
      </w:r>
      <w:r w:rsidR="00320473">
        <w:t>heated</w:t>
      </w:r>
      <w:r w:rsidR="00320473" w:rsidDel="00320473">
        <w:t xml:space="preserve"> </w:t>
      </w:r>
      <w:r w:rsidR="00C40B68">
        <w:t>bay, b</w:t>
      </w:r>
      <w:r>
        <w:t xml:space="preserve">ody size was larger for all ages and growth faster for all sizes, </w:t>
      </w:r>
      <w:r w:rsidR="00C40B68">
        <w:t>resulting in larger</w:t>
      </w:r>
      <w:r>
        <w:t xml:space="preserve"> size-spectrum </w:t>
      </w:r>
      <w:commentRangeStart w:id="4"/>
      <w:r w:rsidR="008B1EB2">
        <w:t xml:space="preserve">exponent </w:t>
      </w:r>
      <w:commentRangeEnd w:id="4"/>
      <w:r w:rsidR="0036568E">
        <w:rPr>
          <w:rStyle w:val="Kommentarsreferens"/>
        </w:rPr>
        <w:commentReference w:id="4"/>
      </w:r>
      <w:r>
        <w:t>(</w:t>
      </w:r>
      <w:r w:rsidR="000E52A3">
        <w:t>greater</w:t>
      </w:r>
      <w:r w:rsidR="00C40B68">
        <w:t xml:space="preserve"> </w:t>
      </w:r>
      <w:r>
        <w:t>proportion of large fish)</w:t>
      </w:r>
      <w:r w:rsidR="00C40B68">
        <w:t xml:space="preserve"> </w:t>
      </w:r>
      <w:r>
        <w:t xml:space="preserve">– despite higher mortality. </w:t>
      </w:r>
      <w:r w:rsidR="001A7BA5">
        <w:t>Hence, to understand</w:t>
      </w:r>
      <w:r w:rsidR="003E5359">
        <w:t xml:space="preserve"> how</w:t>
      </w:r>
      <w:r w:rsidR="001A7BA5">
        <w:t xml:space="preserve"> warming </w:t>
      </w:r>
      <w:r w:rsidR="003E5359">
        <w:t>alters</w:t>
      </w:r>
      <w:r w:rsidR="001A7BA5">
        <w:t xml:space="preserve"> </w:t>
      </w:r>
      <w:r w:rsidR="003E5359">
        <w:t>species</w:t>
      </w:r>
      <w:r w:rsidR="001A7BA5">
        <w:t xml:space="preserve"> size-structure, </w:t>
      </w:r>
      <w:r w:rsidR="003E5359">
        <w:t>and thus</w:t>
      </w:r>
      <w:r w:rsidR="001A7BA5">
        <w:t xml:space="preserve"> ecological interactions and dynamics, it is critical to account for </w:t>
      </w:r>
      <w:r w:rsidR="003E5359">
        <w:t xml:space="preserve">warming-induced </w:t>
      </w:r>
      <w:r w:rsidR="001A7BA5">
        <w:t xml:space="preserve">changes </w:t>
      </w:r>
      <w:r w:rsidR="003E5359">
        <w:t xml:space="preserve">in </w:t>
      </w:r>
      <w:r w:rsidR="001A7BA5">
        <w:t>both mortality and growth rate</w:t>
      </w:r>
      <w:r w:rsidR="00CA2A92">
        <w:t xml:space="preserve">. </w:t>
      </w:r>
    </w:p>
    <w:p w14:paraId="06A825C9" w14:textId="77777777" w:rsidR="00F0736E" w:rsidRDefault="00F0736E">
      <w:pPr>
        <w:spacing w:line="480" w:lineRule="auto"/>
        <w:jc w:val="both"/>
      </w:pPr>
    </w:p>
    <w:p w14:paraId="4CE2944D" w14:textId="77777777" w:rsidR="00F0736E" w:rsidRDefault="00F0736E">
      <w:pPr>
        <w:spacing w:line="480" w:lineRule="auto"/>
        <w:jc w:val="both"/>
      </w:pPr>
    </w:p>
    <w:p w14:paraId="00000014" w14:textId="3DCC2067" w:rsidR="00037DE8" w:rsidRDefault="00037DE8">
      <w:pPr>
        <w:spacing w:line="480" w:lineRule="auto"/>
        <w:jc w:val="both"/>
      </w:pPr>
    </w:p>
    <w:p w14:paraId="00000015" w14:textId="77777777" w:rsidR="00037DE8" w:rsidRDefault="00037DE8">
      <w:pPr>
        <w:spacing w:line="480" w:lineRule="auto"/>
        <w:jc w:val="both"/>
      </w:pPr>
    </w:p>
    <w:p w14:paraId="00000016" w14:textId="77777777" w:rsidR="00037DE8" w:rsidRDefault="00037DE8">
      <w:pPr>
        <w:spacing w:line="480" w:lineRule="auto"/>
        <w:jc w:val="both"/>
      </w:pPr>
    </w:p>
    <w:p w14:paraId="00000017" w14:textId="77777777" w:rsidR="00037DE8" w:rsidRDefault="00037DE8">
      <w:pPr>
        <w:spacing w:line="480" w:lineRule="auto"/>
        <w:jc w:val="both"/>
      </w:pPr>
    </w:p>
    <w:p w14:paraId="00000018" w14:textId="77777777" w:rsidR="00037DE8" w:rsidRDefault="00037DE8">
      <w:pPr>
        <w:spacing w:line="480" w:lineRule="auto"/>
        <w:jc w:val="both"/>
      </w:pPr>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7777777" w:rsidR="00037DE8" w:rsidRDefault="00037DE8">
      <w:pPr>
        <w:spacing w:line="480" w:lineRule="auto"/>
        <w:jc w:val="both"/>
      </w:pPr>
    </w:p>
    <w:p w14:paraId="00000022" w14:textId="24807B6A" w:rsidR="00037DE8" w:rsidRDefault="001B1A85">
      <w:pPr>
        <w:spacing w:line="480" w:lineRule="auto"/>
        <w:jc w:val="both"/>
        <w:rPr>
          <w:sz w:val="28"/>
          <w:szCs w:val="28"/>
        </w:rPr>
      </w:pPr>
      <w:commentRangeStart w:id="5"/>
      <w:commentRangeStart w:id="6"/>
      <w:commentRangeStart w:id="7"/>
      <w:commentRangeStart w:id="8"/>
      <w:commentRangeStart w:id="9"/>
      <w:r>
        <w:rPr>
          <w:sz w:val="28"/>
          <w:szCs w:val="28"/>
        </w:rPr>
        <w:lastRenderedPageBreak/>
        <w:t>Introduction</w:t>
      </w:r>
      <w:commentRangeEnd w:id="5"/>
      <w:r>
        <w:commentReference w:id="5"/>
      </w:r>
      <w:commentRangeEnd w:id="6"/>
      <w:r>
        <w:commentReference w:id="6"/>
      </w:r>
      <w:commentRangeEnd w:id="7"/>
      <w:r>
        <w:commentReference w:id="7"/>
      </w:r>
      <w:commentRangeEnd w:id="8"/>
      <w:r w:rsidR="008F4827">
        <w:rPr>
          <w:rStyle w:val="Kommentarsreferens"/>
        </w:rPr>
        <w:commentReference w:id="8"/>
      </w:r>
      <w:commentRangeEnd w:id="9"/>
      <w:r w:rsidR="00DD5BA5">
        <w:rPr>
          <w:rStyle w:val="Kommentarsreferens"/>
        </w:rPr>
        <w:commentReference w:id="9"/>
      </w:r>
    </w:p>
    <w:p w14:paraId="00000023" w14:textId="626BFFEC"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060BD1">
        <w:fldChar w:fldCharType="begin"/>
      </w:r>
      <w:r w:rsidR="00F42173">
        <w:instrText xml:space="preserve"> ADDIN ZOTERO_ITEM CSL_CITATION {"citationID":"TRlzIiwU","properties":{"formattedCitation":"\\super 1,2\\nosupersub{}","plainCitation":"1,2","noteIndex":0},"citationItems":[{"id":2926,"uris":["http://zotero.org/users/6116610/items/GSU5M8I2"],"itemData":{"id":2926,"type":"book","event-place":"Cambridge","publisher":"Harvard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F42173" w:rsidRPr="00F42173">
        <w:rPr>
          <w:vertAlign w:val="superscript"/>
          <w:lang w:val="en-GB"/>
        </w:rPr>
        <w:t>1,2</w:t>
      </w:r>
      <w:r w:rsidR="00060BD1">
        <w:fldChar w:fldCharType="end"/>
      </w:r>
      <w:r w:rsidR="008F4827">
        <w:t>,</w:t>
      </w:r>
      <w:r w:rsidR="001B1A85">
        <w:t xml:space="preserve"> </w:t>
      </w:r>
      <w:r>
        <w:t xml:space="preserve">are commonly predicted </w:t>
      </w:r>
      <w:r w:rsidR="001B1A85">
        <w:t xml:space="preserve">to shrink </w:t>
      </w:r>
      <w:r>
        <w:t>in a warming world</w:t>
      </w:r>
      <w:r w:rsidR="0078385D">
        <w:fldChar w:fldCharType="begin"/>
      </w:r>
      <w:r w:rsidR="00F42173">
        <w:instrText xml:space="preserve"> ADDIN ZOTERO_ITEM CSL_CITATION {"citationID":"c6hgMS8M","properties":{"formattedCitation":"\\super 3\\uc0\\u8211{}5\\nosupersub{}","plainCitation":"3–5","noteIndex":0},"citationItems":[{"id":274,"uris":["http://zotero.org/users/6116610/items/KEH233X3"],"itemData":{"id":274,"type":"article-journal","abstract":"A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F42173" w:rsidRPr="00F42173">
        <w:rPr>
          <w:vertAlign w:val="superscript"/>
          <w:lang w:val="en-GB"/>
        </w:rPr>
        <w:t>3–5</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r w:rsidR="00300E1C">
        <w:t>W</w:t>
      </w:r>
      <w:r w:rsidR="001B1A85">
        <w:t>arming</w:t>
      </w:r>
      <w:r w:rsidR="00300E1C">
        <w:t xml:space="preserve"> can </w:t>
      </w:r>
      <w:r w:rsidR="00F87FEE">
        <w:t xml:space="preserve">even </w:t>
      </w:r>
      <w:r w:rsidR="00300E1C">
        <w:t>shift size-distributions without altering</w:t>
      </w:r>
      <w:r w:rsidR="001B1A85">
        <w:t xml:space="preserve"> mean size</w:t>
      </w:r>
      <w:commentRangeStart w:id="10"/>
      <w:commentRangeEnd w:id="10"/>
      <w:r w:rsidR="00C40B68">
        <w:rPr>
          <w:rStyle w:val="Kommentarsreferens"/>
        </w:rPr>
        <w:commentReference w:id="10"/>
      </w:r>
      <w:r w:rsidR="00C40B68">
        <w:t>; for example,</w:t>
      </w:r>
      <w:r w:rsidR="001B1A85">
        <w:t xml:space="preserve"> 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89070D">
        <w:fldChar w:fldCharType="begin"/>
      </w:r>
      <w:r w:rsidR="00F42173">
        <w:instrText xml:space="preserve"> ADDIN ZOTERO_ITEM CSL_CITATION {"citationID":"oDB0KE98","properties":{"formattedCitation":"\\super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0089070D">
        <w:fldChar w:fldCharType="separate"/>
      </w:r>
      <w:r w:rsidR="00F42173" w:rsidRPr="00F42173">
        <w:rPr>
          <w:vertAlign w:val="superscript"/>
          <w:lang w:val="en-GB"/>
        </w:rPr>
        <w:t>6</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D558BD">
        <w:fldChar w:fldCharType="begin"/>
      </w:r>
      <w:r w:rsidR="00F42173">
        <w:instrText xml:space="preserve"> ADDIN ZOTERO_ITEM CSL_CITATION {"citationID":"XGcRb9Kc","properties":{"formattedCitation":"\\super 7\\nosupersub{}","plainCitation":"7","noteIndex":0},"citationItems":[{"id":2917,"uris":["http://zotero.org/users/6116610/items/XKNDR323"],"itemData":{"id":2917,"type":"article-journal","abstract":"Body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F42173" w:rsidRPr="00F42173">
        <w:rPr>
          <w:vertAlign w:val="superscript"/>
          <w:lang w:val="en-GB"/>
        </w:rPr>
        <w:t>7</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380024">
        <w:fldChar w:fldCharType="begin"/>
      </w:r>
      <w:r w:rsidR="00F42173">
        <w:instrText xml:space="preserve"> ADDIN ZOTERO_ITEM CSL_CITATION {"citationID":"kr2xsOVz","properties":{"formattedCitation":"\\super 8\\nosupersub{}","plainCitation":"8","noteIndex":0},"citationItems":[{"id":948,"uris":["http://zotero.org/users/6116610/items/XJQXAPJQ"],"itemData":{"id":948,"type":"article-journal","abstract":"Organism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F42173">
        <w:rPr>
          <w:rFonts w:ascii="Cambria Math" w:hAnsi="Cambria Math" w:cs="Cambria Math"/>
        </w:rPr>
        <w:instrText>∼</w:instrText>
      </w:r>
      <w:r w:rsidR="00F42173">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F42173" w:rsidRPr="00F42173">
        <w:rPr>
          <w:vertAlign w:val="superscript"/>
          <w:lang w:val="en-GB"/>
        </w:rPr>
        <w:t>8</w:t>
      </w:r>
      <w:r w:rsidR="00380024">
        <w:fldChar w:fldCharType="end"/>
      </w:r>
      <w:r w:rsidR="001B1A85">
        <w:t xml:space="preserve">. This is because key traits such as metabolism, feeding, growth, mortality </w:t>
      </w:r>
      <w:r w:rsidR="00162BD5">
        <w:t>scale with body size</w:t>
      </w:r>
      <w:r w:rsidR="00470025">
        <w:fldChar w:fldCharType="begin"/>
      </w:r>
      <w:r w:rsidR="00F42173">
        <w:instrText xml:space="preserve"> ADDIN ZOTERO_ITEM CSL_CITATION {"citationID":"mjPLPvBu","properties":{"formattedCitation":"\\super 9\\uc0\\u8211{}14\\nosupersub{}","plainCitation":"9–14","noteIndex":0},"citationItems":[{"id":2405,"uris":["http://zotero.org/users/6116610/items/2Y7YWXQJ"],"itemData":{"id":2405,"type":"article-journal","abstract":"Abstract.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F42173" w:rsidRPr="00F42173">
        <w:rPr>
          <w:vertAlign w:val="superscript"/>
          <w:lang w:val="en-GB"/>
        </w:rPr>
        <w:t>9–14</w:t>
      </w:r>
      <w:r w:rsidR="00470025">
        <w:fldChar w:fldCharType="end"/>
      </w:r>
      <w:r w:rsidR="00A26E79">
        <w:t xml:space="preserve">. </w:t>
      </w:r>
      <w:r w:rsidR="00EA34FE">
        <w:t>Hence, as the value of these traits at mean body size is not the same as the mean population trait value</w:t>
      </w:r>
      <w:r w:rsidR="005F5032">
        <w:fldChar w:fldCharType="begin"/>
      </w:r>
      <w:r w:rsidR="00F42173">
        <w:instrText xml:space="preserve"> ADDIN ZOTERO_ITEM CSL_CITATION {"citationID":"fOTM8XRm","properties":{"formattedCitation":"\\super 15\\nosupersub{}","plainCitation":"15","noteIndex":0},"citationItems":[{"id":717,"uris":["http://zotero.org/users/6116610/items/QY2JIHP7"],"itemData":{"id":717,"type":"article-journal","abstract":"As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F42173" w:rsidRPr="00F42173">
        <w:rPr>
          <w:vertAlign w:val="superscript"/>
          <w:lang w:val="en-GB"/>
        </w:rPr>
        <w:t>15</w:t>
      </w:r>
      <w:r w:rsidR="005F5032">
        <w:fldChar w:fldCharType="end"/>
      </w:r>
      <w:r w:rsidR="00EA34FE">
        <w:t>, t</w:t>
      </w:r>
      <w:r w:rsidR="00A26E79">
        <w:t xml:space="preserve">he </w:t>
      </w:r>
      <w:r w:rsidR="00EB2923">
        <w:t xml:space="preserve">size-distribution </w:t>
      </w:r>
      <w:r w:rsidR="00A26E79">
        <w:t>within a population thus matters for its dynamics under warming</w:t>
      </w:r>
      <w:commentRangeStart w:id="11"/>
      <w:commentRangeEnd w:id="11"/>
      <w:r w:rsidR="00A26E79">
        <w:rPr>
          <w:rStyle w:val="Kommentarsreferens"/>
        </w:rPr>
        <w:commentReference w:id="11"/>
      </w:r>
      <w:r w:rsidR="001B1A85">
        <w:t xml:space="preserve">, </w:t>
      </w:r>
    </w:p>
    <w:p w14:paraId="00000024" w14:textId="74995068" w:rsidR="00037DE8"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0939B7">
        <w:fldChar w:fldCharType="begin"/>
      </w:r>
      <w:r w:rsidR="00F42173">
        <w:instrText xml:space="preserve"> ADDIN ZOTERO_ITEM CSL_CITATION {"citationID":"RBnFM4H5","properties":{"formattedCitation":"\\super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F42173" w:rsidRPr="00F42173">
        <w:rPr>
          <w:vertAlign w:val="superscript"/>
          <w:lang w:val="en-GB"/>
        </w:rPr>
        <w:t>16</w:t>
      </w:r>
      <w:r w:rsidR="000939B7">
        <w:fldChar w:fldCharType="end"/>
      </w:r>
      <w:r w:rsidR="00CE5D77">
        <w:t>.</w:t>
      </w:r>
      <w:r w:rsidR="00162BD5">
        <w:t xml:space="preserve"> </w:t>
      </w:r>
      <w:r w:rsidR="002E2325">
        <w:t xml:space="preserve">It is often described in terms of the </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C6123E">
        <w:fldChar w:fldCharType="begin"/>
      </w:r>
      <w:r w:rsidR="00F42173">
        <w:instrText xml:space="preserve"> ADDIN ZOTERO_ITEM CSL_CITATION {"citationID":"KYlritFq","properties":{"formattedCitation":"\\super 16\\uc0\\u8211{}18\\nosupersub{}","plainCitation":"16–18","noteIndex":0},"citationItems":[{"id":928,"uris":["http://zotero.org/users/6116610/items/65S6DA6Z"],"itemData":{"id":928,"type":"article-journal","abstract":"In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F42173" w:rsidRPr="00F42173">
        <w:rPr>
          <w:vertAlign w:val="superscript"/>
          <w:lang w:val="en-GB"/>
        </w:rPr>
        <w:t>16–18</w:t>
      </w:r>
      <w:r w:rsidR="00C6123E">
        <w:fldChar w:fldCharType="end"/>
      </w:r>
      <w:r w:rsidR="000432AC">
        <w:t>)</w:t>
      </w:r>
      <w:r w:rsidR="007B7930">
        <w:t xml:space="preserve"> or simply the exponent of the </w:t>
      </w:r>
      <w:r w:rsidR="00425177">
        <w:t>power law individual size-distribution</w:t>
      </w:r>
      <w:r w:rsidR="00532868">
        <w:fldChar w:fldCharType="begin"/>
      </w:r>
      <w:r w:rsidR="00F42173">
        <w:instrText xml:space="preserve"> ADDIN ZOTERO_ITEM CSL_CITATION {"citationID":"DnVZ3BfM","properties":{"formattedCitation":"\\super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F42173" w:rsidRPr="00F42173">
        <w:rPr>
          <w:vertAlign w:val="superscript"/>
          <w:lang w:val="en-GB"/>
        </w:rPr>
        <w:t>16</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C81606">
        <w:fldChar w:fldCharType="begin"/>
      </w:r>
      <w:r w:rsidR="00F42173">
        <w:instrText xml:space="preserve"> ADDIN ZOTERO_ITEM CSL_CITATION {"citationID":"kRxFvhaf","properties":{"formattedCitation":"\\super 10,19\\nosupersub{}","plainCitation":"10,19","noteIndex":0},"citationItems":[{"id":977,"uris":["http://zotero.org/users/6116610/items/QYPPUEVK"],"itemData":{"id":977,"type":"article-journal","container-title":"Trends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F42173" w:rsidRPr="00F42173">
        <w:rPr>
          <w:vertAlign w:val="superscript"/>
          <w:lang w:val="en-GB"/>
        </w:rPr>
        <w:t>10,19</w:t>
      </w:r>
      <w:r w:rsidR="00C81606">
        <w:fldChar w:fldCharType="end"/>
      </w:r>
      <w:r w:rsidRPr="00F064B1">
        <w:t xml:space="preserve">. </w:t>
      </w:r>
      <w:r>
        <w:t>Despite its rich theoretical foundation</w:t>
      </w:r>
      <w:r w:rsidR="004C1890">
        <w:fldChar w:fldCharType="begin"/>
      </w:r>
      <w:r w:rsidR="00F42173">
        <w:instrText xml:space="preserve"> ADDIN ZOTERO_ITEM CSL_CITATION {"citationID":"C6w1OF7P","properties":{"formattedCitation":"\\super 20\\nosupersub{}","plainCitation":"20","noteIndex":0},"citationItems":[{"id":911,"uris":["http://zotero.org/users/6116610/items/ATL294ZJ"],"itemData":{"id":911,"type":"book","abstract":"Fish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F42173" w:rsidRPr="00F42173">
        <w:rPr>
          <w:vertAlign w:val="superscript"/>
          <w:lang w:val="en-GB"/>
        </w:rPr>
        <w:t>20</w:t>
      </w:r>
      <w:r w:rsidR="004C1890">
        <w:fldChar w:fldCharType="end"/>
      </w:r>
      <w:r>
        <w:t xml:space="preserve"> and usefulness as an ecological indicator</w:t>
      </w:r>
      <w:r w:rsidR="00CE5D77">
        <w:fldChar w:fldCharType="begin"/>
      </w:r>
      <w:r w:rsidR="00F42173">
        <w:instrText xml:space="preserve"> ADDIN ZOTERO_ITEM CSL_CITATION {"citationID":"1SD1E9GB","properties":{"formattedCitation":"\\super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F42173" w:rsidRPr="00F42173">
        <w:rPr>
          <w:vertAlign w:val="superscript"/>
          <w:lang w:val="en-GB"/>
        </w:rPr>
        <w:t>21</w:t>
      </w:r>
      <w:r w:rsidR="00CE5D77">
        <w:fldChar w:fldCharType="end"/>
      </w:r>
      <w:r>
        <w:t xml:space="preserve">, few studies have evaluated warming-effects on the species size-spectrum in larger bodied species </w:t>
      </w:r>
      <w:sdt>
        <w:sdtPr>
          <w:tag w:val="goog_rdk_8"/>
          <w:id w:val="1086888571"/>
        </w:sdtPr>
        <w:sdtEndPr/>
        <w:sdtContent>
          <w:commentRangeStart w:id="12"/>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F42173">
        <w:instrText xml:space="preserve"> ADDIN ZOTERO_ITEM CSL_CITATION {"citationID":"isTnpUqW","properties":{"formattedCitation":"\\super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F42173" w:rsidRPr="00F42173">
        <w:rPr>
          <w:vertAlign w:val="superscript"/>
          <w:lang w:val="en-GB"/>
        </w:rPr>
        <w:t>21</w:t>
      </w:r>
      <w:r w:rsidR="00342B54">
        <w:fldChar w:fldCharType="end"/>
      </w:r>
      <w:r>
        <w:t>)</w:t>
      </w:r>
      <w:commentRangeEnd w:id="12"/>
      <w:r>
        <w:commentReference w:id="12"/>
      </w:r>
      <w:r>
        <w:t xml:space="preserve">. </w:t>
      </w:r>
      <w:r w:rsidR="008F4827">
        <w:t>T</w:t>
      </w:r>
      <w:r>
        <w:t>he</w:t>
      </w:r>
      <w:r w:rsidR="008F4827">
        <w:t>re are</w:t>
      </w:r>
      <w:r>
        <w:t xml:space="preserve"> numerous </w:t>
      </w:r>
      <w:r w:rsidR="0080056B">
        <w:t xml:space="preserve">paths </w:t>
      </w:r>
      <w:commentRangeStart w:id="13"/>
      <w:commentRangeStart w:id="14"/>
      <w:commentRangeEnd w:id="13"/>
      <w:r w:rsidR="001F4275">
        <w:rPr>
          <w:rStyle w:val="Kommentarsreferens"/>
        </w:rPr>
        <w:commentReference w:id="13"/>
      </w:r>
      <w:commentRangeEnd w:id="14"/>
      <w:r w:rsidR="0080056B">
        <w:rPr>
          <w:rStyle w:val="Kommentarsreferens"/>
        </w:rPr>
        <w:commentReference w:id="14"/>
      </w:r>
      <w:r>
        <w:t>by which the species size-spectrum could change with warming</w:t>
      </w:r>
      <w:r w:rsidR="007C4BF0">
        <w:fldChar w:fldCharType="begin"/>
      </w:r>
      <w:r w:rsidR="00F42173">
        <w:instrText xml:space="preserve"> ADDIN ZOTERO_ITEM CSL_CITATION {"citationID":"BfPU0IQ4","properties":{"formattedCitation":"\\super 19\\nosupersub{}","plainCitation":"19","noteIndex":0},"citationItems":[{"id":2863,"uris":["http://zotero.org/users/6116610/items/UFEI5VMV"],"itemData":{"id":2863,"type":"article-journal","abstract":"Climate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F42173" w:rsidRPr="00F42173">
        <w:rPr>
          <w:vertAlign w:val="superscript"/>
          <w:lang w:val="en-GB"/>
        </w:rPr>
        <w:t>19</w:t>
      </w:r>
      <w:r w:rsidR="007C4BF0">
        <w:fldChar w:fldCharType="end"/>
      </w:r>
      <w:r>
        <w:t xml:space="preserve">. For instance, the clearest </w:t>
      </w:r>
      <w:r w:rsidR="00927478">
        <w:t xml:space="preserve">consequence </w:t>
      </w:r>
      <w:r>
        <w:t xml:space="preserve">of TSR </w:t>
      </w:r>
      <w:r w:rsidR="00927478">
        <w:t xml:space="preserve">for </w:t>
      </w:r>
      <w:r>
        <w:t xml:space="preserve">the size-spectrum is a decline in maximum size. However, </w:t>
      </w:r>
      <w:r w:rsidR="008F4827">
        <w:t xml:space="preserve">unless </w:t>
      </w:r>
      <w:r w:rsidR="00927478">
        <w:t xml:space="preserve">warming </w:t>
      </w:r>
      <w:r w:rsidR="008F4827">
        <w:t xml:space="preserve">also alters </w:t>
      </w:r>
      <w:r>
        <w:t>the relative abundance</w:t>
      </w:r>
      <w:r w:rsidR="00927478">
        <w:t>s</w:t>
      </w:r>
      <w:r>
        <w:t xml:space="preserve"> of juveniles and adults, the same number of adults </w:t>
      </w:r>
      <w:r w:rsidR="008F4827">
        <w:t>will</w:t>
      </w:r>
      <w:r w:rsidR="00927478">
        <w:t xml:space="preserve"> </w:t>
      </w:r>
      <w:r>
        <w:t xml:space="preserve">accumulate in a smaller size-range, </w:t>
      </w:r>
      <w:r w:rsidR="00927478">
        <w:t>resulting in a less steep</w:t>
      </w:r>
      <w:r>
        <w:t xml:space="preserve"> </w:t>
      </w:r>
      <w:r w:rsidR="003833A5">
        <w:t xml:space="preserve">slope </w:t>
      </w:r>
      <w:r w:rsidR="00927478">
        <w:t xml:space="preserve">of the </w:t>
      </w:r>
      <w:r>
        <w:t xml:space="preserve">size-spectrum. </w:t>
      </w:r>
      <w:r w:rsidR="00A21F67">
        <w:t xml:space="preserve">Warming can </w:t>
      </w:r>
      <w:r w:rsidR="008F4827">
        <w:t xml:space="preserve">also </w:t>
      </w:r>
      <w:r w:rsidR="00A21F67">
        <w:t>lead to e</w:t>
      </w:r>
      <w:r>
        <w:t>levated mortality</w:t>
      </w:r>
      <w:r w:rsidR="00A21F67">
        <w:t>, which</w:t>
      </w:r>
      <w:r w:rsidR="00927478">
        <w:t xml:space="preserve"> </w:t>
      </w:r>
      <w:r>
        <w:t xml:space="preserve">truncates the age-distribution towards </w:t>
      </w:r>
      <w:r>
        <w:lastRenderedPageBreak/>
        <w:t>younger individuals</w:t>
      </w:r>
      <w:r w:rsidR="00202178">
        <w:fldChar w:fldCharType="begin"/>
      </w:r>
      <w:r w:rsidR="00F42173">
        <w:instrText xml:space="preserve"> ADDIN ZOTERO_ITEM CSL_CITATION {"citationID":"zoD3z8zo","properties":{"formattedCitation":"\\super 22\\nosupersub{}","plainCitation":"22","noteIndex":0},"citationItems":[{"id":25,"uris":["http://zotero.org/users/6116610/items/94H6EDNW"],"itemData":{"id":25,"type":"article-journal","abstract":"Researchers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F42173" w:rsidRPr="00F42173">
        <w:rPr>
          <w:vertAlign w:val="superscript"/>
          <w:lang w:val="en-GB"/>
        </w:rPr>
        <w:t>22</w:t>
      </w:r>
      <w:r w:rsidR="00202178">
        <w:fldChar w:fldCharType="end"/>
      </w:r>
      <w:r w:rsidR="00A21F67">
        <w:t>. I</w:t>
      </w:r>
      <w:r>
        <w:t>ncreased growth rates can</w:t>
      </w:r>
      <w:r w:rsidR="00A21F67">
        <w:t xml:space="preserve"> however</w:t>
      </w:r>
      <w:r>
        <w:t xml:space="preserve"> counter the effects of mortality on abundance-at-size</w:t>
      </w:r>
      <w:r w:rsidR="008F4827">
        <w:t>,</w:t>
      </w:r>
      <w:r>
        <w:t xml:space="preserve"> unless only small individuals benefit from warming</w:t>
      </w:r>
      <w:r w:rsidR="00755F9D">
        <w:fldChar w:fldCharType="begin"/>
      </w:r>
      <w:r w:rsidR="00F42173">
        <w:instrText xml:space="preserve"> ADDIN ZOTERO_ITEM CSL_CITATION {"citationID":"d0ikfDnv","properties":{"formattedCitation":"\\super 23,24\\nosupersub{}","plainCitation":"23,24","noteIndex":0},"citationItems":[{"id":535,"uris":["http://zotero.org/users/6116610/items/BYIQJ2UA"],"itemData":{"id":535,"type":"article-journal","abstract":"Understanding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F42173" w:rsidRPr="00F42173">
        <w:rPr>
          <w:vertAlign w:val="superscript"/>
          <w:lang w:val="en-GB"/>
        </w:rPr>
        <w:t>23,24</w:t>
      </w:r>
      <w:r w:rsidR="00755F9D">
        <w:fldChar w:fldCharType="end"/>
      </w:r>
      <w:r>
        <w:t xml:space="preserve">. </w:t>
      </w:r>
      <w:r w:rsidR="008F4827">
        <w:t xml:space="preserve">Growth rates can increase due to physiological responses to higher temperatures, or reduced density-dependence following warming-induced mortality, or both. </w:t>
      </w:r>
      <w:commentRangeStart w:id="15"/>
      <w:commentRangeStart w:id="16"/>
      <w:r>
        <w:t>Hence, the effect of warming on the size-spectrum depends on several interlinked processes affecting abundance-at-size and size-at-age.</w:t>
      </w:r>
      <w:commentRangeEnd w:id="15"/>
      <w:r w:rsidR="00A21F67">
        <w:rPr>
          <w:rStyle w:val="Kommentarsreferens"/>
        </w:rPr>
        <w:commentReference w:id="15"/>
      </w:r>
      <w:commentRangeEnd w:id="16"/>
      <w:r w:rsidR="009F441C">
        <w:rPr>
          <w:rStyle w:val="Kommentarsreferens"/>
        </w:rPr>
        <w:commentReference w:id="16"/>
      </w:r>
      <w:r w:rsidR="00A21F67">
        <w:t xml:space="preserve"> Yet, while warming effects on ectotherm body growth ha</w:t>
      </w:r>
      <w:r w:rsidR="003E5359">
        <w:t>ve</w:t>
      </w:r>
      <w:r w:rsidR="00A21F67">
        <w:t xml:space="preserve"> been thoroughly studied</w:t>
      </w:r>
      <w:r w:rsidR="00F064B1">
        <w:fldChar w:fldCharType="begin"/>
      </w:r>
      <w:r w:rsidR="00F42173">
        <w:instrText xml:space="preserve"> ADDIN ZOTERO_ITEM CSL_CITATION {"citationID":"4AMH0ShM","properties":{"formattedCitation":"\\super 6,24,25\\nosupersub{}","plainCitation":"6,24,25","noteIndex":0},"citationItems":[{"id":860,"uris":["http://zotero.org/users/6116610/items/RAL83LAC"],"itemData":{"id":860,"type":"chapter","container-title":"Advances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965,"uris":["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064B1">
        <w:fldChar w:fldCharType="separate"/>
      </w:r>
      <w:r w:rsidR="00F42173" w:rsidRPr="00F42173">
        <w:rPr>
          <w:vertAlign w:val="superscript"/>
          <w:lang w:val="en-GB"/>
        </w:rPr>
        <w:t>6,24,25</w:t>
      </w:r>
      <w:r w:rsidR="00F064B1">
        <w:fldChar w:fldCharType="end"/>
      </w:r>
      <w:r w:rsidR="00A21F67">
        <w:t>, those on mortality in wild populations have not</w:t>
      </w:r>
      <w:r w:rsidR="00E81E29">
        <w:t xml:space="preserve"> to the same extent</w:t>
      </w:r>
      <w:r w:rsidR="00A21F67">
        <w:t>, nor their joint consequences for population size-spectra in warming environments.</w:t>
      </w:r>
    </w:p>
    <w:p w14:paraId="00000025" w14:textId="7BC7B741" w:rsidR="00037DE8" w:rsidRDefault="008F4827">
      <w:pPr>
        <w:spacing w:line="480" w:lineRule="auto"/>
        <w:ind w:firstLine="284"/>
        <w:jc w:val="both"/>
      </w:pPr>
      <w:r>
        <w:t>W</w:t>
      </w:r>
      <w:r w:rsidR="001B1A85">
        <w:t>e use</w:t>
      </w:r>
      <w:r>
        <w:t>d</w:t>
      </w:r>
      <w:r w:rsidR="001B1A85">
        <w:t xml:space="preserve"> data from </w:t>
      </w:r>
      <w:r w:rsidR="00A21F67">
        <w:t xml:space="preserve">a </w:t>
      </w:r>
      <w:r w:rsidR="001B1A85">
        <w:t>unique</w:t>
      </w:r>
      <w:r w:rsidR="007E4429">
        <w:t xml:space="preserve">, </w:t>
      </w:r>
      <w:r w:rsidR="001B1A85">
        <w:t>large-scale</w:t>
      </w:r>
      <w:r>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commentRangeStart w:id="17"/>
      <w:commentRangeEnd w:id="17"/>
      <w:r w:rsidR="00A21F67">
        <w:rPr>
          <w:rStyle w:val="Kommentarsreferens"/>
        </w:rPr>
        <w:commentReference w:id="17"/>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proofErr w:type="spellStart"/>
      <w:r w:rsidR="001B1A85">
        <w:rPr>
          <w:i/>
        </w:rPr>
        <w:t>Perca</w:t>
      </w:r>
      <w:proofErr w:type="spellEnd"/>
      <w:r w:rsidR="001B1A85">
        <w:rPr>
          <w:i/>
        </w:rPr>
        <w:t xml:space="preserve"> </w:t>
      </w:r>
      <w:proofErr w:type="spellStart"/>
      <w:r w:rsidR="001B1A85">
        <w:rPr>
          <w:i/>
        </w:rPr>
        <w:t>fluviatilis</w:t>
      </w:r>
      <w:proofErr w:type="spellEnd"/>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5-10 </w:t>
      </w:r>
      <m:oMath>
        <m:r>
          <w:rPr>
            <w:rFonts w:ascii="Cambria Math" w:eastAsia="Cambria Math" w:hAnsi="Cambria Math" w:cs="Cambria Math"/>
          </w:rPr>
          <m:t>℃</m:t>
        </m:r>
      </m:oMath>
      <w:r w:rsidR="001B1A85">
        <w:t xml:space="preserve"> above normal </w:t>
      </w:r>
      <w:commentRangeStart w:id="18"/>
      <w:commentRangeStart w:id="19"/>
      <w:r w:rsidR="00100F78">
        <w:t>(‘</w:t>
      </w:r>
      <w:r w:rsidR="00320473">
        <w:t xml:space="preserve">heated </w:t>
      </w:r>
      <w:r w:rsidR="00100F78">
        <w:t xml:space="preserve">area’) </w:t>
      </w:r>
      <w:commentRangeEnd w:id="18"/>
      <w:r w:rsidR="00300E1C">
        <w:rPr>
          <w:rStyle w:val="Kommentarsreferens"/>
        </w:rPr>
        <w:commentReference w:id="18"/>
      </w:r>
      <w:commentRangeEnd w:id="19"/>
      <w:r w:rsidR="00721680">
        <w:rPr>
          <w:rStyle w:val="Kommentarsreferens"/>
        </w:rPr>
        <w:commentReference w:id="19"/>
      </w:r>
      <w:r w:rsidR="00100F78">
        <w:t xml:space="preserve">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commentRangeStart w:id="20"/>
      <w:commentRangeStart w:id="21"/>
      <w:r w:rsidR="00300E1C">
        <w:t xml:space="preserve">and </w:t>
      </w:r>
      <w:commentRangeEnd w:id="20"/>
      <w:r w:rsidR="00721680">
        <w:t xml:space="preserve">reference </w:t>
      </w:r>
      <w:r w:rsidR="00300E1C">
        <w:rPr>
          <w:rStyle w:val="Kommentarsreferens"/>
        </w:rPr>
        <w:commentReference w:id="20"/>
      </w:r>
      <w:commentRangeEnd w:id="21"/>
      <w:r w:rsidR="00721680">
        <w:rPr>
          <w:rStyle w:val="Kommentarsreferens"/>
        </w:rPr>
        <w:commentReference w:id="21"/>
      </w:r>
      <w:r w:rsidR="00300E1C">
        <w:t xml:space="preserve">coastal </w:t>
      </w:r>
      <w:r w:rsidR="001B1A85">
        <w:t xml:space="preserve">area. </w:t>
      </w:r>
    </w:p>
    <w:p w14:paraId="00000026" w14:textId="77777777" w:rsidR="00037DE8" w:rsidRDefault="00037DE8">
      <w:pPr>
        <w:spacing w:line="480" w:lineRule="auto"/>
        <w:jc w:val="both"/>
        <w:rPr>
          <w:sz w:val="28"/>
          <w:szCs w:val="28"/>
        </w:rPr>
      </w:pPr>
    </w:p>
    <w:p w14:paraId="00000027" w14:textId="77777777" w:rsidR="00037DE8" w:rsidRDefault="00902F9B">
      <w:pPr>
        <w:spacing w:line="480" w:lineRule="auto"/>
        <w:jc w:val="both"/>
        <w:rPr>
          <w:sz w:val="28"/>
          <w:szCs w:val="28"/>
        </w:rPr>
      </w:pPr>
      <w:sdt>
        <w:sdtPr>
          <w:tag w:val="goog_rdk_13"/>
          <w:id w:val="247478690"/>
        </w:sdtPr>
        <w:sdtEndPr/>
        <w:sdtContent>
          <w:commentRangeStart w:id="22"/>
        </w:sdtContent>
      </w:sdt>
      <w:sdt>
        <w:sdtPr>
          <w:tag w:val="goog_rdk_14"/>
          <w:id w:val="1100213546"/>
        </w:sdtPr>
        <w:sdtEndPr/>
        <w:sdtContent>
          <w:commentRangeStart w:id="23"/>
        </w:sdtContent>
      </w:sdt>
      <w:r w:rsidR="001B1A85">
        <w:rPr>
          <w:sz w:val="28"/>
          <w:szCs w:val="28"/>
        </w:rPr>
        <w:t>Results</w:t>
      </w:r>
      <w:commentRangeEnd w:id="22"/>
      <w:r w:rsidR="001B1A85">
        <w:commentReference w:id="22"/>
      </w:r>
      <w:commentRangeEnd w:id="23"/>
      <w:r w:rsidR="001B1A85">
        <w:commentReference w:id="23"/>
      </w:r>
    </w:p>
    <w:p w14:paraId="00000028" w14:textId="41AC7422"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commentRangeStart w:id="24"/>
      <w:commentRangeStart w:id="25"/>
      <w:r>
        <w:t>cohorts</w:t>
      </w:r>
      <w:r w:rsidR="00356D83">
        <w:t xml:space="preserve"> (</w:t>
      </w:r>
      <w:r w:rsidR="00565A8A">
        <w:t>year classes</w:t>
      </w:r>
      <w:r w:rsidR="00356D83">
        <w:t>)</w:t>
      </w:r>
      <w:r>
        <w:t xml:space="preserve"> </w:t>
      </w:r>
      <w:commentRangeEnd w:id="24"/>
      <w:r w:rsidR="003A3F81">
        <w:rPr>
          <w:rStyle w:val="Kommentarsreferens"/>
        </w:rPr>
        <w:commentReference w:id="24"/>
      </w:r>
      <w:commentRangeEnd w:id="25"/>
      <w:r w:rsidR="005E5A84">
        <w:rPr>
          <w:rStyle w:val="Kommentarsreferens"/>
        </w:rPr>
        <w:commentReference w:id="25"/>
      </w:r>
      <w:r>
        <w:t xml:space="preserve">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w:t>
      </w:r>
      <w:commentRangeStart w:id="26"/>
      <w:commentRangeStart w:id="27"/>
      <w:commentRangeStart w:id="28"/>
      <w:r>
        <w:t>expected log pointwise predictive density</w:t>
      </w:r>
      <w:commentRangeEnd w:id="26"/>
      <w:r w:rsidR="00C00598">
        <w:rPr>
          <w:rStyle w:val="Kommentarsreferens"/>
        </w:rPr>
        <w:commentReference w:id="26"/>
      </w:r>
      <w:commentRangeEnd w:id="27"/>
      <w:r w:rsidR="00FB42D9">
        <w:rPr>
          <w:rStyle w:val="Kommentarsreferens"/>
        </w:rPr>
        <w:commentReference w:id="27"/>
      </w:r>
      <w:commentRangeEnd w:id="28"/>
      <w:r w:rsidR="003B69A1">
        <w:rPr>
          <w:rStyle w:val="Kommentarsreferens"/>
        </w:rPr>
        <w:commentReference w:id="28"/>
      </w:r>
      <w:r>
        <w:t xml:space="preserve">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lastRenderedPageBreak/>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similar in the two areas </w:t>
      </w:r>
      <w:r>
        <w:t>(Fig. 2</w:t>
      </w:r>
      <w:r w:rsidR="00DF1DD3">
        <w:t>C, E</w:t>
      </w:r>
      <w:r>
        <w:t>).</w:t>
      </w:r>
      <w:r w:rsidR="003A3F81">
        <w:t xml:space="preserve"> </w:t>
      </w:r>
      <w:r w:rsidR="00C126A5">
        <w:t>W</w:t>
      </w:r>
      <w:r>
        <w:t xml:space="preserve">e estimated </w:t>
      </w:r>
      <w:r w:rsidR="00C126A5">
        <w:t>that</w:t>
      </w:r>
      <w:r w:rsidR="00EA0730">
        <w:t xml:space="preserve"> fish in</w:t>
      </w:r>
      <w:r w:rsidR="00C126A5">
        <w:t xml:space="preserve"> the </w:t>
      </w:r>
      <w:r w:rsidR="00320473">
        <w:t>heated</w:t>
      </w:r>
      <w:r w:rsidR="00320473" w:rsidDel="00320473">
        <w:t xml:space="preserve"> </w:t>
      </w:r>
      <w:r w:rsidR="00C126A5">
        <w:t xml:space="preserve">area had </w:t>
      </w:r>
      <w:r w:rsidR="00EA0730">
        <w:t xml:space="preserve">a 16% larger </w:t>
      </w:r>
      <w:r w:rsidR="00B70C58">
        <w:t>asymptotic</w:t>
      </w:r>
      <w:r w:rsidR="00C126A5">
        <w:t xml:space="preserve"> length 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given as posterior median</w:t>
      </w:r>
      <w:r w:rsidR="003A3F81">
        <w:t xml:space="preserve"> with </w:t>
      </w:r>
      <w:r w:rsidR="00C126A5">
        <w:t>95% credible interval) and</w:t>
      </w:r>
      <w:r w:rsidR="009C5925">
        <w:t xml:space="preserve"> </w:t>
      </w:r>
      <w:commentRangeStart w:id="29"/>
      <w:commentRangeStart w:id="30"/>
      <w:commentRangeStart w:id="31"/>
      <w:r w:rsidR="003A3F81">
        <w:t>27</w:t>
      </w:r>
      <w:r w:rsidR="00C126A5">
        <w:t xml:space="preserve">% </w:t>
      </w:r>
      <w:r w:rsidR="009C5925">
        <w:t>larger growth coefficient</w:t>
      </w:r>
      <w:r w:rsidR="00C126A5">
        <w:t xml:space="preserve"> </w:t>
      </w:r>
      <w:commentRangeEnd w:id="29"/>
      <w:r w:rsidR="009C5925">
        <w:rPr>
          <w:rStyle w:val="Kommentarsreferens"/>
        </w:rPr>
        <w:commentReference w:id="29"/>
      </w:r>
      <w:commentRangeEnd w:id="30"/>
      <w:r w:rsidR="00C75D8E">
        <w:rPr>
          <w:rStyle w:val="Kommentarsreferens"/>
        </w:rPr>
        <w:commentReference w:id="30"/>
      </w:r>
      <w:commentRangeEnd w:id="31"/>
      <w:r w:rsidR="003B69A1">
        <w:rPr>
          <w:rStyle w:val="Kommentarsreferens"/>
        </w:rPr>
        <w:commentReference w:id="31"/>
      </w:r>
      <w:r w:rsidR="00C126A5">
        <w:t>(</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r>
          <w:rPr>
            <w:rFonts w:ascii="Cambria Math" w:eastAsia="Cambria Math" w:hAnsi="Cambria Math" w:cs="Cambria Math"/>
          </w:rPr>
          <m:t>=0.15[0.12, 0.17]</m:t>
        </m:r>
      </m:oMath>
      <w:r w:rsidR="00C126A5">
        <w:t xml:space="preserve">). </w:t>
      </w:r>
      <w:commentRangeStart w:id="32"/>
      <w:commentRangeStart w:id="33"/>
      <w:r w:rsidR="00C126A5">
        <w:t>Corresponding estimates of the third parameter in the V</w:t>
      </w:r>
      <w:r w:rsidR="003A3F81">
        <w:t>BGE were</w:t>
      </w:r>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w:rPr>
                <w:rFonts w:ascii="Cambria Math" w:eastAsia="Cambria Math" w:hAnsi="Cambria Math" w:cs="Cambria Math"/>
              </w:rPr>
              <m:t>heat</m:t>
            </m:r>
          </m:sub>
        </m:sSub>
        <m:r>
          <w:rPr>
            <w:rFonts w:ascii="Cambria Math" w:eastAsia="Cambria Math" w:hAnsi="Cambria Math" w:cs="Cambria Math"/>
          </w:rPr>
          <m:t>=-0.16[-0.21, -0.11]</m:t>
        </m:r>
      </m:oMath>
      <w:r>
        <w:t>,</w:t>
      </w:r>
      <w:r w:rsidR="009C5925">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m:t>
            </m:r>
          </m:sub>
        </m:sSub>
        <m:r>
          <w:rPr>
            <w:rFonts w:ascii="Cambria Math" w:eastAsia="Cambria Math" w:hAnsi="Cambria Math" w:cs="Cambria Math"/>
          </w:rPr>
          <m:t>=-0.44[-0.56, -0.33]</m:t>
        </m:r>
      </m:oMath>
      <w:r>
        <w:t>.</w:t>
      </w:r>
      <w:commentRangeEnd w:id="32"/>
      <w:r w:rsidR="00CD50EA">
        <w:rPr>
          <w:rStyle w:val="Kommentarsreferens"/>
        </w:rPr>
        <w:commentReference w:id="32"/>
      </w:r>
      <w:commentRangeEnd w:id="33"/>
      <w:r w:rsidR="003B69A1">
        <w:rPr>
          <w:rStyle w:val="Kommentarsreferens"/>
        </w:rPr>
        <w:commentReference w:id="33"/>
      </w:r>
    </w:p>
    <w:p w14:paraId="00000029" w14:textId="3DE1E4A9" w:rsidR="00037DE8" w:rsidRDefault="001B1A85">
      <w:pPr>
        <w:spacing w:line="480" w:lineRule="auto"/>
        <w:ind w:firstLine="284"/>
        <w:jc w:val="both"/>
      </w:pPr>
      <w:r>
        <w:t xml:space="preserve">In addition, we found that the initial growth rate (at small size) was higher in the </w:t>
      </w:r>
      <w:r w:rsidR="00320473">
        <w:t>heated</w:t>
      </w:r>
      <w:r w:rsidR="00320473" w:rsidDel="00320473">
        <w:t xml:space="preserve"> </w:t>
      </w:r>
      <w:r>
        <w:t>are</w:t>
      </w:r>
      <w:r w:rsidR="00796AE9">
        <w:t>a</w:t>
      </w:r>
      <w:r>
        <w:t xml:space="preserve"> and that the decline in growth with length was steeper in the </w:t>
      </w:r>
      <w:r w:rsidR="00721680">
        <w:t>reference</w:t>
      </w:r>
      <w:r w:rsidR="00721680" w:rsidDel="00721680">
        <w:t xml:space="preserve"> </w:t>
      </w:r>
      <w:r>
        <w:t>area</w:t>
      </w:r>
      <w:r w:rsidR="0032100D">
        <w:t xml:space="preserve"> (Fig. 3)</w:t>
      </w:r>
      <w:r>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w:commentRangeStart w:id="34"/>
            <w:commentRangeStart w:id="35"/>
            <m:r>
              <w:rPr>
                <w:rFonts w:ascii="Cambria Math" w:eastAsia="Cambria Math" w:hAnsi="Cambria Math" w:cs="Cambria Math"/>
              </w:rPr>
              <m:t>θ</m:t>
            </m:r>
            <w:commentRangeEnd w:id="34"/>
            <m:r>
              <m:rPr>
                <m:sty m:val="p"/>
              </m:rPr>
              <w:rPr>
                <w:rStyle w:val="Kommentarsreferens"/>
              </w:rPr>
              <w:commentReference w:id="34"/>
            </m:r>
            <w:commentRangeEnd w:id="35"/>
            <m:r>
              <m:rPr>
                <m:sty m:val="p"/>
              </m:rPr>
              <w:rPr>
                <w:rStyle w:val="Kommentarsreferens"/>
              </w:rPr>
              <w:commentReference w:id="35"/>
            </m:r>
          </m:sup>
        </m:sSup>
      </m:oMath>
      <w:r w:rsidR="0032100D">
        <w:t xml:space="preserve">) </w:t>
      </w:r>
      <w:r w:rsidR="009B06EB">
        <w:t>had</w:t>
      </w:r>
      <w:r>
        <w:t xml:space="preserve"> area-specific parameters (Table S2), and we </w:t>
      </w:r>
      <w:sdt>
        <w:sdtPr>
          <w:tag w:val="goog_rdk_17"/>
          <w:id w:val="340824732"/>
        </w:sdtPr>
        <w:sdtEndPr/>
        <w:sdtContent>
          <w:r>
            <w:t>found</w:t>
          </w:r>
        </w:sdtContent>
      </w:sdt>
      <w:r w:rsidR="00CD50EA">
        <w:t xml:space="preserve"> </w:t>
      </w:r>
      <w:r>
        <w:t xml:space="preserve">even stronger support for differences in growth parameters between the areas (Fig. 3). </w:t>
      </w:r>
      <w:r w:rsidR="009B06EB">
        <w:t xml:space="preserve">Initial growth was </w:t>
      </w:r>
      <w:r>
        <w:t xml:space="preserve">estimated </w:t>
      </w:r>
      <w:r w:rsidR="009B06EB">
        <w:t xml:space="preserve">to be 18%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r>
          <w:rPr>
            <w:rFonts w:ascii="Cambria Math" w:eastAsia="Cambria Math" w:hAnsi="Cambria Math" w:cs="Cambria Math"/>
          </w:rPr>
          <m:t>=</m:t>
        </m:r>
        <w:commentRangeStart w:id="36"/>
        <w:commentRangeStart w:id="37"/>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w:t>
      </w:r>
      <w:commentRangeEnd w:id="36"/>
      <w:r w:rsidR="00B70C58">
        <w:rPr>
          <w:rStyle w:val="Kommentarsreferens"/>
        </w:rPr>
        <w:commentReference w:id="36"/>
      </w:r>
      <w:commentRangeEnd w:id="37"/>
      <w:r w:rsidR="00D5038D">
        <w:rPr>
          <w:rStyle w:val="Kommentarsreferens"/>
        </w:rPr>
        <w:commentReference w:id="37"/>
      </w:r>
      <w:r w:rsidR="009B06EB">
        <w:t xml:space="preserve">and growth of fish in the </w:t>
      </w:r>
      <w:r w:rsidR="00320473">
        <w:t>heated</w:t>
      </w:r>
      <w:r w:rsidR="00320473" w:rsidDel="00320473">
        <w:t xml:space="preserve"> </w:t>
      </w:r>
      <w:r w:rsidR="009B06EB">
        <w:t xml:space="preserve">area had a 4% lower decline with </w:t>
      </w:r>
      <w:r>
        <w:t>length</w:t>
      </w:r>
      <w:r w:rsidR="009B06EB">
        <w:t xml:space="preserve"> than in the </w:t>
      </w:r>
      <w:r w:rsidR="00721680">
        <w:t>reference</w:t>
      </w:r>
      <w:r w:rsidR="00721680" w:rsidDel="00721680">
        <w:t xml:space="preserve"> </w:t>
      </w:r>
      <w:r w:rsidR="009B06EB">
        <w:t>area (</w:t>
      </w:r>
      <w:commentRangeStart w:id="38"/>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w:commentRangeEnd w:id="38"/>
        <m:r>
          <m:rPr>
            <m:sty m:val="p"/>
          </m:rPr>
          <w:rPr>
            <w:rStyle w:val="Kommentarsreferens"/>
          </w:rPr>
          <w:commentReference w:id="38"/>
        </m:r>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commentRangeStart w:id="39"/>
      <w:r w:rsidR="0032100D" w:rsidRPr="00B41B40">
        <w:rPr>
          <w:rFonts w:ascii="Cambria Math" w:hAnsi="Cambria Math"/>
          <w:i/>
        </w:rPr>
        <w:t>θ</w:t>
      </w:r>
      <w:commentRangeEnd w:id="39"/>
      <w:r w:rsidR="00CD50EA">
        <w:rPr>
          <w:rStyle w:val="Kommentarsreferens"/>
        </w:rPr>
        <w:commentReference w:id="39"/>
      </w:r>
      <w:r>
        <w:t xml:space="preserve"> </w:t>
      </w:r>
      <w:r w:rsidR="009B06EB">
        <w:t xml:space="preserve"> </w:t>
      </w:r>
      <w:r>
        <w:t>both only had 0.3% of the density below 0</w:t>
      </w:r>
      <w:r w:rsidR="009B06EB">
        <w:t xml:space="preserve"> (Fig. 3C, E), indicating </w:t>
      </w:r>
      <w:commentRangeStart w:id="40"/>
      <w:commentRangeStart w:id="41"/>
      <w:r w:rsidR="00796AE9">
        <w:t>high probability that growth rates have differentiated</w:t>
      </w:r>
      <w:r w:rsidR="00CD50EA">
        <w:t xml:space="preserve"> between the heated and reference area</w:t>
      </w:r>
      <w:r>
        <w:t xml:space="preserve">. </w:t>
      </w:r>
      <w:commentRangeEnd w:id="40"/>
      <w:r w:rsidR="00D5038D">
        <w:rPr>
          <w:rStyle w:val="Kommentarsreferens"/>
        </w:rPr>
        <w:commentReference w:id="40"/>
      </w:r>
      <w:commentRangeEnd w:id="41"/>
      <w:r w:rsidR="00CD50EA">
        <w:rPr>
          <w:rStyle w:val="Kommentarsreferens"/>
        </w:rPr>
        <w:commentReference w:id="41"/>
      </w:r>
    </w:p>
    <w:p w14:paraId="0000002A" w14:textId="3EFA0721"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4). </w:t>
      </w:r>
      <w:r w:rsidR="009B06EB">
        <w:t xml:space="preserve">The overlap with zero is 0.1%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9B06EB">
        <w:t xml:space="preserve"> (Fig. 4C).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to be </w:t>
      </w:r>
      <m:oMath>
        <m:r>
          <w:rPr>
            <w:rFonts w:ascii="Cambria Math" w:eastAsia="Cambria Math" w:hAnsi="Cambria Math" w:cs="Cambria Math"/>
          </w:rPr>
          <m:t>0.76[0.63,0.88]</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to be </w:t>
      </w:r>
      <m:oMath>
        <m:r>
          <w:rPr>
            <w:rFonts w:ascii="Cambria Math" w:eastAsia="Cambria Math" w:hAnsi="Cambria Math" w:cs="Cambria Math"/>
          </w:rPr>
          <m:t>0.63[0.58,0.69]</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EndPr/>
        <w:sdtContent>
          <w:r>
            <w:t>47%</w:t>
          </w:r>
        </w:sdtContent>
      </w:sdt>
      <w:r w:rsidR="009B06EB">
        <w:t xml:space="preserve"> in the </w:t>
      </w:r>
      <w:r w:rsidR="00721680">
        <w:t>reference</w:t>
      </w:r>
      <w:r w:rsidR="004D703A">
        <w:t xml:space="preserve"> </w:t>
      </w:r>
      <w:r w:rsidR="00721680">
        <w:t>area</w:t>
      </w:r>
      <w:r>
        <w:t xml:space="preserve">. </w:t>
      </w:r>
    </w:p>
    <w:p w14:paraId="0000002B" w14:textId="65963A5E" w:rsidR="00037DE8" w:rsidRDefault="001B1A85">
      <w:pPr>
        <w:spacing w:line="480" w:lineRule="auto"/>
        <w:ind w:firstLine="284"/>
        <w:jc w:val="both"/>
      </w:pPr>
      <w:r>
        <w:lastRenderedPageBreak/>
        <w:t>Lastly, analysis of the size-structure</w:t>
      </w:r>
      <w:r w:rsidR="004D703A">
        <w:t xml:space="preserve"> in the two areas </w:t>
      </w:r>
      <w:r>
        <w:t xml:space="preserve">revealed that the faster growth rates for </w:t>
      </w:r>
      <w:r w:rsidR="00C70D21">
        <w:t xml:space="preserve">fish of </w:t>
      </w:r>
      <w:r>
        <w:t>all sizes</w:t>
      </w:r>
      <w:r w:rsidR="000D3DA3">
        <w:t xml:space="preserve">, which </w:t>
      </w:r>
      <w:r>
        <w:t>lead to a larger size-at-age</w:t>
      </w:r>
      <w:r w:rsidR="000D3DA3">
        <w:t>,</w:t>
      </w:r>
      <w:r>
        <w:t xml:space="preserve"> outweigh the higher mortality rates in the </w:t>
      </w:r>
      <w:r w:rsidR="00320473">
        <w:t>heated</w:t>
      </w:r>
      <w:r w:rsidR="00320473" w:rsidDel="00320473">
        <w:t xml:space="preserve"> </w:t>
      </w:r>
      <w:r>
        <w:t>area</w:t>
      </w:r>
      <w:r w:rsidR="00C70D21">
        <w:t xml:space="preserve">, such that the size-spectrum </w:t>
      </w:r>
      <w:r w:rsidR="00354D76">
        <w:t xml:space="preserve">exponent </w:t>
      </w:r>
      <w:r w:rsidR="00C70D21">
        <w:t xml:space="preserve">is </w:t>
      </w:r>
      <w:r w:rsidR="00E57AAC">
        <w:t xml:space="preserve">larger </w:t>
      </w:r>
      <w:r w:rsidR="00CD50EA">
        <w:t>in the heated area</w:t>
      </w:r>
      <w:r w:rsidR="00A522EC">
        <w:t xml:space="preserve"> </w:t>
      </w:r>
      <w:r w:rsidR="00C70D21">
        <w:t xml:space="preserve">(Fig. 5A). </w:t>
      </w:r>
      <w:r w:rsidR="004F6D6E">
        <w:t xml:space="preserve">However, in contrast to the results on size-at-age, growth and mortality, the differentiation is not as strong statistically, as the 95% confidence intervals overlap. </w:t>
      </w:r>
      <w:r w:rsidR="00E724AE">
        <w:t xml:space="preserve">That said, </w:t>
      </w:r>
      <w:r w:rsidR="001818DE">
        <w:t>b</w:t>
      </w:r>
      <w:r w:rsidR="002C7E4D">
        <w:t>ecause of</w:t>
      </w:r>
      <w:r w:rsidR="00C70D21">
        <w:t xml:space="preserve"> this faster growth</w:t>
      </w:r>
      <w:r>
        <w:t xml:space="preserve">, the </w:t>
      </w:r>
      <w:r w:rsidR="00320473">
        <w:t>heated</w:t>
      </w:r>
      <w:r w:rsidR="00320473" w:rsidDel="00320473">
        <w:t xml:space="preserve"> </w:t>
      </w:r>
      <w:r>
        <w:t xml:space="preserve">area both </w:t>
      </w:r>
      <w:sdt>
        <w:sdtPr>
          <w:tag w:val="goog_rdk_21"/>
          <w:id w:val="-252588962"/>
        </w:sdtPr>
        <w:sdtEndPr/>
        <w:sdtContent>
          <w:r>
            <w:t>has</w:t>
          </w:r>
        </w:sdtContent>
      </w:sdt>
      <w:sdt>
        <w:sdtPr>
          <w:tag w:val="goog_rdk_22"/>
          <w:id w:val="-1759354473"/>
          <w:showingPlcHdr/>
        </w:sdtPr>
        <w:sdtEndPr/>
        <w:sdtContent>
          <w:r w:rsidR="003B69A1">
            <w:t xml:space="preserve">     </w:t>
          </w:r>
        </w:sdtContent>
      </w:sdt>
      <w:r>
        <w:t xml:space="preserve"> the largest individuals an</w:t>
      </w:r>
      <w:r w:rsidR="00354CF6">
        <w:t>d an</w:t>
      </w:r>
      <w:r>
        <w:t xml:space="preserve"> overall larger proportion of large individuals (Fig. </w:t>
      </w:r>
      <w:r w:rsidR="002C7E4D">
        <w:t>5C</w:t>
      </w:r>
      <w:r>
        <w:t xml:space="preserve">). </w:t>
      </w:r>
    </w:p>
    <w:p w14:paraId="0000002C" w14:textId="77777777" w:rsidR="00037DE8" w:rsidRDefault="00037DE8">
      <w:pPr>
        <w:spacing w:line="480" w:lineRule="auto"/>
        <w:ind w:firstLine="284"/>
        <w:jc w:val="both"/>
      </w:pPr>
    </w:p>
    <w:p w14:paraId="0000002D" w14:textId="77777777" w:rsidR="00037DE8" w:rsidRDefault="00902F9B">
      <w:pPr>
        <w:spacing w:line="480" w:lineRule="auto"/>
        <w:jc w:val="both"/>
        <w:rPr>
          <w:sz w:val="28"/>
          <w:szCs w:val="28"/>
        </w:rPr>
      </w:pPr>
      <w:sdt>
        <w:sdtPr>
          <w:tag w:val="goog_rdk_23"/>
          <w:id w:val="-2108262415"/>
        </w:sdtPr>
        <w:sdtEndPr/>
        <w:sdtContent>
          <w:commentRangeStart w:id="42"/>
        </w:sdtContent>
      </w:sdt>
      <w:sdt>
        <w:sdtPr>
          <w:tag w:val="goog_rdk_24"/>
          <w:id w:val="-1285574110"/>
        </w:sdtPr>
        <w:sdtEndPr/>
        <w:sdtContent/>
      </w:sdt>
      <w:sdt>
        <w:sdtPr>
          <w:tag w:val="goog_rdk_25"/>
          <w:id w:val="727271571"/>
        </w:sdtPr>
        <w:sdtEndPr/>
        <w:sdtContent>
          <w:commentRangeStart w:id="43"/>
        </w:sdtContent>
      </w:sdt>
      <w:r w:rsidR="001B1A85">
        <w:rPr>
          <w:sz w:val="28"/>
          <w:szCs w:val="28"/>
        </w:rPr>
        <w:t>Discussion</w:t>
      </w:r>
      <w:commentRangeEnd w:id="42"/>
      <w:r w:rsidR="001B1A85">
        <w:commentReference w:id="42"/>
      </w:r>
      <w:commentRangeEnd w:id="43"/>
      <w:r w:rsidR="001B1A85">
        <w:commentReference w:id="43"/>
      </w:r>
    </w:p>
    <w:p w14:paraId="1BCACCE1" w14:textId="0F717C3B"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commentRangeStart w:id="44"/>
      <w:commentRangeStart w:id="45"/>
      <w:r>
        <w:t>exploited</w:t>
      </w:r>
      <w:commentRangeEnd w:id="44"/>
      <w:r w:rsidR="00CD50EA">
        <w:rPr>
          <w:rStyle w:val="Kommentarsreferens"/>
        </w:rPr>
        <w:commentReference w:id="44"/>
      </w:r>
      <w:commentRangeEnd w:id="45"/>
      <w:r w:rsidR="003B69A1">
        <w:rPr>
          <w:rStyle w:val="Kommentarsreferens"/>
        </w:rPr>
        <w:commentReference w:id="45"/>
      </w:r>
      <w:r>
        <w:t>, temperate fish species exposed</w:t>
      </w:r>
      <w:r w:rsidR="00C70D21">
        <w:t xml:space="preserve"> to</w:t>
      </w:r>
      <w:r>
        <w:t xml:space="preserve"> 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commentRangeStart w:id="46"/>
      <w:r w:rsidR="001D3E57">
        <w:t xml:space="preserve">experimental </w:t>
      </w:r>
      <w:r>
        <w:t xml:space="preserve">studies on fish to date are </w:t>
      </w:r>
      <w:r w:rsidR="00CD50EA">
        <w:t xml:space="preserve">much shorter and </w:t>
      </w:r>
      <w:r w:rsidR="001D3E57">
        <w:t xml:space="preserve">long time series exist mainly for </w:t>
      </w:r>
      <w:r>
        <w:t xml:space="preserve">commercially exploited fish species (and 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r w:rsidR="001D3E57">
        <w:fldChar w:fldCharType="begin"/>
      </w:r>
      <w:r w:rsidR="00F42173">
        <w:instrText xml:space="preserve"> ADDIN ZOTERO_ITEM CSL_CITATION {"citationID":"1lmeHxYy","properties":{"formattedCitation":"\\super 26\\nosupersub{}","plainCitation":"26","noteIndex":0},"citationItems":[{"id":301,"uris":["http://zotero.org/users/6116610/items/576ZCBBY"],"itemData":{"id":301,"type":"article-journal","abstract":"Decreasing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1D3E57">
        <w:fldChar w:fldCharType="separate"/>
      </w:r>
      <w:r w:rsidR="00F42173" w:rsidRPr="00F42173">
        <w:rPr>
          <w:vertAlign w:val="superscript"/>
          <w:lang w:val="en-GB"/>
        </w:rPr>
        <w:t>26</w:t>
      </w:r>
      <w:r w:rsidR="001D3E57">
        <w:fldChar w:fldCharType="end"/>
      </w:r>
      <w:r>
        <w:t xml:space="preserve">. </w:t>
      </w:r>
      <w:commentRangeEnd w:id="46"/>
      <w:r w:rsidR="00CD50EA">
        <w:rPr>
          <w:rStyle w:val="Kommentarsreferens"/>
        </w:rPr>
        <w:commentReference w:id="46"/>
      </w:r>
      <w:r w:rsidR="00B70C58">
        <w:t xml:space="preserve">While factors other than temperature could have contributed to the elevated growth and mortality, </w:t>
      </w:r>
      <w:commentRangeStart w:id="47"/>
      <w:commentRangeStart w:id="48"/>
      <w:commentRangeStart w:id="49"/>
      <w:r w:rsidR="00B70C58">
        <w:t xml:space="preserve">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643101">
        <w:fldChar w:fldCharType="begin"/>
      </w:r>
      <w:r w:rsidR="00F42173">
        <w:instrText xml:space="preserve"> ADDIN ZOTERO_ITEM CSL_CITATION {"citationID":"BzHIy7G7","properties":{"formattedCitation":"\\super 27\\nosupersub{}","plainCitation":"27","noteIndex":0},"citationItems":[{"id":502,"uris":["http://zotero.org/users/6116610/items/NV7I3QEW"],"itemData":{"id":502,"type":"article-journal","container-title":"Progress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F42173" w:rsidRPr="00F42173">
        <w:rPr>
          <w:vertAlign w:val="superscript"/>
          <w:lang w:val="en-GB"/>
        </w:rPr>
        <w:t>27</w:t>
      </w:r>
      <w:r w:rsidR="00643101">
        <w:fldChar w:fldCharType="end"/>
      </w:r>
      <w:r w:rsidR="002F2D16">
        <w:t>)</w:t>
      </w:r>
      <w:r w:rsidR="00B70C58">
        <w:t>. Moreover,</w:t>
      </w:r>
      <w:r w:rsidR="00E46EE6">
        <w:t xml:space="preserve"> heating </w:t>
      </w:r>
      <w:r w:rsidR="00B70C58">
        <w:t xml:space="preserve">occurred </w:t>
      </w:r>
      <w:r w:rsidR="00E46EE6">
        <w:t>at the scale of a whole ecosystem</w:t>
      </w:r>
      <w:commentRangeEnd w:id="48"/>
      <w:commentRangeEnd w:id="49"/>
      <w:r w:rsidR="00B70C58">
        <w:t>, which makes the findings highly relevant in the context of global warming</w:t>
      </w:r>
      <w:commentRangeEnd w:id="47"/>
      <w:r w:rsidR="002470E8">
        <w:rPr>
          <w:rStyle w:val="Kommentarsreferens"/>
        </w:rPr>
        <w:commentReference w:id="47"/>
      </w:r>
      <w:r w:rsidR="00B70C58">
        <w:t>.</w:t>
      </w:r>
      <w:r w:rsidR="00E46EE6">
        <w:rPr>
          <w:rStyle w:val="Kommentarsreferens"/>
        </w:rPr>
        <w:commentReference w:id="48"/>
      </w:r>
      <w:r w:rsidR="00136D0F">
        <w:rPr>
          <w:rStyle w:val="Kommentarsreferens"/>
        </w:rPr>
        <w:commentReference w:id="49"/>
      </w:r>
      <w:r w:rsidR="00B70C58">
        <w:t xml:space="preserve"> </w:t>
      </w:r>
    </w:p>
    <w:p w14:paraId="0000002E" w14:textId="64C1EC90"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CE2390">
        <w:fldChar w:fldCharType="begin"/>
      </w:r>
      <w:r w:rsidR="00F42173">
        <w:instrText xml:space="preserve"> ADDIN ZOTERO_ITEM CSL_CITATION {"citationID":"PmaFCzJD","properties":{"formattedCitation":"\\super 5,28\\nosupersub{}","plainCitation":"5,28","noteIndex":0},"citationItems":[{"id":648,"uris":["http://zotero.org/users/6116610/items/U7HGQGSE"],"itemData":{"id":648,"type":"article-journal","container-title":"Nature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F42173" w:rsidRPr="00F42173">
        <w:rPr>
          <w:vertAlign w:val="superscript"/>
          <w:lang w:val="en-GB"/>
        </w:rPr>
        <w:t>5,28</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t>;</w:t>
      </w:r>
      <w:r w:rsidR="007C2531">
        <w:t xml:space="preserve"> Atkinson</w:t>
      </w:r>
      <w:r w:rsidR="00CE2390">
        <w:fldChar w:fldCharType="begin"/>
      </w:r>
      <w:r w:rsidR="00F42173">
        <w:instrText xml:space="preserve"> ADDIN ZOTERO_ITEM CSL_CITATION {"citationID":"xwMVDMtY","properties":{"formattedCitation":"\\super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CE2390">
        <w:fldChar w:fldCharType="separate"/>
      </w:r>
      <w:r w:rsidR="00F42173" w:rsidRPr="00F42173">
        <w:rPr>
          <w:vertAlign w:val="superscript"/>
          <w:lang w:val="en-GB"/>
        </w:rPr>
        <w:t>6</w:t>
      </w:r>
      <w:r w:rsidR="00CE2390">
        <w:fldChar w:fldCharType="end"/>
      </w:r>
      <w:r w:rsidR="001B1A85">
        <w:t>)</w:t>
      </w:r>
      <w:r w:rsidR="00DB7DD9">
        <w:t xml:space="preserve">. </w:t>
      </w:r>
      <w:commentRangeStart w:id="50"/>
      <w:commentRangeStart w:id="51"/>
      <w:r w:rsidR="001B1A85">
        <w:t xml:space="preserve">The contrasts lie in that both asymptotic size and size-at-age of mature individuals, as well as the proportion of larger individuals </w:t>
      </w:r>
      <w:r>
        <w:t xml:space="preserve">were </w:t>
      </w:r>
      <w:r w:rsidR="001B1A85">
        <w:t xml:space="preserve">larger and higher in the </w:t>
      </w:r>
      <w:r w:rsidR="00320473">
        <w:t>heated</w:t>
      </w:r>
      <w:r w:rsidR="00320473" w:rsidDel="00320473">
        <w:t xml:space="preserve"> </w:t>
      </w:r>
      <w:r w:rsidR="001B1A85">
        <w:t>area</w:t>
      </w:r>
      <w:ins w:id="52" w:author="Anna Gårdmark" w:date="2022-04-11T09:51:00Z">
        <w:r w:rsidR="001A2E99">
          <w:t xml:space="preserve"> </w:t>
        </w:r>
      </w:ins>
      <w:r w:rsidR="003D6A14">
        <w:t>—</w:t>
      </w:r>
      <w:ins w:id="53" w:author="Anna Gårdmark" w:date="2022-04-11T09:51:00Z">
        <w:r w:rsidR="001A2E99">
          <w:t xml:space="preserve"> </w:t>
        </w:r>
      </w:ins>
      <w:r w:rsidR="001B1A85">
        <w:t xml:space="preserve">despite the elevated mortality rates. </w:t>
      </w:r>
      <w:commentRangeEnd w:id="50"/>
      <w:r w:rsidR="00CD50EA">
        <w:rPr>
          <w:rStyle w:val="Kommentarsreferens"/>
        </w:rPr>
        <w:commentReference w:id="50"/>
      </w:r>
      <w:commentRangeEnd w:id="51"/>
      <w:r w:rsidR="007C3DE3">
        <w:rPr>
          <w:rStyle w:val="Kommentarsreferens"/>
        </w:rPr>
        <w:commentReference w:id="51"/>
      </w:r>
      <w:r w:rsidR="0016529A">
        <w:t>S</w:t>
      </w:r>
      <w:r w:rsidR="001B1A85">
        <w:t xml:space="preserve">ince optimum growth </w:t>
      </w:r>
      <w:r w:rsidR="001B1A85">
        <w:lastRenderedPageBreak/>
        <w:t>temperatures decline with size within species generally under food satiation in experimental studies</w:t>
      </w:r>
      <w:r w:rsidR="005749EF">
        <w:fldChar w:fldCharType="begin"/>
      </w:r>
      <w:r w:rsidR="00F42173">
        <w:instrText xml:space="preserve"> ADDIN ZOTERO_ITEM CSL_CITATION {"citationID":"d5BPYTXw","properties":{"formattedCitation":"\\super 24\\nosupersub{}","plainCitation":"24","noteIndex":0},"citationItems":[{"id":3306,"uris":["http://zotero.org/users/6116610/items/BPUQHW32"],"itemData":{"id":3306,"type":"article-journal","abstract":"According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F42173" w:rsidRPr="00F42173">
        <w:rPr>
          <w:vertAlign w:val="superscript"/>
          <w:lang w:val="en-GB"/>
        </w:rPr>
        <w:t>24</w:t>
      </w:r>
      <w:r w:rsidR="005749EF">
        <w:fldChar w:fldCharType="end"/>
      </w:r>
      <w:r w:rsidR="001B1A85">
        <w:t xml:space="preserve">, the finding that </w:t>
      </w:r>
      <w:r w:rsidR="00310356">
        <w:t>the</w:t>
      </w:r>
      <w:ins w:id="54" w:author="Anna Gårdmark" w:date="2022-04-11T09:53:00Z">
        <w:r w:rsidR="001A2E99">
          <w:t xml:space="preserve"> </w:t>
        </w:r>
        <w:commentRangeStart w:id="55"/>
        <w:r w:rsidR="001A2E99">
          <w:t>largest</w:t>
        </w:r>
      </w:ins>
      <w:r w:rsidR="00310356">
        <w:t xml:space="preserve"> </w:t>
      </w:r>
      <w:commentRangeEnd w:id="55"/>
      <w:r w:rsidR="002B6F53">
        <w:rPr>
          <w:rStyle w:val="Kommentarsreferens"/>
        </w:rPr>
        <w:commentReference w:id="55"/>
      </w:r>
      <w:r w:rsidR="00310356">
        <w:t xml:space="preserve">asymptotic size and </w:t>
      </w:r>
      <w:r w:rsidR="001B1A85">
        <w:t xml:space="preserve">the largest </w:t>
      </w:r>
      <w:r w:rsidR="001B1A85" w:rsidRPr="001D3E57">
        <w:t xml:space="preserve">individuals </w:t>
      </w:r>
      <w:r w:rsidR="00271130" w:rsidRPr="001D3E57">
        <w:t xml:space="preserve">were found in </w:t>
      </w:r>
      <w:r w:rsidR="001B1A85" w:rsidRPr="001D3E57">
        <w:t xml:space="preserve">the </w:t>
      </w:r>
      <w:r w:rsidR="00320473" w:rsidRPr="001D3E57">
        <w:t>heated</w:t>
      </w:r>
      <w:r w:rsidR="00320473" w:rsidRPr="001D3E57" w:rsidDel="00320473">
        <w:t xml:space="preserve"> </w:t>
      </w:r>
      <w:r w:rsidR="001B1A85" w:rsidRPr="001D3E57">
        <w:t>area was unexpected</w:t>
      </w:r>
      <w:commentRangeStart w:id="56"/>
      <w:commentRangeStart w:id="57"/>
      <w:r w:rsidR="001B1A85" w:rsidRPr="001D3E57">
        <w:t>.</w:t>
      </w:r>
      <w:commentRangeEnd w:id="56"/>
      <w:r w:rsidRPr="001D3E57">
        <w:rPr>
          <w:rStyle w:val="Kommentarsreferens"/>
        </w:rPr>
        <w:commentReference w:id="56"/>
      </w:r>
      <w:commentRangeEnd w:id="57"/>
      <w:r w:rsidR="007F5B61" w:rsidRPr="001D3E57">
        <w:rPr>
          <w:rStyle w:val="Kommentarsreferens"/>
        </w:rPr>
        <w:commentReference w:id="57"/>
      </w:r>
      <w:r w:rsidR="0016529A" w:rsidRPr="001D3E57">
        <w:t xml:space="preserve"> </w:t>
      </w:r>
      <w:r w:rsidR="002564A5" w:rsidRPr="001D3E57">
        <w:t xml:space="preserve">This </w:t>
      </w:r>
      <w:r w:rsidR="00FB33F8" w:rsidRPr="001D3E57">
        <w:t>suggests that growth dynamics under food satiation may not be directly proportional to those under natural feeding conditions</w:t>
      </w:r>
      <w:r w:rsidR="007C2531" w:rsidRPr="001D3E57">
        <w:fldChar w:fldCharType="begin"/>
      </w:r>
      <w:r w:rsidR="00F42173">
        <w:instrText xml:space="preserve"> ADDIN ZOTERO_ITEM CSL_CITATION {"citationID":"QOqVuhv5","properties":{"formattedCitation":"\\super 29\\nosupersub{}","plainCitation":"29","noteIndex":0},"citationItems":[{"id":3168,"uris":["http://zotero.org/users/6116610/items/BUVEKM8M"],"itemData":{"id":3168,"type":"article-journal","abstract":"Salmonid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F42173" w:rsidRPr="00F42173">
        <w:rPr>
          <w:vertAlign w:val="superscript"/>
          <w:lang w:val="en-GB"/>
        </w:rPr>
        <w:t>29</w:t>
      </w:r>
      <w:r w:rsidR="007C2531" w:rsidRPr="001D3E57">
        <w:fldChar w:fldCharType="end"/>
      </w:r>
      <w:r w:rsidR="00FB33F8" w:rsidRPr="001D3E57">
        <w:t xml:space="preserve">. </w:t>
      </w:r>
      <w:commentRangeStart w:id="58"/>
      <w:r w:rsidR="0016529A" w:rsidRPr="001D3E57">
        <w:t>Our 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0B6084" w:rsidRPr="001D3E57">
        <w:fldChar w:fldCharType="begin"/>
      </w:r>
      <w:r w:rsidR="00F42173">
        <w:instrText xml:space="preserve"> ADDIN ZOTERO_ITEM CSL_CITATION {"citationID":"zciBLpkK","properties":{"formattedCitation":"\\super 30\\nosupersub{}","plainCitation":"30","noteIndex":0},"citationItems":[{"id":2532,"uris":["http://zotero.org/users/6116610/items/GX42BZK6"],"itemData":{"id":2532,"type":"article-journal","abstract":"Understanding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F42173" w:rsidRPr="00F42173">
        <w:rPr>
          <w:vertAlign w:val="superscript"/>
          <w:lang w:val="en-GB"/>
        </w:rPr>
        <w:t>30</w:t>
      </w:r>
      <w:r w:rsidR="000B6084" w:rsidRPr="001D3E57">
        <w:fldChar w:fldCharType="end"/>
      </w:r>
      <w:r w:rsidR="005503A6" w:rsidRPr="001D3E57">
        <w:t>.</w:t>
      </w:r>
      <w:commentRangeEnd w:id="58"/>
      <w:r w:rsidR="00E40B76" w:rsidRPr="001D3E57">
        <w:rPr>
          <w:rStyle w:val="Kommentarsreferens"/>
        </w:rPr>
        <w:commentReference w:id="58"/>
      </w:r>
      <w:r w:rsidR="007B3E32" w:rsidRPr="001D3E57">
        <w:t xml:space="preserve"> Moreover, </w:t>
      </w:r>
      <w:r w:rsidR="006A31B6" w:rsidRPr="001D3E57">
        <w:t xml:space="preserve">it also highlights that we need to </w:t>
      </w:r>
      <w:commentRangeStart w:id="59"/>
      <w:r w:rsidR="006A31B6" w:rsidRPr="001D3E57">
        <w:t>focus</w:t>
      </w:r>
      <w:ins w:id="60" w:author="Anna Gårdmark" w:date="2022-04-11T09:58:00Z">
        <w:r w:rsidR="001A2E99">
          <w:t xml:space="preserve"> on</w:t>
        </w:r>
      </w:ins>
      <w:del w:id="61" w:author="Anna Gårdmark" w:date="2022-04-11T09:58:00Z">
        <w:r w:rsidR="001D3E57" w:rsidDel="001A2E99">
          <w:delText xml:space="preserve"> to</w:delText>
        </w:r>
      </w:del>
      <w:r w:rsidR="001D3E57">
        <w:t xml:space="preserve"> </w:t>
      </w:r>
      <w:ins w:id="62" w:author="Anna Gårdmark" w:date="2022-04-11T09:58:00Z">
        <w:r w:rsidR="001A2E99">
          <w:t>gain</w:t>
        </w:r>
      </w:ins>
      <w:ins w:id="63" w:author="Anna Gårdmark" w:date="2022-04-11T09:59:00Z">
        <w:r w:rsidR="001A2E99">
          <w:t>ing</w:t>
        </w:r>
      </w:ins>
      <w:commentRangeEnd w:id="59"/>
      <w:ins w:id="64" w:author="Anna Gårdmark" w:date="2022-04-11T10:05:00Z">
        <w:r w:rsidR="002B6F53">
          <w:rPr>
            <w:rStyle w:val="Kommentarsreferens"/>
          </w:rPr>
          <w:commentReference w:id="59"/>
        </w:r>
      </w:ins>
      <w:ins w:id="65" w:author="Anna Gårdmark" w:date="2022-04-11T09:58:00Z">
        <w:r w:rsidR="001A2E99">
          <w:t xml:space="preserve"> </w:t>
        </w:r>
      </w:ins>
      <w:r w:rsidR="001D3E57">
        <w:t xml:space="preserve">understanding to what extent </w:t>
      </w:r>
      <w:r w:rsidR="003E5047">
        <w:t xml:space="preserve">the </w:t>
      </w:r>
      <w:r w:rsidR="001D3E57">
        <w:t>large</w:t>
      </w:r>
      <w:r w:rsidR="003E5047">
        <w:t>r</w:t>
      </w:r>
      <w:r w:rsidR="001D3E57">
        <w:t xml:space="preserve"> size-at-age </w:t>
      </w:r>
      <w:r w:rsidR="003E5047">
        <w:t xml:space="preserve">for juveniles in warm environments that is commonly observed can be </w:t>
      </w:r>
      <w:r w:rsidR="001D3E57">
        <w:t>maintained</w:t>
      </w:r>
      <w:r w:rsidR="003E5047">
        <w:t xml:space="preserve"> as they grow older.</w:t>
      </w:r>
    </w:p>
    <w:p w14:paraId="0000002F" w14:textId="4551512F" w:rsidR="00037DE8" w:rsidRDefault="00F42173" w:rsidP="00674349">
      <w:pPr>
        <w:spacing w:line="480" w:lineRule="auto"/>
        <w:ind w:firstLine="284"/>
        <w:jc w:val="both"/>
      </w:pPr>
      <w:r>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ins w:id="66" w:author="Anna Gårdmark" w:date="2022-04-11T10:06:00Z">
        <w:r w:rsidR="002B6F53">
          <w:t>,</w:t>
        </w:r>
      </w:ins>
      <w:r w:rsidR="003759DB">
        <w:t xml:space="preserve"> which in turn is associated with shorter life span</w:t>
      </w:r>
      <w:r w:rsidR="00BB5C9B">
        <w:fldChar w:fldCharType="begin"/>
      </w:r>
      <w:r w:rsidR="00BB5C9B">
        <w:instrText xml:space="preserve"> ADDIN ZOTERO_ITEM CSL_CITATION {"citationID":"AJ3txIph","properties":{"formattedCitation":"\\super 11,31,32\\nosupersub{}","plainCitation":"11,31,32","noteIndex":0},"citationItems":[{"id":914,"uris":["http://zotero.org/users/6116610/items/D84IXDI8"],"itemData":{"id":914,"type":"article-journal","abstract":"Metabolism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BB5C9B" w:rsidRPr="00BB5C9B">
        <w:rPr>
          <w:vertAlign w:val="superscript"/>
          <w:lang w:val="en-GB"/>
        </w:rPr>
        <w:t>11,31,32</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8022D1" w:rsidRPr="003339F5">
        <w:fldChar w:fldCharType="begin"/>
      </w:r>
      <w:r w:rsidR="00795B8A" w:rsidRPr="003339F5">
        <w:instrText xml:space="preserve"> ADDIN ZOTERO_ITEM CSL_CITATION {"citationID":"7lFCdhMf","properties":{"formattedCitation":"\\super 12,14,33\\nosupersub{}","plainCitation":"12,14,33","noteIndex":0},"citationItems":[{"id":877,"uris":["http://zotero.org/users/6116610/items/77LBQAKL"],"itemData":{"id":877,"type":"article-journal","container-title":"ICES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795B8A" w:rsidRPr="003339F5">
        <w:rPr>
          <w:vertAlign w:val="superscript"/>
          <w:lang w:val="en-GB"/>
        </w:rPr>
        <w:t>12,14,33</w:t>
      </w:r>
      <w:r w:rsidR="008022D1" w:rsidRPr="003339F5">
        <w:fldChar w:fldCharType="end"/>
      </w:r>
      <w:r w:rsidR="006C6EC6" w:rsidRPr="003339F5">
        <w:t xml:space="preserve">. </w:t>
      </w:r>
      <w:r w:rsidR="0042575D" w:rsidRPr="003339F5">
        <w:t xml:space="preserve">However, </w:t>
      </w:r>
      <w:r w:rsidR="00E3089F" w:rsidRPr="003339F5">
        <w:t xml:space="preserve">most </w:t>
      </w:r>
      <w:del w:id="67" w:author="Anna Gårdmark" w:date="2022-04-11T10:06:00Z">
        <w:r w:rsidR="00E3089F" w:rsidRPr="003339F5" w:rsidDel="002B6F53">
          <w:delText xml:space="preserve">evaluations </w:delText>
        </w:r>
      </w:del>
      <w:ins w:id="68" w:author="Anna Gårdmark" w:date="2022-04-11T10:06:00Z">
        <w:r w:rsidR="002B6F53">
          <w:t>evidence to date</w:t>
        </w:r>
        <w:r w:rsidR="002B6F53" w:rsidRPr="003339F5">
          <w:t xml:space="preserve"> </w:t>
        </w:r>
      </w:ins>
      <w:r w:rsidR="00E3089F" w:rsidRPr="003339F5">
        <w:t xml:space="preserve">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E65AA0" w:rsidRPr="003339F5">
        <w:fldChar w:fldCharType="begin"/>
      </w:r>
      <w:r w:rsidR="00795B8A" w:rsidRPr="003339F5">
        <w:instrText xml:space="preserve"> ADDIN ZOTERO_ITEM CSL_CITATION {"citationID":"oFin1NVF","properties":{"formattedCitation":"\\super 12,13,34\\nosupersub{}","plainCitation":"12,13,34","noteIndex":0},"citationItems":[{"id":877,"uris":["http://zotero.org/users/6116610/items/77LBQAKL"],"itemData":{"id":877,"type":"article-journal","container-title":"ICES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795B8A" w:rsidRPr="003339F5">
        <w:rPr>
          <w:vertAlign w:val="superscript"/>
          <w:lang w:val="en-GB"/>
        </w:rPr>
        <w:t>12,13,34</w:t>
      </w:r>
      <w:r w:rsidR="00E65AA0" w:rsidRPr="003339F5">
        <w:fldChar w:fldCharType="end"/>
      </w:r>
      <w:r w:rsidR="00674349" w:rsidRPr="003339F5">
        <w:t xml:space="preserve"> (but see</w:t>
      </w:r>
      <w:r w:rsidR="00795B8A" w:rsidRPr="003339F5">
        <w:fldChar w:fldCharType="begin"/>
      </w:r>
      <w:r w:rsidR="00795B8A" w:rsidRPr="003339F5">
        <w:instrText xml:space="preserve"> ADDIN ZOTERO_ITEM CSL_CITATION {"citationID":"EihJ0glL","properties":{"formattedCitation":"\\super 33,35\\nosupersub{}","plainCitation":"33,35","noteIndex":0},"citationItems":[{"id":3613,"uris":["http://zotero.org/users/6116610/items/JLA8VTKJ"],"itemData":{"id":3613,"type":"article-journal","container-title":"Proceedings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795B8A" w:rsidRPr="003339F5">
        <w:rPr>
          <w:vertAlign w:val="superscript"/>
          <w:lang w:val="en-GB"/>
        </w:rPr>
        <w:t>33,35</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commentRangeStart w:id="69"/>
      <w:ins w:id="70" w:author="Anna Gårdmark" w:date="2022-04-11T10:07:00Z">
        <w:r w:rsidR="002B6F53">
          <w:t>; thus our finding</w:t>
        </w:r>
      </w:ins>
      <w:ins w:id="71" w:author="Anna Gårdmark" w:date="2022-04-11T10:08:00Z">
        <w:r w:rsidR="002B6F53">
          <w:t xml:space="preserve"> of warming-induced mortality</w:t>
        </w:r>
      </w:ins>
      <w:ins w:id="72" w:author="Anna Gårdmark" w:date="2022-04-11T10:09:00Z">
        <w:r w:rsidR="002B6F53">
          <w:t xml:space="preserve"> in </w:t>
        </w:r>
      </w:ins>
      <w:ins w:id="73" w:author="Anna Gårdmark" w:date="2022-04-11T10:11:00Z">
        <w:r w:rsidR="00740D36">
          <w:t>a heated vs</w:t>
        </w:r>
      </w:ins>
      <w:ins w:id="74" w:author="Anna Gårdmark" w:date="2022-04-11T10:09:00Z">
        <w:r w:rsidR="002B6F53">
          <w:t xml:space="preserve"> control</w:t>
        </w:r>
      </w:ins>
      <w:ins w:id="75" w:author="Anna Gårdmark" w:date="2022-04-11T10:11:00Z">
        <w:r w:rsidR="00740D36">
          <w:t xml:space="preserve"> </w:t>
        </w:r>
      </w:ins>
      <w:ins w:id="76" w:author="Anna Gårdmark" w:date="2022-04-11T10:10:00Z">
        <w:r w:rsidR="002B6F53">
          <w:t>environment</w:t>
        </w:r>
      </w:ins>
      <w:ins w:id="77" w:author="Anna Gårdmark" w:date="2022-04-11T10:09:00Z">
        <w:r w:rsidR="002B6F53">
          <w:t xml:space="preserve"> </w:t>
        </w:r>
      </w:ins>
      <w:ins w:id="78" w:author="Anna Gårdmark" w:date="2022-04-11T10:11:00Z">
        <w:r w:rsidR="00740D36">
          <w:t xml:space="preserve">in two nearby con-specific populations </w:t>
        </w:r>
      </w:ins>
      <w:ins w:id="79" w:author="Anna Gårdmark" w:date="2022-04-11T10:10:00Z">
        <w:r w:rsidR="002B6F53">
          <w:t>is</w:t>
        </w:r>
      </w:ins>
      <w:ins w:id="80" w:author="Anna Gårdmark" w:date="2022-04-11T10:09:00Z">
        <w:r w:rsidR="002B6F53">
          <w:t xml:space="preserve"> important</w:t>
        </w:r>
      </w:ins>
      <w:commentRangeEnd w:id="69"/>
      <w:ins w:id="81" w:author="Anna Gårdmark" w:date="2022-04-11T10:10:00Z">
        <w:r w:rsidR="002B6F53">
          <w:rPr>
            <w:rStyle w:val="Kommentarsreferens"/>
          </w:rPr>
          <w:commentReference w:id="69"/>
        </w:r>
      </w:ins>
      <w:r w:rsidR="00EA6A19">
        <w:t>.</w:t>
      </w:r>
      <w:r w:rsidR="00303E9A">
        <w:t xml:space="preserve"> Since </w:t>
      </w:r>
      <w:r w:rsidR="00741298" w:rsidRPr="003339F5">
        <w:t>a</w:t>
      </w:r>
      <w:commentRangeStart w:id="82"/>
      <w:commentRangeStart w:id="83"/>
      <w:commentRangeStart w:id="84"/>
      <w:commentRangeEnd w:id="82"/>
      <w:r w:rsidR="00E0077A" w:rsidRPr="003339F5">
        <w:rPr>
          <w:rStyle w:val="Kommentarsreferens"/>
        </w:rPr>
        <w:commentReference w:id="82"/>
      </w:r>
      <w:commentRangeEnd w:id="83"/>
      <w:r w:rsidR="007F5B61" w:rsidRPr="003339F5">
        <w:rPr>
          <w:rStyle w:val="Kommentarsreferens"/>
        </w:rPr>
        <w:commentReference w:id="83"/>
      </w:r>
      <w:commentRangeEnd w:id="84"/>
      <w:r w:rsidR="00E40B76" w:rsidRPr="003339F5">
        <w:rPr>
          <w:rStyle w:val="Kommentarsreferens"/>
        </w:rPr>
        <w:commentReference w:id="84"/>
      </w:r>
      <w:r w:rsidR="001B1A85" w:rsidRPr="003339F5">
        <w:t xml:space="preserve"> key question for understanding the implications of warming on ectotherm populations is if larger individuals in a population become rarer or smaller</w:t>
      </w:r>
      <w:r w:rsidR="00471580" w:rsidRPr="003339F5">
        <w:fldChar w:fldCharType="begin"/>
      </w:r>
      <w:r w:rsidR="00471580" w:rsidRPr="003339F5">
        <w:instrText xml:space="preserve"> ADDIN ZOTERO_ITEM CSL_CITATION {"citationID":"dO8ZtLve","properties":{"formattedCitation":"\\super 36,37\\nosupersub{}","plainCitation":"36,37","noteIndex":0},"citationItems":[{"id":807,"uris":["http://zotero.org/users/6116610/items/Z98IGZ3S"],"itemData":{"id":807,"type":"article-journal","abstract":"Accumulating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471580" w:rsidRPr="003339F5">
        <w:rPr>
          <w:vertAlign w:val="superscript"/>
          <w:lang w:val="en-GB"/>
        </w:rPr>
        <w:t>36,37</w:t>
      </w:r>
      <w:r w:rsidR="00471580" w:rsidRPr="003339F5">
        <w:fldChar w:fldCharType="end"/>
      </w:r>
      <w:r w:rsidR="00DA2A76">
        <w:t xml:space="preserve">, within-species mortality responses to warming need </w:t>
      </w:r>
      <w:del w:id="85" w:author="Anna Gårdmark" w:date="2022-04-11T10:12:00Z">
        <w:r w:rsidR="00DA2A76" w:rsidDel="00740D36">
          <w:delText xml:space="preserve">to be </w:delText>
        </w:r>
      </w:del>
      <w:r w:rsidR="00DA2A76">
        <w:t>further stud</w:t>
      </w:r>
      <w:ins w:id="86" w:author="Anna Gårdmark" w:date="2022-04-11T10:12:00Z">
        <w:r w:rsidR="00740D36">
          <w:t>y</w:t>
        </w:r>
      </w:ins>
      <w:del w:id="87" w:author="Anna Gårdmark" w:date="2022-04-11T10:12:00Z">
        <w:r w:rsidR="00DA2A76" w:rsidDel="00740D36">
          <w:delText>ie</w:delText>
        </w:r>
        <w:r w:rsidR="00A46A16" w:rsidDel="00740D36">
          <w:delText>d</w:delText>
        </w:r>
      </w:del>
      <w:r w:rsidR="001B1A85" w:rsidRPr="001D76A0">
        <w:t xml:space="preserve">. </w:t>
      </w:r>
      <w:r w:rsidR="00303E9A">
        <w:t>I</w:t>
      </w:r>
      <w:ins w:id="88" w:author="Anna Gårdmark" w:date="2022-04-11T10:14:00Z">
        <w:r w:rsidR="00740D36">
          <w:t>mportantly, this</w:t>
        </w:r>
      </w:ins>
      <w:del w:id="89" w:author="Anna Gårdmark" w:date="2022-04-11T10:14:00Z">
        <w:r w:rsidR="00303E9A" w:rsidDel="00740D36">
          <w:delText>t also</w:delText>
        </w:r>
      </w:del>
      <w:r w:rsidR="00303E9A">
        <w:t xml:space="preserve"> </w:t>
      </w:r>
      <w:r w:rsidR="00AC2B67" w:rsidRPr="00780A61">
        <w:t xml:space="preserve">requires accounting </w:t>
      </w:r>
      <w:ins w:id="90" w:author="Anna Gårdmark" w:date="2022-04-11T10:14:00Z">
        <w:r w:rsidR="00740D36">
          <w:t xml:space="preserve">also </w:t>
        </w:r>
      </w:ins>
      <w:r w:rsidR="00AC2B67" w:rsidRPr="00780A61">
        <w:t xml:space="preserve">for </w:t>
      </w:r>
      <w:r w:rsidR="00A946FE">
        <w:t>effects of warming on growth</w:t>
      </w:r>
      <w:r w:rsidR="00AC2B67" w:rsidRPr="00780A61">
        <w:t xml:space="preserve">, </w:t>
      </w:r>
      <w:r w:rsidR="00A946FE">
        <w:t xml:space="preserve">and how </w:t>
      </w:r>
      <w:ins w:id="91" w:author="Anna Gårdmark" w:date="2022-04-11T10:22:00Z">
        <w:r w:rsidR="00E67D72">
          <w:t>responses i</w:t>
        </w:r>
      </w:ins>
      <w:ins w:id="92" w:author="Anna Gårdmark" w:date="2022-04-11T10:21:00Z">
        <w:r w:rsidR="00E67D72">
          <w:t xml:space="preserve">n </w:t>
        </w:r>
      </w:ins>
      <w:r w:rsidR="00A946FE">
        <w:t xml:space="preserve">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ins w:id="93" w:author="Anna Gårdmark" w:date="2022-04-11T17:29:00Z">
        <w:r w:rsidR="00902F9B">
          <w:t>Conv</w:t>
        </w:r>
      </w:ins>
      <w:ins w:id="94" w:author="Anna Gårdmark" w:date="2022-04-11T17:30:00Z">
        <w:r w:rsidR="00902F9B">
          <w:t xml:space="preserve">ersely, </w:t>
        </w:r>
      </w:ins>
      <w:ins w:id="95" w:author="Anna Gårdmark" w:date="2022-04-11T17:31:00Z">
        <w:r w:rsidR="00902F9B">
          <w:t>altered</w:t>
        </w:r>
      </w:ins>
      <w:ins w:id="96" w:author="Anna Gårdmark" w:date="2022-04-11T17:30:00Z">
        <w:r w:rsidR="00902F9B">
          <w:t xml:space="preserve"> growth and </w:t>
        </w:r>
      </w:ins>
      <w:ins w:id="97" w:author="Anna Gårdmark" w:date="2022-04-11T17:31:00Z">
        <w:r w:rsidR="00902F9B">
          <w:t xml:space="preserve">body </w:t>
        </w:r>
      </w:ins>
      <w:ins w:id="98" w:author="Anna Gårdmark" w:date="2022-04-11T17:30:00Z">
        <w:r w:rsidR="00902F9B">
          <w:t>size</w:t>
        </w:r>
      </w:ins>
      <w:ins w:id="99" w:author="Anna Gårdmark" w:date="2022-04-11T17:31:00Z">
        <w:r w:rsidR="00902F9B">
          <w:t>s</w:t>
        </w:r>
      </w:ins>
      <w:ins w:id="100" w:author="Anna Gårdmark" w:date="2022-04-11T17:30:00Z">
        <w:r w:rsidR="00902F9B">
          <w:t xml:space="preserve"> can lead to changes in size-specific mortality, such as predation or starvation. </w:t>
        </w:r>
      </w:ins>
      <w:r w:rsidR="00997513" w:rsidRPr="001D76A0">
        <w:t xml:space="preserve">In conclusion, understanding how the size- and age-distribution change rather than the mean size is critical </w:t>
      </w:r>
      <w:r w:rsidR="00997513" w:rsidRPr="001D76A0">
        <w:lastRenderedPageBreak/>
        <w:t xml:space="preserve">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1D76A0">
        <w:fldChar w:fldCharType="begin"/>
      </w:r>
      <w:r w:rsidR="00471580">
        <w:instrText xml:space="preserve"> ADDIN ZOTERO_ITEM CSL_CITATION {"citationID":"Og9F5ywb","properties":{"formattedCitation":"\\super 7,30,38\\nosupersub{}","plainCitation":"7,30,38","noteIndex":0},"citationItems":[{"id":723,"uris":["http://zotero.org/users/6116610/items/ALZU3WFL"],"itemData":{"id":723,"type":"article-journal","abstract":"In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471580" w:rsidRPr="00471580">
        <w:rPr>
          <w:vertAlign w:val="superscript"/>
          <w:lang w:val="en-GB"/>
        </w:rPr>
        <w:t>7,30,38</w:t>
      </w:r>
      <w:r w:rsidR="001D76A0">
        <w:fldChar w:fldCharType="end"/>
      </w:r>
      <w:r w:rsidR="00997513" w:rsidRPr="00F42173">
        <w:t xml:space="preserve">. </w:t>
      </w:r>
      <w:r w:rsidR="00997513" w:rsidRPr="001D76A0">
        <w:t xml:space="preserve">Key to do this is to acknowledge temperature effects on </w:t>
      </w:r>
      <w:ins w:id="101" w:author="Anna Gårdmark" w:date="2022-04-11T17:31:00Z">
        <w:r w:rsidR="00902F9B">
          <w:t xml:space="preserve">both </w:t>
        </w:r>
      </w:ins>
      <w:r w:rsidR="00997513" w:rsidRPr="001D76A0">
        <w:t>growth and mortality</w:t>
      </w:r>
      <w:r w:rsidR="009C46D5" w:rsidRPr="001D76A0">
        <w:t xml:space="preserve"> and how they interact</w:t>
      </w:r>
      <w:r w:rsidR="00997513" w:rsidRPr="001D76A0">
        <w:t xml:space="preserve">. </w:t>
      </w:r>
    </w:p>
    <w:p w14:paraId="00000030" w14:textId="77777777" w:rsidR="00037DE8" w:rsidRDefault="00037DE8">
      <w:pPr>
        <w:spacing w:line="480" w:lineRule="auto"/>
        <w:jc w:val="both"/>
        <w:rPr>
          <w:sz w:val="28"/>
          <w:szCs w:val="28"/>
        </w:rPr>
      </w:pPr>
      <w:bookmarkStart w:id="102" w:name="_GoBack"/>
      <w:bookmarkEnd w:id="102"/>
    </w:p>
    <w:p w14:paraId="00000031" w14:textId="199F50EF" w:rsidR="00037DE8" w:rsidRDefault="001B1A85">
      <w:pPr>
        <w:spacing w:line="480" w:lineRule="auto"/>
        <w:jc w:val="both"/>
        <w:rPr>
          <w:sz w:val="28"/>
          <w:szCs w:val="28"/>
        </w:rPr>
      </w:pPr>
      <w:commentRangeStart w:id="103"/>
      <w:r>
        <w:rPr>
          <w:sz w:val="28"/>
          <w:szCs w:val="28"/>
        </w:rPr>
        <w:t>Materials and Methods</w:t>
      </w:r>
      <w:commentRangeEnd w:id="103"/>
      <w:r>
        <w:commentReference w:id="103"/>
      </w:r>
    </w:p>
    <w:p w14:paraId="00000032" w14:textId="77777777" w:rsidR="00037DE8" w:rsidRDefault="001B1A85">
      <w:pPr>
        <w:spacing w:line="480" w:lineRule="auto"/>
        <w:jc w:val="both"/>
        <w:rPr>
          <w:i/>
        </w:rPr>
      </w:pPr>
      <w:r>
        <w:rPr>
          <w:i/>
        </w:rPr>
        <w:t>Data</w:t>
      </w:r>
    </w:p>
    <w:p w14:paraId="00000033" w14:textId="4D6C5C17" w:rsidR="00037DE8" w:rsidRDefault="001B1A85">
      <w:pPr>
        <w:spacing w:line="480" w:lineRule="auto"/>
        <w:jc w:val="both"/>
      </w:pPr>
      <w:r>
        <w:t xml:space="preserve">We use </w:t>
      </w:r>
      <w:r w:rsidR="007F5B61">
        <w:t>size-at-age</w:t>
      </w:r>
      <w:r w:rsidR="00E0077A">
        <w:t xml:space="preserve"> data from perch sampled annually from the heated enclosed bay (‘the Biotest lake’) and its reference area with natural temperatures in the </w:t>
      </w:r>
      <w:r>
        <w:t>years after the onset of warming (</w:t>
      </w:r>
      <w:r w:rsidR="00E0077A">
        <w:t xml:space="preserve">first </w:t>
      </w:r>
      <w:r>
        <w:t>cohort</w:t>
      </w:r>
      <w:r w:rsidR="00E0077A">
        <w:t xml:space="preserve"> is</w:t>
      </w:r>
      <w:r>
        <w:t xml:space="preserve"> 1981</w:t>
      </w:r>
      <w:r w:rsidR="00077EB3">
        <w:t>, and first</w:t>
      </w:r>
      <w:r w:rsidR="00E0077A">
        <w:t xml:space="preserve"> and last catch year is </w:t>
      </w:r>
      <w:r w:rsidR="00077EB3">
        <w:t xml:space="preserve">1987 and </w:t>
      </w:r>
      <w:r w:rsidR="00E0077A">
        <w:t>2003</w:t>
      </w:r>
      <w:r w:rsidR="00077EB3">
        <w:t>, respectively</w:t>
      </w:r>
      <w:r>
        <w:t>) to omit transient dynamics and acute responses</w:t>
      </w:r>
      <w:r w:rsidR="00E0077A">
        <w:t>,</w:t>
      </w:r>
      <w:r>
        <w:t xml:space="preserve"> and to ensure we use cohorts that only experience</w:t>
      </w:r>
      <w:r w:rsidR="00E40B76">
        <w:t>d</w:t>
      </w:r>
      <w:r>
        <w:t xml:space="preserve"> one of the thermal environments during its life. A grid at the outlet</w:t>
      </w:r>
      <w:r w:rsidR="00E0077A">
        <w:t xml:space="preserve"> of the </w:t>
      </w:r>
      <w:r w:rsidR="00320473">
        <w:t>heated</w:t>
      </w:r>
      <w:r w:rsidR="00320473" w:rsidDel="00320473">
        <w:t xml:space="preserve"> </w:t>
      </w:r>
      <w:r w:rsidR="00E0077A">
        <w:t>area (Fig. 1)</w:t>
      </w:r>
      <w:r>
        <w:t xml:space="preserve"> prevented fish larger than 10 cm from migrating </w:t>
      </w:r>
      <w:r w:rsidR="00E0077A">
        <w:t>between</w:t>
      </w:r>
      <w:r>
        <w:t xml:space="preserve"> the area</w:t>
      </w:r>
      <w:r w:rsidR="00E0077A">
        <w:t>s</w:t>
      </w:r>
      <w:r w:rsidR="00FB0A64">
        <w:fldChar w:fldCharType="begin"/>
      </w:r>
      <w:r w:rsidR="00471580">
        <w:instrText xml:space="preserve"> ADDIN ZOTERO_ITEM CSL_CITATION {"citationID":"zrewKaDq","properties":{"formattedCitation":"\\super 39,40\\nosupersub{}","plainCitation":"39,40","noteIndex":0},"citationItems":[{"id":2790,"uris":["http://zotero.org/users/6116610/items/SK37S9KX"],"itemData":{"id":2790,"type":"report","abstract":"Denna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B0A64">
        <w:fldChar w:fldCharType="separate"/>
      </w:r>
      <w:r w:rsidR="00471580" w:rsidRPr="00471580">
        <w:rPr>
          <w:vertAlign w:val="superscript"/>
          <w:lang w:val="en-GB"/>
        </w:rPr>
        <w:t>39,40</w:t>
      </w:r>
      <w:r w:rsidR="00FB0A64">
        <w:fldChar w:fldCharType="end"/>
      </w:r>
      <w:r>
        <w:t>, and genetic studies confirm the reproductive isolation between the two populations during th</w:t>
      </w:r>
      <w:r w:rsidR="00E40B76">
        <w:t>is</w:t>
      </w:r>
      <w:r>
        <w:t xml:space="preserve"> time</w:t>
      </w:r>
      <w:r w:rsidR="007F5B61">
        <w:t>-</w:t>
      </w:r>
      <w:r>
        <w:t>period</w:t>
      </w:r>
      <w:r w:rsidR="00A87E2A">
        <w:fldChar w:fldCharType="begin"/>
      </w:r>
      <w:r w:rsidR="00471580">
        <w:instrText xml:space="preserve"> ADDIN ZOTERO_ITEM CSL_CITATION {"citationID":"DWILbFiR","properties":{"formattedCitation":"\\super 41\\nosupersub{}","plainCitation":"41","noteIndex":0},"citationItems":[{"id":2883,"uris":["http://zotero.org/users/6116610/items/N3364EJJ"],"itemData":{"id":2883,"type":"article-journal","abstract":"Genes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rsidR="00A87E2A">
        <w:fldChar w:fldCharType="separate"/>
      </w:r>
      <w:r w:rsidR="00471580" w:rsidRPr="00471580">
        <w:rPr>
          <w:vertAlign w:val="superscript"/>
          <w:lang w:val="en-GB"/>
        </w:rPr>
        <w:t>41</w:t>
      </w:r>
      <w:r w:rsidR="00A87E2A">
        <w:fldChar w:fldCharType="end"/>
      </w:r>
      <w:r>
        <w:t xml:space="preserve">. However, since the grid removal in 2004, </w:t>
      </w:r>
      <w:commentRangeStart w:id="104"/>
      <w:r>
        <w:t xml:space="preserve">fish growing up in the </w:t>
      </w:r>
      <w:r w:rsidR="00E0077A">
        <w:t xml:space="preserve">heated </w:t>
      </w:r>
      <w:r>
        <w:t>Biotest lake can easily swim out, meaning we cannot be sure fish in the reference area did not recently arrive from the Biotest lake</w:t>
      </w:r>
      <w:commentRangeEnd w:id="104"/>
      <w:r w:rsidR="00E40B76">
        <w:rPr>
          <w:rStyle w:val="Kommentarsreferens"/>
        </w:rPr>
        <w:commentReference w:id="104"/>
      </w:r>
      <w:r>
        <w:t>. Hence, we use data up until</w:t>
      </w:r>
      <w:r w:rsidR="00E0077A">
        <w:t xml:space="preserve"> </w:t>
      </w:r>
      <w:commentRangeStart w:id="105"/>
      <w:r>
        <w:t>2003</w:t>
      </w:r>
      <w:commentRangeEnd w:id="105"/>
      <w:r>
        <w:commentReference w:id="105"/>
      </w:r>
      <w:r>
        <w:t xml:space="preserve">. This resulted in </w:t>
      </w:r>
      <w:r>
        <w:rPr>
          <w:color w:val="000000"/>
        </w:rPr>
        <w:t>12658 length-at-age measurements from 2426 individuals in 256 net</w:t>
      </w:r>
      <w:r w:rsidR="00E40B76">
        <w:rPr>
          <w:color w:val="000000"/>
        </w:rPr>
        <w:t xml:space="preserve"> deployments</w:t>
      </w:r>
      <w:r>
        <w:rPr>
          <w:color w:val="000000"/>
        </w:rPr>
        <w:t>.</w:t>
      </w:r>
      <w:r>
        <w:t xml:space="preserve"> </w:t>
      </w:r>
    </w:p>
    <w:p w14:paraId="00000034" w14:textId="5115AB62" w:rsidR="00037DE8" w:rsidRDefault="001B1A85">
      <w:pPr>
        <w:spacing w:line="480" w:lineRule="auto"/>
        <w:ind w:firstLine="284"/>
        <w:jc w:val="both"/>
      </w:pPr>
      <w:r>
        <w:t xml:space="preserve">We use data from fishing events </w:t>
      </w:r>
      <w:r w:rsidR="00E0077A">
        <w:t xml:space="preserve">using survey-gillnets </w:t>
      </w:r>
      <w:r>
        <w:t xml:space="preserve">that took place in October in the </w:t>
      </w:r>
      <w:r w:rsidR="00932624">
        <w:t xml:space="preserve">heated </w:t>
      </w:r>
      <w:r>
        <w:t>Biotest lake and in August in the reference area when temperatures are most comparable between the two areas</w:t>
      </w:r>
      <w:r w:rsidR="00585B8C">
        <w:fldChar w:fldCharType="begin"/>
      </w:r>
      <w:r w:rsidR="00471580">
        <w:instrText xml:space="preserve"> ADDIN ZOTERO_ITEM CSL_CITATION {"citationID":"jf9k0zeu","properties":{"formattedCitation":"\\super 40\\nosupersub{}","plainCitation":"40","noteIndex":0},"citationItems":[{"id":783,"uris":["http://zotero.org/users/6116610/items/FZ6DLIUR"],"itemData":{"id":783,"type":"article-journal","abstract":"A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585B8C">
        <w:fldChar w:fldCharType="separate"/>
      </w:r>
      <w:r w:rsidR="00471580" w:rsidRPr="00471580">
        <w:rPr>
          <w:vertAlign w:val="superscript"/>
          <w:lang w:val="en-GB"/>
        </w:rPr>
        <w:t>40</w:t>
      </w:r>
      <w:r w:rsidR="00585B8C">
        <w:fldChar w:fldCharType="end"/>
      </w:r>
      <w:r w:rsidR="00635CA0">
        <w:t>, because temperature affect catchability</w:t>
      </w:r>
      <w:r w:rsidR="00D66B67">
        <w:t xml:space="preserve"> in static gears</w:t>
      </w:r>
      <w:r>
        <w:t xml:space="preserve">. The catch was recorded by 2.5 cm length classes during 1987-2000, and into 1 cm length groups between 2001-2003. To express lengths in a common length standard, 1 cm intervals were converted into 2.5 cm intervals. The unit of catch data is hence </w:t>
      </w:r>
      <w:sdt>
        <w:sdtPr>
          <w:tag w:val="goog_rdk_29"/>
          <w:id w:val="-1528638155"/>
        </w:sdtPr>
        <w:sdtEndPr/>
        <w:sdtContent>
          <w:r>
            <w:t xml:space="preserve">the </w:t>
          </w:r>
        </w:sdtContent>
      </w:sdt>
      <w:r>
        <w:t xml:space="preserve">number of fish caught per 2.5 cm size class per night per net (i.e., a catch-per-unit-effort [CPUE] variable). All data from fishing events with disturbance affecting the catch (e.g., seal damage, strong algal growth on the gears, </w:t>
      </w:r>
      <w:r>
        <w:lastRenderedPageBreak/>
        <w:t xml:space="preserve">clogging by drifting algae) were removed (years 1996 and 1999 from the </w:t>
      </w:r>
      <w:r w:rsidR="00320473">
        <w:t>heated</w:t>
      </w:r>
      <w:r w:rsidR="00320473" w:rsidDel="00320473">
        <w:t xml:space="preserve"> </w:t>
      </w:r>
      <w:r>
        <w:t xml:space="preserve">area in the catch data). </w:t>
      </w:r>
    </w:p>
    <w:p w14:paraId="33B6E5DD" w14:textId="47245AD4" w:rsidR="004350D2" w:rsidRDefault="00C1116D" w:rsidP="00CF1985">
      <w:pPr>
        <w:spacing w:line="480" w:lineRule="auto"/>
        <w:ind w:firstLine="284"/>
        <w:jc w:val="both"/>
      </w:pPr>
      <w:r>
        <w:t>L</w:t>
      </w:r>
      <w:r w:rsidR="001B1A85">
        <w:t xml:space="preserve">ength-at-age </w:t>
      </w:r>
      <w:r>
        <w:t xml:space="preserve">was </w:t>
      </w:r>
      <w:r w:rsidR="001B1A85">
        <w:t xml:space="preserve">reconstructed for a semi-random length-stratified subset of individuals each year. This was done using annuli rings on the operculum bones </w:t>
      </w:r>
      <w:commentRangeStart w:id="106"/>
      <w:commentRangeStart w:id="107"/>
      <w:commentRangeStart w:id="108"/>
      <w:r w:rsidR="001B1A85">
        <w:t>(with control counts done on otoliths)</w:t>
      </w:r>
      <w:commentRangeEnd w:id="106"/>
      <w:r w:rsidR="00D66B67">
        <w:rPr>
          <w:rStyle w:val="Kommentarsreferens"/>
        </w:rPr>
        <w:commentReference w:id="106"/>
      </w:r>
      <w:commentRangeEnd w:id="107"/>
      <w:r w:rsidR="00932624">
        <w:rPr>
          <w:rStyle w:val="Kommentarsreferens"/>
        </w:rPr>
        <w:commentReference w:id="107"/>
      </w:r>
      <w:commentRangeEnd w:id="108"/>
      <w:r w:rsidR="00C75D8E">
        <w:rPr>
          <w:rStyle w:val="Kommentarsreferens"/>
        </w:rPr>
        <w:commentReference w:id="108"/>
      </w:r>
      <w:r w:rsidR="001B1A85">
        <w:t xml:space="preserve">, and an established power-law relationship between the distance of 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rsidR="001B1A85">
        <w:t xml:space="preserve">, where </w:t>
      </w:r>
      <m:oMath>
        <m:r>
          <w:rPr>
            <w:rFonts w:ascii="Cambria Math" w:eastAsia="Cambria Math" w:hAnsi="Cambria Math" w:cs="Cambria Math"/>
          </w:rPr>
          <m:t>L</m:t>
        </m:r>
      </m:oMath>
      <w:r w:rsidR="001B1A85">
        <w:rPr>
          <w:rFonts w:ascii="Arial" w:eastAsia="Arial" w:hAnsi="Arial" w:cs="Arial"/>
          <w:i/>
        </w:rPr>
        <w:t xml:space="preserve"> </w:t>
      </w:r>
      <w:r w:rsidR="001B1A85">
        <w:t xml:space="preserve">is the length of the fish, </w:t>
      </w:r>
      <m:oMath>
        <m:r>
          <w:rPr>
            <w:rFonts w:ascii="Cambria Math" w:eastAsia="Cambria Math" w:hAnsi="Cambria Math" w:cs="Cambria Math"/>
          </w:rPr>
          <m:t>R</m:t>
        </m:r>
      </m:oMath>
      <w:r w:rsidR="001B1A85">
        <w:rPr>
          <w:rFonts w:ascii="Arial" w:eastAsia="Arial" w:hAnsi="Arial" w:cs="Arial"/>
          <w:i/>
        </w:rPr>
        <w:t xml:space="preserve"> </w:t>
      </w:r>
      <w:r w:rsidR="001B1A85">
        <w:t xml:space="preserve">the operculum radius, </w:t>
      </w:r>
      <m:oMath>
        <m:r>
          <w:rPr>
            <w:rFonts w:ascii="Cambria Math" w:hAnsi="Cambria Math"/>
          </w:rPr>
          <m:t>κ</m:t>
        </m:r>
      </m:oMath>
      <w:r w:rsidR="001B1A85">
        <w:rPr>
          <w:rFonts w:ascii="Arial" w:eastAsia="Arial" w:hAnsi="Arial" w:cs="Arial"/>
          <w:i/>
        </w:rPr>
        <w:t xml:space="preserve"> </w:t>
      </w:r>
      <w:r w:rsidR="001B1A85">
        <w:t xml:space="preserve">the intercept, and </w:t>
      </w:r>
      <m:oMath>
        <m:r>
          <w:rPr>
            <w:rFonts w:ascii="Cambria Math" w:hAnsi="Cambria Math"/>
          </w:rPr>
          <m:t>s</m:t>
        </m:r>
      </m:oMath>
      <w:r w:rsidR="001B1A85">
        <w:rPr>
          <w:rFonts w:ascii="Arial" w:eastAsia="Arial" w:hAnsi="Arial" w:cs="Arial"/>
          <w:i/>
        </w:rPr>
        <w:t xml:space="preserve"> </w:t>
      </w:r>
      <w:r w:rsidR="001B1A85">
        <w:t>the slope of the line for the regression of log-fish length on log-operculum radius</w:t>
      </w:r>
      <w:r w:rsidR="00D66B67">
        <w:t xml:space="preserve"> from a large reference data set for perch</w:t>
      </w:r>
      <w:r w:rsidR="009E7BC3">
        <w:fldChar w:fldCharType="begin"/>
      </w:r>
      <w:r w:rsidR="00471580">
        <w:instrText xml:space="preserve"> ADDIN ZOTERO_ITEM CSL_CITATION {"citationID":"89Gx6Dc0","properties":{"formattedCitation":"\\super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9E7BC3">
        <w:fldChar w:fldCharType="separate"/>
      </w:r>
      <w:r w:rsidR="00471580" w:rsidRPr="00471580">
        <w:rPr>
          <w:vertAlign w:val="superscript"/>
          <w:lang w:val="en-GB"/>
        </w:rPr>
        <w:t>42</w:t>
      </w:r>
      <w:r w:rsidR="009E7BC3">
        <w:fldChar w:fldCharType="end"/>
      </w:r>
      <w:r w:rsidR="001B1A85">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w:commentRangeStart w:id="109"/>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w:commentRangeStart w:id="110"/>
            <w:commentRangeEnd w:id="110"/>
            <m:r>
              <m:rPr>
                <m:sty m:val="p"/>
              </m:rPr>
              <w:rPr>
                <w:rStyle w:val="Kommentarsreferens"/>
              </w:rPr>
              <w:commentReference w:id="110"/>
            </m:r>
          </m:sup>
        </m:sSup>
      </m:oMath>
      <w:r w:rsidR="001B1A85">
        <w:t xml:space="preserve">, </w:t>
      </w:r>
      <w:commentRangeEnd w:id="109"/>
      <w:r w:rsidR="00825F3D">
        <w:rPr>
          <w:rStyle w:val="Kommentarsreferens"/>
        </w:rPr>
        <w:commentReference w:id="109"/>
      </w:r>
      <w:r w:rsidR="001B1A85">
        <w:t xml:space="preserve">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sidR="001B1A85">
        <w:rPr>
          <w:i/>
        </w:rPr>
        <w:t xml:space="preserve"> </w:t>
      </w:r>
      <w:r w:rsidR="001B1A85">
        <w:t xml:space="preserve">is the back-calculated body length at </w:t>
      </w:r>
      <w:r w:rsidR="00D66B67">
        <w:t xml:space="preserve">age </w:t>
      </w:r>
      <m:oMath>
        <m:r>
          <w:rPr>
            <w:rFonts w:ascii="Cambria Math" w:eastAsia="Cambria Math" w:hAnsi="Cambria Math" w:cs="Cambria Math"/>
          </w:rPr>
          <m:t>a</m:t>
        </m:r>
      </m:oMath>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rsidR="001B1A85">
        <w:t xml:space="preserve"> is the final body length (body length at catch)</w:t>
      </w:r>
      <w:r w:rsidR="00D66B67">
        <w:t>,</w:t>
      </w:r>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sidR="001B1A85">
        <w:rPr>
          <w:i/>
        </w:rPr>
        <w:t xml:space="preserve"> </w:t>
      </w:r>
      <w:r w:rsidR="001B1A85">
        <w:t xml:space="preserve">is the distance from the </w:t>
      </w:r>
      <w:r w:rsidR="000537CE">
        <w:t>center</w:t>
      </w:r>
      <w:r w:rsidR="001B1A85">
        <w:t xml:space="preserve"> to the annual ring corresponding to age </w:t>
      </w:r>
      <m:oMath>
        <m:r>
          <w:rPr>
            <w:rFonts w:ascii="Cambria Math" w:eastAsia="Cambria Math" w:hAnsi="Cambria Math" w:cs="Cambria Math"/>
          </w:rPr>
          <m:t>a</m:t>
        </m:r>
      </m:oMath>
      <w:r w:rsidR="00D66B67">
        <w:t xml:space="preserve"> and </w:t>
      </w:r>
      <m:oMath>
        <m:r>
          <w:rPr>
            <w:rFonts w:ascii="Cambria Math" w:hAnsi="Cambria Math"/>
          </w:rPr>
          <m:t>s=0.861</m:t>
        </m:r>
      </m:oMath>
      <w:r w:rsidR="00D66B67">
        <w:t xml:space="preserve"> for perch</w:t>
      </w:r>
      <w:r w:rsidR="000537CE">
        <w:fldChar w:fldCharType="begin"/>
      </w:r>
      <w:r w:rsidR="00471580">
        <w:instrText xml:space="preserve"> ADDIN ZOTERO_ITEM CSL_CITATION {"citationID":"pTQMGar0","properties":{"formattedCitation":"\\super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0537CE">
        <w:fldChar w:fldCharType="separate"/>
      </w:r>
      <w:r w:rsidR="00471580" w:rsidRPr="00471580">
        <w:rPr>
          <w:vertAlign w:val="superscript"/>
          <w:lang w:val="en-GB"/>
        </w:rPr>
        <w:t>42</w:t>
      </w:r>
      <w:r w:rsidR="000537CE">
        <w:fldChar w:fldCharType="end"/>
      </w:r>
      <w:r w:rsidR="001B1A85">
        <w:t>. Since perch exhibit</w:t>
      </w:r>
      <w:r w:rsidR="00D66B67">
        <w:t>s</w:t>
      </w:r>
      <w:r w:rsidR="001B1A85">
        <w:t xml:space="preserve"> sexual size-dimorphism, and age-determination </w:t>
      </w:r>
      <w:sdt>
        <w:sdtPr>
          <w:tag w:val="goog_rdk_31"/>
          <w:id w:val="-1204398286"/>
        </w:sdtPr>
        <w:sdtEndPr/>
        <w:sdtContent>
          <w:r w:rsidR="001B1A85">
            <w:t>together with</w:t>
          </w:r>
        </w:sdtContent>
      </w:sdt>
      <w:r w:rsidR="00E40B76">
        <w:t xml:space="preserve"> </w:t>
      </w:r>
      <w:r w:rsidR="001B1A85">
        <w:t>back calculation</w:t>
      </w:r>
      <w:r w:rsidR="00D66B67">
        <w:t xml:space="preserve"> of growth</w:t>
      </w:r>
      <w:r w:rsidR="001B1A85">
        <w:t xml:space="preserve"> was </w:t>
      </w:r>
      <w:r w:rsidR="00D66B67">
        <w:t>not</w:t>
      </w:r>
      <w:r w:rsidR="001B1A85">
        <w:t xml:space="preserve"> done for males in </w:t>
      </w:r>
      <w:r w:rsidR="00D66B67">
        <w:t xml:space="preserve">all </w:t>
      </w:r>
      <w:r w:rsidR="001B1A85">
        <w:t>years, we only used females for our analyses</w:t>
      </w:r>
      <w:commentRangeStart w:id="111"/>
      <w:commentRangeStart w:id="112"/>
      <w:r w:rsidR="001B1A85">
        <w:t>.</w:t>
      </w:r>
      <w:commentRangeEnd w:id="111"/>
    </w:p>
    <w:p w14:paraId="00000037" w14:textId="45373948" w:rsidR="00037DE8" w:rsidRDefault="00D66B67" w:rsidP="00410AAA">
      <w:pPr>
        <w:spacing w:line="480" w:lineRule="auto"/>
        <w:ind w:firstLine="284"/>
        <w:jc w:val="both"/>
      </w:pPr>
      <w:r>
        <w:rPr>
          <w:rStyle w:val="Kommentarsreferens"/>
        </w:rPr>
        <w:commentReference w:id="111"/>
      </w:r>
      <w:commentRangeEnd w:id="112"/>
      <w:r w:rsidR="00C40368">
        <w:rPr>
          <w:rStyle w:val="Kommentarsreferens"/>
        </w:rPr>
        <w:commentReference w:id="112"/>
      </w:r>
      <w:commentRangeStart w:id="113"/>
      <w:commentRangeEnd w:id="113"/>
      <w:r w:rsidR="00826C17">
        <w:rPr>
          <w:rStyle w:val="Kommentarsreferens"/>
        </w:rPr>
        <w:commentReference w:id="113"/>
      </w:r>
    </w:p>
    <w:p w14:paraId="00000038" w14:textId="77777777" w:rsidR="00037DE8" w:rsidRDefault="001B1A85">
      <w:pPr>
        <w:spacing w:line="480" w:lineRule="auto"/>
        <w:jc w:val="both"/>
        <w:rPr>
          <w:i/>
        </w:rPr>
      </w:pPr>
      <w:r>
        <w:rPr>
          <w:i/>
        </w:rPr>
        <w:t>Statistical Analysis</w:t>
      </w:r>
    </w:p>
    <w:p w14:paraId="00000039" w14:textId="028761C2" w:rsidR="00037DE8" w:rsidRDefault="001B1A85">
      <w:pPr>
        <w:spacing w:line="480" w:lineRule="auto"/>
        <w:jc w:val="both"/>
      </w:pPr>
      <w:r>
        <w:t xml:space="preserve">The differences in size-at-age, growth, mortality, and size structure between the </w:t>
      </w:r>
      <w:r w:rsidR="00826C17">
        <w:t xml:space="preserve">heated and the reference </w:t>
      </w:r>
      <w:r>
        <w:t>area were quantified using hierarchical linear and non-linear regression models fitted in a Bayesian framework. First, we describe each statistical model and then provide details of model fitting, model diagnostics and comparison.</w:t>
      </w:r>
    </w:p>
    <w:p w14:paraId="0000003A" w14:textId="58BD51E7" w:rsidR="00037DE8" w:rsidRDefault="001B1A85">
      <w:pPr>
        <w:spacing w:line="480" w:lineRule="auto"/>
        <w:ind w:firstLine="284"/>
        <w:jc w:val="both"/>
      </w:pPr>
      <w:r>
        <w:t xml:space="preserve">We fit the von Bertalanffy growth equation (VBGE) on a </w:t>
      </w:r>
      <m:oMath>
        <m:r>
          <w:rPr>
            <w:rFonts w:ascii="Cambria Math" w:eastAsia="Cambria Math" w:hAnsi="Cambria Math" w:cs="Cambria Math"/>
          </w:rPr>
          <m:t>log</m:t>
        </m:r>
      </m:oMath>
      <w:r>
        <w:t xml:space="preserve"> scale, describing length as a function of age to evaluate differences in size-at-age and asymptotic size: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r w:rsidR="00826C17">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sidR="00826C17">
        <w:t xml:space="preserve"> is the</w:t>
      </w:r>
      <w:r w:rsidR="002F3E52">
        <w:t xml:space="preserve"> </w:t>
      </w:r>
      <w:r w:rsidR="002F3E52" w:rsidRPr="002F3E52">
        <w:t>age when the average length was zero</w:t>
      </w:r>
      <w:r>
        <w:t>. We used only age-</w:t>
      </w:r>
      <w:r w:rsidR="00826C17">
        <w:t xml:space="preserve"> </w:t>
      </w:r>
      <w:r>
        <w:t>and</w:t>
      </w:r>
      <w:r w:rsidR="00826C17">
        <w:t xml:space="preserve"> </w:t>
      </w:r>
      <w:r>
        <w:t>size</w:t>
      </w:r>
      <w:r w:rsidR="00826C17">
        <w:t>-</w:t>
      </w:r>
      <w:r>
        <w:t>at</w:t>
      </w:r>
      <w:r w:rsidR="00826C17">
        <w:t>-</w:t>
      </w:r>
      <w:r>
        <w:t xml:space="preserve">catch as the response variables (i.e., not back-calculated length-at-age). This was to have a simpler model and not have to account for parameters varying within </w:t>
      </w:r>
      <w:r>
        <w:lastRenderedPageBreak/>
        <w:t>individuals as well as cohorts</w:t>
      </w:r>
      <w:r w:rsidR="00826C17">
        <w:t>, as</w:t>
      </w:r>
      <w:r>
        <w:t xml:space="preserve"> mean sample size per individual was only ~5. We let parameters vary among cohorts rather than year of catch, because individuals within cohorts </w:t>
      </w:r>
      <w:sdt>
        <w:sdtPr>
          <w:tag w:val="goog_rdk_34"/>
          <w:id w:val="1599220467"/>
        </w:sdtPr>
        <w:sdtEndPr/>
        <w:sdtContent>
          <w:r>
            <w:t>share</w:t>
          </w:r>
        </w:sdtContent>
      </w:sdt>
      <w:r w:rsidR="002F3E52">
        <w:t xml:space="preserve"> </w:t>
      </w:r>
      <w:r>
        <w:t>similar environmental conditions and density dependence</w:t>
      </w:r>
      <w:r w:rsidR="00B069EB">
        <w:fldChar w:fldCharType="begin"/>
      </w:r>
      <w:r w:rsidR="00471580">
        <w:instrText xml:space="preserve"> ADDIN ZOTERO_ITEM CSL_CITATION {"citationID":"d23uHfj2","properties":{"formattedCitation":"\\super 43\\nosupersub{}","plainCitation":"43","noteIndex":0},"citationItems":[{"id":2899,"uris":["http://zotero.org/users/6116610/items/CG3E4VQE"],"itemData":{"id":2899,"type":"article-journal","abstract":"Growth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rsidR="00B069EB">
        <w:fldChar w:fldCharType="separate"/>
      </w:r>
      <w:r w:rsidR="00471580" w:rsidRPr="00471580">
        <w:rPr>
          <w:vertAlign w:val="superscript"/>
          <w:lang w:val="en-GB"/>
        </w:rPr>
        <w:t>43</w:t>
      </w:r>
      <w:r w:rsidR="00B069EB">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The model with all area-specific parameter can be written as: </w:t>
      </w:r>
    </w:p>
    <w:p w14:paraId="398F87A1" w14:textId="77777777" w:rsidR="006A3F31" w:rsidRDefault="00902F9B" w:rsidP="006A3F31">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2530DF1" w14:textId="28A38208" w:rsidR="006A3F31" w:rsidRPr="008F06C1" w:rsidRDefault="00902F9B" w:rsidP="006A3F31">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0H</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574ACA50" w14:textId="269AE75B" w:rsidR="006A3F31" w:rsidRPr="00894076" w:rsidRDefault="00902F9B" w:rsidP="006A3F31">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∞Rj</m:t>
                            </m:r>
                          </m:sub>
                        </m:sSub>
                      </m:e>
                    </m:mr>
                    <m:mr>
                      <m:e>
                        <m:sSub>
                          <m:sSubPr>
                            <m:ctrlPr>
                              <w:rPr>
                                <w:rFonts w:ascii="Cambria Math" w:hAnsi="Cambria Math"/>
                                <w:i/>
                              </w:rPr>
                            </m:ctrlPr>
                          </m:sSubPr>
                          <m:e>
                            <m:r>
                              <w:rPr>
                                <w:rFonts w:ascii="Cambria Math" w:hAnsi="Cambria Math"/>
                              </w:rPr>
                              <m:t>L</m:t>
                            </m:r>
                          </m:e>
                          <m:sub>
                            <m:r>
                              <w:rPr>
                                <w:rFonts w:ascii="Cambria Math" w:hAnsi="Cambria Math"/>
                              </w:rPr>
                              <m:t>∞Hj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e>
              </m:d>
              <m:r>
                <w:rPr>
                  <w:rFonts w:ascii="Cambria Math" w:eastAsiaTheme="minorEastAsia" w:hAnsi="Cambria Math"/>
                </w:rPr>
                <m:t>#(3)</m:t>
              </m:r>
            </m:e>
          </m:eqArr>
        </m:oMath>
      </m:oMathPara>
    </w:p>
    <w:p w14:paraId="0000003E" w14:textId="71FBF16B" w:rsidR="00037DE8" w:rsidRDefault="001B1A85" w:rsidP="006A3F31">
      <w:pPr>
        <w:spacing w:after="240" w:line="480" w:lineRule="auto"/>
        <w:jc w:val="both"/>
      </w:pPr>
      <w:r>
        <w:t xml:space="preserve">where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r w:rsidR="00A23814">
        <w:t>, respectively</w:t>
      </w:r>
      <w:r>
        <w:t xml:space="preserve">. Henceforth, </w:t>
      </w:r>
      <w:commentRangeStart w:id="114"/>
      <w:commentRangeStart w:id="115"/>
      <w:r>
        <w:t xml:space="preserve">subscripts </w:t>
      </w:r>
      <m:oMath>
        <m:r>
          <w:rPr>
            <w:rFonts w:ascii="Cambria Math" w:eastAsia="Cambria Math" w:hAnsi="Cambria Math" w:cs="Cambria Math"/>
          </w:rPr>
          <m:t>H</m:t>
        </m:r>
      </m:oMath>
      <w:r>
        <w:t xml:space="preserve"> and </w:t>
      </w:r>
      <m:oMath>
        <m:r>
          <w:rPr>
            <w:rFonts w:ascii="Cambria Math" w:eastAsia="Cambria Math" w:hAnsi="Cambria Math" w:cs="Cambria Math"/>
          </w:rPr>
          <m:t>R</m:t>
        </m:r>
      </m:oMath>
      <w:r>
        <w:t xml:space="preserve"> are used for the </w:t>
      </w:r>
      <w:r w:rsidR="00320473">
        <w:t>heated</w:t>
      </w:r>
      <w:r w:rsidR="00320473" w:rsidDel="00320473">
        <w:t xml:space="preserve"> </w:t>
      </w:r>
      <w:r>
        <w:t xml:space="preserve">and </w:t>
      </w:r>
      <w:r w:rsidR="00793EAE">
        <w:t>reference</w:t>
      </w:r>
      <w:r w:rsidR="00793EAE" w:rsidDel="00793EAE">
        <w:t xml:space="preserve"> </w:t>
      </w:r>
      <w:r>
        <w:t>area</w:t>
      </w:r>
      <w:commentRangeEnd w:id="114"/>
      <w:r w:rsidR="00A23814">
        <w:rPr>
          <w:rStyle w:val="Kommentarsreferens"/>
        </w:rPr>
        <w:commentReference w:id="114"/>
      </w:r>
      <w:commentRangeEnd w:id="115"/>
      <w:r w:rsidR="00D11B8E">
        <w:rPr>
          <w:rStyle w:val="Kommentarsreferens"/>
        </w:rPr>
        <w:commentReference w:id="115"/>
      </w:r>
      <w:r>
        <w:t>, respectively (except in figures</w:t>
      </w:r>
      <w:r w:rsidR="00A23814">
        <w:t xml:space="preserve"> and main text</w:t>
      </w:r>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r>
          <w:rPr>
            <w:rFonts w:ascii="Cambria Math" w:eastAsia="Cambria Math" w:hAnsi="Cambria Math" w:cs="Cambria Math"/>
          </w:rPr>
          <m:t>=0</m:t>
        </m:r>
      </m:oMath>
      <w:r>
        <w:t xml:space="preserve"> if it is the </w:t>
      </w:r>
      <w:r w:rsidR="00793EAE">
        <w:t>reference</w:t>
      </w:r>
      <w:r w:rsidR="00793EAE" w:rsidDel="00793EAE">
        <w:t xml:space="preserve"> </w:t>
      </w:r>
      <w:r>
        <w:t>area, and vice</w:t>
      </w:r>
      <w:r w:rsidR="00094996">
        <w:t xml:space="preserve"> versa</w:t>
      </w:r>
      <w:r>
        <w:t xml:space="preserve">.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r w:rsidR="008F7750">
        <w:t>,</w:t>
      </w:r>
      <w:r>
        <w:t xml:space="preserve"> hence off-diagonals are 0). The other seven models include some or all parameters as parameters</w:t>
      </w:r>
      <w:r w:rsidR="008F7750">
        <w:t xml:space="preserve"> common for the two areas</w:t>
      </w:r>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xml:space="preserve">. To aid convergence of this non-linear model, we used </w:t>
      </w:r>
      <w:r>
        <w:lastRenderedPageBreak/>
        <w:t>informative priors chosen after visualizing draws from prior predictive distributions</w:t>
      </w:r>
      <w:r w:rsidR="00072E48">
        <w:fldChar w:fldCharType="begin"/>
      </w:r>
      <w:r w:rsidR="00471580">
        <w:instrText xml:space="preserve"> ADDIN ZOTERO_ITEM CSL_CITATION {"citationID":"ZCVAsG39","properties":{"formattedCitation":"\\super 44\\nosupersub{}","plainCitation":"44","noteIndex":0},"citationItems":[{"id":2857,"uris":["http://zotero.org/users/6116610/items/SDWI7XHE"],"itemData":{"id":2857,"type":"article-journal","abstract":"Bayesian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rsidR="00072E48">
        <w:fldChar w:fldCharType="separate"/>
      </w:r>
      <w:r w:rsidR="00471580" w:rsidRPr="00471580">
        <w:rPr>
          <w:vertAlign w:val="superscript"/>
          <w:lang w:val="en-GB"/>
        </w:rPr>
        <w:t>44</w:t>
      </w:r>
      <w:r w:rsidR="00072E48">
        <w:fldChar w:fldCharType="end"/>
      </w:r>
      <w:r>
        <w:t xml:space="preserve"> using probable parameter values (</w:t>
      </w:r>
      <w:r>
        <w:rPr>
          <w:i/>
        </w:rPr>
        <w:t>Supporting Information</w:t>
      </w:r>
      <w:r>
        <w:t>, Fig. S1, S</w:t>
      </w:r>
      <w:r w:rsidR="0040617E">
        <w:t>7</w:t>
      </w:r>
      <w:r w:rsidRPr="007D26B6">
        <w:t>)</w:t>
      </w:r>
      <w:r>
        <w:t xml:space="preserve">. We used the same prior 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0R,H</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35D9CF52" w:rsidR="00037DE8" w:rsidRDefault="001B1A85">
      <w:pPr>
        <w:spacing w:line="480" w:lineRule="auto"/>
        <w:ind w:firstLine="284"/>
        <w:jc w:val="both"/>
      </w:pPr>
      <w:r>
        <w:t xml:space="preserve">We also compared how growth scales </w:t>
      </w:r>
      <w:r w:rsidRPr="007D26B6">
        <w:t xml:space="preserve">with </w:t>
      </w:r>
      <w:r w:rsidR="00094996">
        <w:t xml:space="preserve">body </w:t>
      </w:r>
      <w:commentRangeStart w:id="116"/>
      <w:commentRangeStart w:id="117"/>
      <w:r w:rsidRPr="007D26B6">
        <w:t xml:space="preserve">size </w:t>
      </w:r>
      <w:commentRangeEnd w:id="116"/>
      <w:r w:rsidR="001B3620" w:rsidRPr="007D26B6">
        <w:rPr>
          <w:rStyle w:val="Kommentarsreferens"/>
        </w:rPr>
        <w:commentReference w:id="116"/>
      </w:r>
      <w:commentRangeEnd w:id="117"/>
      <w:r w:rsidR="007D26B6" w:rsidRPr="007D26B6">
        <w:rPr>
          <w:rStyle w:val="Kommentarsreferens"/>
        </w:rPr>
        <w:commentReference w:id="117"/>
      </w:r>
      <w:r w:rsidRPr="007D26B6">
        <w:t>(in contrast to length</w:t>
      </w:r>
      <w:r>
        <w:t xml:space="preserve"> vs age) in the two areas, by fitting 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specific growth,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w:t>
      </w:r>
      <w:r w:rsidR="0077456C">
        <w:t>length</w:t>
      </w:r>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e>
          <m:sup>
            <m:r>
              <w:rPr>
                <w:rFonts w:ascii="Cambria Math" w:eastAsia="Cambria Math" w:hAnsi="Cambria Math" w:cs="Cambria Math"/>
              </w:rPr>
              <m:t>0.5</m:t>
            </m:r>
          </m:sup>
        </m:sSup>
      </m:oMath>
      <w:r>
        <w:t xml:space="preserve">. Here we also used back-calculated length-at-age, </w:t>
      </w:r>
      <w:r w:rsidR="0077456C">
        <w:t xml:space="preserve">resulting in </w:t>
      </w:r>
      <w:r>
        <w:t xml:space="preserve">multiple observations </w:t>
      </w:r>
      <w:r w:rsidR="0077456C">
        <w:t xml:space="preserve">for each </w:t>
      </w:r>
      <w:r>
        <w:t xml:space="preserve">individual. As with the VBGE model, we dummy coded area </w:t>
      </w:r>
      <w:r w:rsidR="00BC5A89">
        <w:t>to</w:t>
      </w:r>
      <w:r>
        <w:t xml:space="preserve">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372EF6C" w14:textId="77777777" w:rsidR="00A378E6" w:rsidRPr="00A378E6" w:rsidRDefault="00902F9B">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05BB98CF" w14:textId="7A4968BC" w:rsidR="00A378E6" w:rsidRPr="00A378E6" w:rsidRDefault="00902F9B">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38ACCE81" w14:textId="4684FFBC" w:rsidR="00A378E6" w:rsidRDefault="00902F9B"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4E33F999" w14:textId="01969250" w:rsidR="00A378E6" w:rsidRDefault="00902F9B">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25CBA678" w14:textId="67223C64" w:rsidR="00A378E6" w:rsidRDefault="00902F9B"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00000045" w14:textId="0C739F88" w:rsidR="00037DE8" w:rsidRPr="00A378E6" w:rsidRDefault="00902F9B"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01E64A09" w14:textId="77777777" w:rsidR="00A378E6" w:rsidRDefault="00A378E6" w:rsidP="00A378E6">
      <w:pPr>
        <w:jc w:val="center"/>
      </w:pPr>
    </w:p>
    <w:p w14:paraId="00000046" w14:textId="0E0DDDE9" w:rsidR="00037DE8" w:rsidRDefault="001B1A85">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rsidR="00A378E6">
        <w:t xml:space="preserve"> within </w:t>
      </w:r>
      <w:r>
        <w:t>cohorts</w:t>
      </w:r>
      <w:r w:rsidR="00A378E6">
        <w:t xml:space="preserve"> </w:t>
      </w:r>
      <w:r w:rsidR="00B2549B">
        <w:t>k and</w:t>
      </w:r>
      <w:r>
        <w:t xml:space="preserve"> compared two models</w:t>
      </w:r>
      <w:r w:rsidR="00B25121">
        <w:t>:</w:t>
      </w:r>
      <w:r>
        <w:t xml:space="preserve"> one with </w:t>
      </w:r>
      <m:oMath>
        <m:r>
          <w:rPr>
            <w:rFonts w:ascii="Cambria Math" w:hAnsi="Cambria Math"/>
          </w:rPr>
          <m:t>θ</m:t>
        </m:r>
      </m:oMath>
      <w:r>
        <w:t xml:space="preserve"> common </w:t>
      </w:r>
      <w:r w:rsidR="0077456C">
        <w:t xml:space="preserve">for the </w:t>
      </w:r>
      <w:r w:rsidR="00320473">
        <w:t>heated</w:t>
      </w:r>
      <w:r w:rsidR="00320473" w:rsidDel="00320473">
        <w:t xml:space="preserve"> </w:t>
      </w:r>
      <w:r w:rsidR="0077456C">
        <w:t xml:space="preserve">and </w:t>
      </w:r>
      <w:r w:rsidR="00793EAE">
        <w:t>reference</w:t>
      </w:r>
      <w:r w:rsidR="00793EAE" w:rsidDel="00793EAE">
        <w:t xml:space="preserve"> </w:t>
      </w:r>
      <w:r w:rsidR="0077456C">
        <w:t xml:space="preserve">area, </w:t>
      </w:r>
      <w:r>
        <w:t xml:space="preserve">and one with an area-specific </w:t>
      </w:r>
      <m:oMath>
        <m:r>
          <w:rPr>
            <w:rFonts w:ascii="Cambria Math" w:hAnsi="Cambria Math"/>
          </w:rPr>
          <m:t>θ</m:t>
        </m:r>
      </m:oMath>
      <w:r>
        <w:t>. We used the following priors, after visual exploration of the prior predictive distribution (</w:t>
      </w:r>
      <w:r>
        <w:rPr>
          <w:i/>
        </w:rPr>
        <w:t>Supporting Information</w:t>
      </w:r>
      <w:r>
        <w:t xml:space="preserve">, Fig. S7, S9):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66572200" w14:textId="51CB9E56" w:rsidR="00727B43" w:rsidRDefault="001B1A85">
      <w:pPr>
        <w:spacing w:line="480" w:lineRule="auto"/>
        <w:ind w:firstLine="284"/>
        <w:jc w:val="both"/>
      </w:pPr>
      <w:r>
        <w:lastRenderedPageBreak/>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catch-at-age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w:t>
      </w:r>
      <m:oMath>
        <m:r>
          <w:rPr>
            <w:rFonts w:ascii="Cambria Math" w:eastAsia="Cambria Math" w:hAnsi="Cambria Math" w:cs="Cambria Math"/>
          </w:rPr>
          <m:t>Z</m:t>
        </m:r>
      </m:oMath>
      <w:r>
        <w:t xml:space="preserve">. To get catch-at-age data, we constructed area-specific age-length keys </w:t>
      </w:r>
      <w:r w:rsidR="0077456C">
        <w:t xml:space="preserve">using </w:t>
      </w:r>
      <w:r>
        <w:t>the sub-sample of the total catch that was age-determined. Age length-keys describe the age-proportions of each length-category (i.e., a matrix with length category as rows, ages as columns). Age</w:t>
      </w:r>
      <w:r w:rsidR="00094996">
        <w:t xml:space="preserve"> composition</w:t>
      </w:r>
      <w:r>
        <w:t xml:space="preserve"> is then estimated for the total catch based on the “probability” 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-interaction, and the former can be written as:</w:t>
      </w:r>
    </w:p>
    <w:p w14:paraId="5594D2B7" w14:textId="77777777" w:rsidR="00A378E6" w:rsidRDefault="00902F9B" w:rsidP="00A378E6">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118"/>
    <w:p w14:paraId="4964A4ED" w14:textId="253859E4" w:rsidR="00A378E6" w:rsidRPr="008F06C1" w:rsidRDefault="00902F9B" w:rsidP="00A378E6">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)#(11)</m:t>
              </m:r>
            </m:e>
          </m:eqArr>
          <w:commentRangeEnd w:id="118"/>
          <m:r>
            <m:rPr>
              <m:sty m:val="p"/>
            </m:rPr>
            <w:rPr>
              <w:rStyle w:val="Kommentarsreferens"/>
            </w:rPr>
            <w:commentReference w:id="118"/>
          </m:r>
        </m:oMath>
      </m:oMathPara>
    </w:p>
    <w:p w14:paraId="0000004A" w14:textId="74D7D91D" w:rsidR="00037DE8" w:rsidRPr="00A378E6" w:rsidRDefault="00902F9B">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17B13575" w14:textId="77777777" w:rsidR="00A378E6" w:rsidRDefault="00A378E6">
      <w:pPr>
        <w:jc w:val="center"/>
      </w:pPr>
    </w:p>
    <w:p w14:paraId="0000004B" w14:textId="3B32FD17" w:rsidR="00037DE8" w:rsidRDefault="001B1A85">
      <w:pPr>
        <w:spacing w:line="480" w:lineRule="auto"/>
        <w:jc w:val="both"/>
      </w:pPr>
      <w:r>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w:t>
      </w:r>
      <w:r w:rsidR="00793EAE">
        <w:t>reference</w:t>
      </w:r>
      <w:r w:rsidR="00793EAE" w:rsidDel="00793EAE">
        <w:t xml:space="preserve"> </w:t>
      </w:r>
      <w:r>
        <w:t xml:space="preserve">and </w:t>
      </w:r>
      <w:r w:rsidR="00320473">
        <w:t>heated</w:t>
      </w:r>
      <w:r w:rsidR="00320473"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w:t>
      </w:r>
      <w:r w:rsidR="00793EAE">
        <w:t>reference</w:t>
      </w:r>
      <w:r w:rsidR="00793EAE"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F" w14:textId="0FB84ACB" w:rsidR="00037DE8" w:rsidRDefault="001B1A85" w:rsidP="006F1AC7">
      <w:pPr>
        <w:spacing w:line="480" w:lineRule="auto"/>
        <w:ind w:firstLine="284"/>
        <w:jc w:val="both"/>
      </w:pPr>
      <w:r>
        <w:t xml:space="preserve">Lastly, we quantified differences in the size-distributions between the areas using size-spectrum </w:t>
      </w:r>
      <w:r w:rsidR="003F0D4B">
        <w:t>exponents</w:t>
      </w:r>
      <w:r>
        <w:t>. We estimate</w:t>
      </w:r>
      <w:r w:rsidR="00385B4A">
        <w:t xml:space="preserve"> </w:t>
      </w:r>
      <w:r w:rsidR="00094996">
        <w:t xml:space="preserve">the </w:t>
      </w:r>
      <w:r w:rsidR="00822EA1">
        <w:t xml:space="preserve">biomass </w:t>
      </w:r>
      <w:r w:rsidR="00385B4A">
        <w:t>size-spectrum exponent</w:t>
      </w:r>
      <w:r>
        <w:t xml:space="preserve"> </w:t>
      </w:r>
      <m:oMath>
        <m:r>
          <w:rPr>
            <w:rFonts w:ascii="Cambria Math" w:hAnsi="Cambria Math"/>
          </w:rPr>
          <m:t>γ</m:t>
        </m:r>
      </m:oMath>
      <w:r>
        <w:t xml:space="preserve"> </w:t>
      </w:r>
      <w:r w:rsidR="00385B4A">
        <w:t xml:space="preserve">directly, </w:t>
      </w:r>
      <w:r>
        <w:t xml:space="preserve">using the </w:t>
      </w:r>
      <w:r>
        <w:lastRenderedPageBreak/>
        <w:t xml:space="preserve">likelihood approach for binned data, i.e., the </w:t>
      </w:r>
      <w:proofErr w:type="spellStart"/>
      <w:r>
        <w:rPr>
          <w:i/>
        </w:rPr>
        <w:t>MLEbin</w:t>
      </w:r>
      <w:proofErr w:type="spellEnd"/>
      <w:r>
        <w:t xml:space="preserve"> method in the R package </w:t>
      </w:r>
      <w:proofErr w:type="spellStart"/>
      <w:r>
        <w:rPr>
          <w:i/>
        </w:rPr>
        <w:t>sizeSpectra</w:t>
      </w:r>
      <w:proofErr w:type="spellEnd"/>
      <w:r w:rsidR="005E3F19">
        <w:fldChar w:fldCharType="begin"/>
      </w:r>
      <w:r w:rsidR="00471580">
        <w:instrText xml:space="preserve"> ADDIN ZOTERO_ITEM CSL_CITATION {"citationID":"runtaWtO","properties":{"formattedCitation":"\\super 16,45,46\\nosupersub{}","plainCitation":"16,45,46","noteIndex":0},"citationItems":[{"id":2155,"uris":["http://zotero.org/users/6116610/items/AND3T26Y"],"itemData":{"id":2155,"type":"article-journal","abstract":"The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J."}],"issued":{"date-parts":[["2020",2,20]]},"citation-key":"edwardsAccountingBinStructure2020"}},{"id":2869,"uris":["http://zotero.org/users/6116610/items/44B22KNF"],"itemData":{"id":2869,"type":"book","title":"sizeSpectra: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rsidR="005E3F19">
        <w:fldChar w:fldCharType="separate"/>
      </w:r>
      <w:r w:rsidR="00471580" w:rsidRPr="00471580">
        <w:rPr>
          <w:vertAlign w:val="superscript"/>
          <w:lang w:val="en-GB"/>
        </w:rPr>
        <w:t>16,45,46</w:t>
      </w:r>
      <w:r w:rsidR="005E3F19">
        <w:fldChar w:fldCharType="end"/>
      </w:r>
      <w:r>
        <w:t xml:space="preserve">. This method explicitly accounts for uncertainty in body masses </w:t>
      </w:r>
      <w:r>
        <w:rPr>
          <w:i/>
        </w:rPr>
        <w:t xml:space="preserve">within </w:t>
      </w:r>
      <w:r>
        <w:t>size-classes (bins) in the data and has been shown to be less biased than regression-based methods or the likelihood method based on bin-midpoints</w:t>
      </w:r>
      <w:r w:rsidR="006F1AC7">
        <w:fldChar w:fldCharType="begin"/>
      </w:r>
      <w:r w:rsidR="00471580">
        <w:instrText xml:space="preserve"> ADDIN ZOTERO_ITEM CSL_CITATION {"citationID":"vbBEmEup","properties":{"formattedCitation":"\\super 16,45\\nosupersub{}","plainCitation":"16,45","noteIndex":0},"citationItems":[{"id":2155,"uris":["http://zotero.org/users/6116610/items/AND3T26Y"],"itemData":{"id":2155,"type":"article-journal","abstract":"The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rsidR="006F1AC7">
        <w:fldChar w:fldCharType="separate"/>
      </w:r>
      <w:r w:rsidR="00471580" w:rsidRPr="00471580">
        <w:rPr>
          <w:vertAlign w:val="superscript"/>
          <w:lang w:val="en-GB"/>
        </w:rPr>
        <w:t>16,45</w:t>
      </w:r>
      <w:r w:rsidR="006F1AC7">
        <w:fldChar w:fldCharType="end"/>
      </w:r>
      <w:r>
        <w:t>.</w:t>
      </w:r>
      <w:r w:rsidR="0042599F">
        <w:t xml:space="preserve"> We pooled all years to </w:t>
      </w:r>
      <w:r w:rsidR="00741676">
        <w:t xml:space="preserve">ensure </w:t>
      </w:r>
      <w:r w:rsidR="00822EA1">
        <w:t xml:space="preserve">negative relationships between </w:t>
      </w:r>
      <w:r w:rsidR="00F765CD">
        <w:t>biomass and size in the size-classes</w:t>
      </w:r>
      <w:r w:rsidR="00094996">
        <w:t xml:space="preserve"> (as the sign of the relationship varied between years)</w:t>
      </w:r>
      <w:r w:rsidR="00F765CD">
        <w:t>.</w:t>
      </w:r>
    </w:p>
    <w:p w14:paraId="00000050" w14:textId="0ED17D41" w:rsidR="00037DE8" w:rsidRDefault="001B1A85">
      <w:pPr>
        <w:spacing w:line="480" w:lineRule="auto"/>
        <w:ind w:firstLine="284"/>
        <w:jc w:val="both"/>
        <w:rPr>
          <w:i/>
        </w:rPr>
      </w:pPr>
      <w:r>
        <w:t>All analyses were done using R</w:t>
      </w:r>
      <w:r w:rsidR="003C2311">
        <w:fldChar w:fldCharType="begin"/>
      </w:r>
      <w:r w:rsidR="00471580">
        <w:instrText xml:space="preserve"> ADDIN ZOTERO_ITEM CSL_CITATION {"citationID":"GIe7EbQy","properties":{"formattedCitation":"\\super 47\\nosupersub{}","plainCitation":"47","noteIndex":0},"citationItems":[{"id":620,"uris":["http://zotero.org/users/6116610/items/6PCYIS59"],"itemData":{"id":620,"type":"book","event-place":"Vienna,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003C2311">
        <w:fldChar w:fldCharType="separate"/>
      </w:r>
      <w:r w:rsidR="00471580" w:rsidRPr="00471580">
        <w:rPr>
          <w:vertAlign w:val="superscript"/>
          <w:lang w:val="en-GB"/>
        </w:rPr>
        <w:t>47</w:t>
      </w:r>
      <w:r w:rsidR="003C2311">
        <w:fldChar w:fldCharType="end"/>
      </w:r>
      <w:r w:rsidR="00C82348">
        <w:t xml:space="preserve"> </w:t>
      </w:r>
      <w:r>
        <w:t>version 4.0.2</w:t>
      </w:r>
      <w:r w:rsidR="0021366A">
        <w:t xml:space="preserve"> with R Studio (</w:t>
      </w:r>
      <w:r w:rsidR="0021366A" w:rsidRPr="0021366A">
        <w:t>2021.09.1</w:t>
      </w:r>
      <w:r w:rsidR="0021366A">
        <w:t>)</w:t>
      </w:r>
      <w:r>
        <w:t xml:space="preserve">. The packages within the </w:t>
      </w:r>
      <w:proofErr w:type="spellStart"/>
      <w:r>
        <w:rPr>
          <w:i/>
        </w:rPr>
        <w:t>tidyverse</w:t>
      </w:r>
      <w:proofErr w:type="spellEnd"/>
      <w:r w:rsidR="0024288E">
        <w:fldChar w:fldCharType="begin"/>
      </w:r>
      <w:r w:rsidR="00471580">
        <w:instrText xml:space="preserve"> ADDIN ZOTERO_ITEM CSL_CITATION {"citationID":"XVrDHiuY","properties":{"formattedCitation":"\\super 48\\nosupersub{}","plainCitation":"48","noteIndex":0},"citationItems":[{"id":842,"uris":["http://zotero.org/users/6116610/items/VF9SB64E"],"itemData":{"id":842,"type":"article-journal","DOI":"https://doi.org/10.21105/joss.01686","journalAbbreviation":"Journal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0024288E">
        <w:fldChar w:fldCharType="separate"/>
      </w:r>
      <w:r w:rsidR="00471580" w:rsidRPr="00471580">
        <w:rPr>
          <w:vertAlign w:val="superscript"/>
          <w:lang w:val="en-GB"/>
        </w:rPr>
        <w:t>48</w:t>
      </w:r>
      <w:r w:rsidR="0024288E">
        <w:fldChar w:fldCharType="end"/>
      </w:r>
      <w:r w:rsidR="003A2013">
        <w:t xml:space="preserve"> </w:t>
      </w:r>
      <w:r>
        <w:t xml:space="preserve">collection were used to processes and visualize data. Models where fit using the R package </w:t>
      </w:r>
      <w:r>
        <w:rPr>
          <w:i/>
        </w:rPr>
        <w:t>brms</w:t>
      </w:r>
      <w:r w:rsidR="00FC254E">
        <w:rPr>
          <w:i/>
        </w:rPr>
        <w:fldChar w:fldCharType="begin"/>
      </w:r>
      <w:r w:rsidR="00471580">
        <w:rPr>
          <w:i/>
        </w:rPr>
        <w:instrText xml:space="preserve"> ADDIN ZOTERO_ITEM CSL_CITATION {"citationID":"gCN06xB4","properties":{"formattedCitation":"\\super 49\\nosupersub{}","plainCitation":"49","noteIndex":0},"citationItems":[{"id":813,"uris":["http://zotero.org/users/6116610/items/PAQIC972"],"itemData":{"id":813,"type":"article-journal","abstract":"The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sidR="00FC254E">
        <w:rPr>
          <w:i/>
        </w:rPr>
        <w:fldChar w:fldCharType="separate"/>
      </w:r>
      <w:r w:rsidR="00471580" w:rsidRPr="00471580">
        <w:rPr>
          <w:vertAlign w:val="superscript"/>
          <w:lang w:val="en-GB"/>
        </w:rPr>
        <w:t>49</w:t>
      </w:r>
      <w:r w:rsidR="00FC254E">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log pointwise predictive density) using leave-one-out cross-validation (LOO-CV)</w:t>
      </w:r>
      <w:r w:rsidR="00097CEF">
        <w:fldChar w:fldCharType="begin"/>
      </w:r>
      <w:r w:rsidR="00471580">
        <w:instrText xml:space="preserve"> ADDIN ZOTERO_ITEM CSL_CITATION {"citationID":"gL0m0LS4","properties":{"formattedCitation":"\\super 50\\nosupersub{}","plainCitation":"50","noteIndex":0},"citationItems":[{"id":2793,"uris":["http://zotero.org/users/6116610/items/V6EYLCQ5"],"itemData":{"id":2793,"type":"article-journal","abstract":"Leave-one-out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rsidR="00097CEF">
        <w:fldChar w:fldCharType="separate"/>
      </w:r>
      <w:r w:rsidR="00471580" w:rsidRPr="00471580">
        <w:rPr>
          <w:vertAlign w:val="superscript"/>
          <w:lang w:val="en-GB"/>
        </w:rPr>
        <w:t>50</w:t>
      </w:r>
      <w:r w:rsidR="00097CEF">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rsidR="00C240DD">
        <w:fldChar w:fldCharType="begin"/>
      </w:r>
      <w:r w:rsidR="00471580">
        <w:instrText xml:space="preserve"> ADDIN ZOTERO_ITEM CSL_CITATION {"citationID":"VhyKzKc5","properties":{"formattedCitation":"\\super 51\\nosupersub{}","plainCitation":"51","noteIndex":0},"citationItems":[{"id":2856,"uris":["http://zotero.org/users/6116610/items/5G6GTKRJ"],"itemData":{"id":2856,"type":"book","title":"loo: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rsidR="00C240DD">
        <w:fldChar w:fldCharType="separate"/>
      </w:r>
      <w:r w:rsidR="00471580" w:rsidRPr="00471580">
        <w:rPr>
          <w:vertAlign w:val="superscript"/>
          <w:lang w:val="en-GB"/>
        </w:rPr>
        <w:t>51</w:t>
      </w:r>
      <w:r w:rsidR="00C240DD">
        <w:fldChar w:fldCharType="end"/>
      </w:r>
      <w:r>
        <w:rPr>
          <w:i/>
        </w:rPr>
        <w:t>.</w:t>
      </w:r>
      <w:r>
        <w:t xml:space="preserve"> Results of the model comparison can be found in the </w:t>
      </w:r>
      <w:r>
        <w:rPr>
          <w:i/>
        </w:rPr>
        <w:t>Supporting Information</w:t>
      </w:r>
      <w:r>
        <w:t>, Table S1-S4.</w:t>
      </w:r>
      <w:r w:rsidR="004733B3">
        <w:t xml:space="preserve"> We used</w:t>
      </w:r>
      <w:r>
        <w:rPr>
          <w:i/>
        </w:rPr>
        <w:t xml:space="preserve"> </w:t>
      </w:r>
      <w:proofErr w:type="spellStart"/>
      <w:r>
        <w:rPr>
          <w:i/>
        </w:rPr>
        <w:t>bayesplot</w:t>
      </w:r>
      <w:proofErr w:type="spellEnd"/>
      <w:r w:rsidR="00CA0D07">
        <w:rPr>
          <w:i/>
        </w:rPr>
        <w:fldChar w:fldCharType="begin"/>
      </w:r>
      <w:r w:rsidR="00471580">
        <w:rPr>
          <w:i/>
        </w:rPr>
        <w:instrText xml:space="preserve"> ADDIN ZOTERO_ITEM CSL_CITATION {"citationID":"lm1Fmql2","properties":{"formattedCitation":"\\super 52\\nosupersub{}","plainCitation":"52","noteIndex":0},"citationItems":[{"id":993,"uris":["http://zotero.org/users/6116610/items/D45YW53S"],"itemData":{"id":993,"type":"article-journal","abstract":"Bayesian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00CA0D07">
        <w:rPr>
          <w:i/>
        </w:rPr>
        <w:fldChar w:fldCharType="separate"/>
      </w:r>
      <w:r w:rsidR="00471580" w:rsidRPr="00471580">
        <w:rPr>
          <w:vertAlign w:val="superscript"/>
          <w:lang w:val="en-GB"/>
        </w:rPr>
        <w:t>52</w:t>
      </w:r>
      <w:r w:rsidR="00CA0D07">
        <w:rPr>
          <w:i/>
        </w:rPr>
        <w:fldChar w:fldCharType="end"/>
      </w:r>
      <w:r>
        <w:t xml:space="preserve"> and </w:t>
      </w:r>
      <w:proofErr w:type="spellStart"/>
      <w:r>
        <w:rPr>
          <w:i/>
        </w:rPr>
        <w:t>tidybaye</w:t>
      </w:r>
      <w:r w:rsidR="00095AF9">
        <w:rPr>
          <w:i/>
        </w:rPr>
        <w:t>s</w:t>
      </w:r>
      <w:proofErr w:type="spellEnd"/>
      <w:r w:rsidR="0019563D">
        <w:rPr>
          <w:i/>
        </w:rPr>
        <w:fldChar w:fldCharType="begin"/>
      </w:r>
      <w:r w:rsidR="00471580">
        <w:rPr>
          <w:i/>
        </w:rPr>
        <w:instrText xml:space="preserve"> ADDIN ZOTERO_ITEM CSL_CITATION {"citationID":"0cDICCpC","properties":{"formattedCitation":"\\super 53\\nosupersub{}","plainCitation":"53","noteIndex":0},"citationItems":[{"id":840,"uris":["http://zotero.org/users/6116610/items/RCMQ5BKR"],"itemData":{"id":840,"type":"book","title":"tidybayes: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sidR="0019563D">
        <w:rPr>
          <w:i/>
        </w:rPr>
        <w:fldChar w:fldCharType="separate"/>
      </w:r>
      <w:r w:rsidR="00471580" w:rsidRPr="00471580">
        <w:rPr>
          <w:vertAlign w:val="superscript"/>
          <w:lang w:val="en-GB"/>
        </w:rPr>
        <w:t>53</w:t>
      </w:r>
      <w:r w:rsidR="0019563D">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r w:rsidR="004733B3">
        <w:t>w</w:t>
      </w:r>
      <w:r>
        <w:t xml:space="preserve">ere </w:t>
      </w:r>
      <w:r w:rsidR="004733B3">
        <w:t xml:space="preserve">less than </w:t>
      </w:r>
      <w:r>
        <w:t>1.1</w:t>
      </w:r>
      <w:r w:rsidR="004733B3">
        <w:t>,</w:t>
      </w:r>
      <w:r>
        <w:t xml:space="preserve"> suggesting all three chains converged to a common distribution)</w:t>
      </w:r>
      <w:r w:rsidR="000350F4">
        <w:fldChar w:fldCharType="begin"/>
      </w:r>
      <w:r w:rsidR="00471580">
        <w:instrText xml:space="preserve"> ADDIN ZOTERO_ITEM CSL_CITATION {"citationID":"5G6HFpmN","properties":{"formattedCitation":"\\super 54\\nosupersub{}","plainCitation":"54","noteIndex":0},"citationItems":[{"id":752,"uris":["http://zotero.org/users/6116610/items/AFQSL9UE"],"itemData":{"id":752,"type":"book","event-place":"Boca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000350F4">
        <w:fldChar w:fldCharType="separate"/>
      </w:r>
      <w:r w:rsidR="00471580" w:rsidRPr="00471580">
        <w:rPr>
          <w:vertAlign w:val="superscript"/>
          <w:lang w:val="en-GB"/>
        </w:rPr>
        <w:t>54</w:t>
      </w:r>
      <w:r w:rsidR="000350F4">
        <w:fldChar w:fldCharType="end"/>
      </w:r>
      <w:r w:rsidR="000350F4">
        <w:t>,</w:t>
      </w:r>
      <w:r w:rsidR="00C84399">
        <w:t xml:space="preserve"> </w:t>
      </w:r>
      <w:r>
        <w:t>and by visually inspecting trace plots, residuals QQ-plots and with posterior predictive checks (</w:t>
      </w:r>
      <w:r>
        <w:rPr>
          <w:i/>
        </w:rPr>
        <w:t>Supporting Information</w:t>
      </w:r>
      <w:r>
        <w:t>, Fig. S2, S8, S10).</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20DC8FA0" w:rsidR="00037DE8" w:rsidRDefault="001B1A85">
      <w:pPr>
        <w:spacing w:line="480" w:lineRule="auto"/>
        <w:jc w:val="both"/>
      </w:pPr>
      <w:r>
        <w:t>We thank all staff involved in data collection</w:t>
      </w:r>
      <w:r w:rsidR="002D1E75">
        <w:t>.</w:t>
      </w:r>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6C9ED82E" w:rsidR="00037DE8" w:rsidRDefault="001B1A85">
      <w:pPr>
        <w:spacing w:line="480" w:lineRule="auto"/>
        <w:jc w:val="both"/>
      </w:pPr>
      <w:r>
        <w:lastRenderedPageBreak/>
        <w:t xml:space="preserve">All </w:t>
      </w:r>
      <w:sdt>
        <w:sdtPr>
          <w:tag w:val="goog_rdk_37"/>
          <w:id w:val="680319436"/>
        </w:sdtPr>
        <w:sdtEndPr/>
        <w:sdtContent>
          <w:commentRangeStart w:id="119"/>
          <w:commentRangeStart w:id="120"/>
        </w:sdtContent>
      </w:sdt>
      <w:r>
        <w:t xml:space="preserve">data </w:t>
      </w:r>
      <w:commentRangeEnd w:id="120"/>
      <w:r>
        <w:commentReference w:id="120"/>
      </w:r>
      <w:commentRangeEnd w:id="119"/>
      <w:r w:rsidR="00C75D8E">
        <w:rPr>
          <w:rStyle w:val="Kommentarsreferens"/>
        </w:rPr>
        <w:commentReference w:id="119"/>
      </w:r>
      <w:r>
        <w:t xml:space="preserve">and R code </w:t>
      </w:r>
      <w:r w:rsidR="003D6A14">
        <w:t xml:space="preserve">to reproduce the analyses </w:t>
      </w:r>
      <w:r>
        <w:t>can be downloaded from a GitHub repository (</w:t>
      </w:r>
      <w:hyperlink r:id="rId7">
        <w:r>
          <w:rPr>
            <w:color w:val="0000FF"/>
            <w:u w:val="single"/>
          </w:rPr>
          <w:t>https://github.com/maxlindmark/warm_life_history</w:t>
        </w:r>
      </w:hyperlink>
      <w:r>
        <w:t xml:space="preserve">) and will be archived on </w:t>
      </w:r>
      <w:proofErr w:type="spellStart"/>
      <w:r>
        <w:t>Zenodo</w:t>
      </w:r>
      <w:proofErr w:type="spellEnd"/>
      <w:r>
        <w:t xml:space="preserve"> upon publication. </w:t>
      </w:r>
    </w:p>
    <w:p w14:paraId="00000057" w14:textId="77777777" w:rsidR="00037DE8" w:rsidRDefault="00037DE8">
      <w:pPr>
        <w:spacing w:line="480" w:lineRule="auto"/>
        <w:jc w:val="both"/>
      </w:pPr>
    </w:p>
    <w:p w14:paraId="00000058" w14:textId="77777777" w:rsidR="00037DE8" w:rsidRDefault="00902F9B">
      <w:pPr>
        <w:spacing w:line="480" w:lineRule="auto"/>
        <w:jc w:val="both"/>
        <w:rPr>
          <w:sz w:val="28"/>
          <w:szCs w:val="28"/>
        </w:rPr>
      </w:pPr>
      <w:sdt>
        <w:sdtPr>
          <w:tag w:val="goog_rdk_38"/>
          <w:id w:val="-507982345"/>
        </w:sdtPr>
        <w:sdtEndPr/>
        <w:sdtContent>
          <w:commentRangeStart w:id="121"/>
        </w:sdtContent>
      </w:sdt>
      <w:r w:rsidR="001B1A85">
        <w:rPr>
          <w:sz w:val="28"/>
          <w:szCs w:val="28"/>
        </w:rPr>
        <w:t>Author Contributions</w:t>
      </w:r>
      <w:commentRangeEnd w:id="121"/>
      <w:r w:rsidR="001B1A85">
        <w:commentReference w:id="121"/>
      </w:r>
    </w:p>
    <w:p w14:paraId="00000059" w14:textId="77777777" w:rsidR="00037DE8" w:rsidRDefault="00902F9B">
      <w:pPr>
        <w:spacing w:line="480" w:lineRule="auto"/>
        <w:jc w:val="both"/>
      </w:pPr>
      <w:sdt>
        <w:sdtPr>
          <w:tag w:val="goog_rdk_39"/>
          <w:id w:val="-2118511830"/>
        </w:sdtPr>
        <w:sdtEndPr/>
        <w:sdtContent>
          <w:commentRangeStart w:id="122"/>
        </w:sdtContent>
      </w:sdt>
      <w:r w:rsidR="001B1A85">
        <w:t xml:space="preserve">ML conceived the idea and designed the study and the statistical analysis. Data-processing, initial statistical analyses, and </w:t>
      </w:r>
      <w:sdt>
        <w:sdtPr>
          <w:tag w:val="goog_rdk_40"/>
          <w:id w:val="-1911996344"/>
        </w:sdtPr>
        <w:sdtEndPr/>
        <w:sdtContent>
          <w:commentRangeStart w:id="123"/>
        </w:sdtContent>
      </w:sdt>
      <w:r w:rsidR="001B1A85">
        <w:t xml:space="preserve">initial writing </w:t>
      </w:r>
      <w:commentRangeEnd w:id="123"/>
      <w:r w:rsidR="001B1A85">
        <w:commentReference w:id="123"/>
      </w:r>
      <w:r w:rsidR="001B1A85">
        <w:t>was done by MK and ML. AG contributed critically to all mentioned parts of the paper. All authors contributed to the manuscript writing and gave final approval for publication.</w:t>
      </w:r>
      <w:commentRangeEnd w:id="122"/>
      <w:r w:rsidR="001B1A85">
        <w:commentReference w:id="122"/>
      </w:r>
    </w:p>
    <w:p w14:paraId="0000005A" w14:textId="77777777" w:rsidR="00037DE8" w:rsidRDefault="00037DE8">
      <w:pPr>
        <w:spacing w:line="480" w:lineRule="auto"/>
        <w:jc w:val="both"/>
      </w:pPr>
    </w:p>
    <w:p w14:paraId="0000005B" w14:textId="77777777" w:rsidR="00037DE8" w:rsidRPr="00F42173" w:rsidRDefault="001B1A85">
      <w:pPr>
        <w:spacing w:line="480" w:lineRule="auto"/>
        <w:jc w:val="both"/>
      </w:pPr>
      <w:r w:rsidRPr="00F42173">
        <w:rPr>
          <w:sz w:val="28"/>
          <w:szCs w:val="28"/>
        </w:rPr>
        <w:t>References</w:t>
      </w:r>
    </w:p>
    <w:commentRangeStart w:id="124"/>
    <w:commentRangeStart w:id="125"/>
    <w:p w14:paraId="27A8CF5B" w14:textId="77777777" w:rsidR="00471580" w:rsidRPr="00471580" w:rsidRDefault="00674C63" w:rsidP="00471580">
      <w:pPr>
        <w:pStyle w:val="Litteraturfrteckning"/>
        <w:rPr>
          <w:lang w:val="en-GB"/>
        </w:rPr>
      </w:pPr>
      <w:r w:rsidRPr="00674C63">
        <w:fldChar w:fldCharType="begin"/>
      </w:r>
      <w:r w:rsidR="00F42173" w:rsidRPr="00F42173">
        <w:instrText xml:space="preserve"> ADDIN ZOTERO_BIBL {"uncited":[],"omitted":[],"custom":[]} CSL_BIBLIOGRAPHY </w:instrText>
      </w:r>
      <w:r w:rsidRPr="00674C63">
        <w:fldChar w:fldCharType="separate"/>
      </w:r>
      <w:r w:rsidR="00471580" w:rsidRPr="00471580">
        <w:rPr>
          <w:lang w:val="en-GB"/>
        </w:rPr>
        <w:t>1.</w:t>
      </w:r>
      <w:r w:rsidR="00471580" w:rsidRPr="00471580">
        <w:rPr>
          <w:lang w:val="en-GB"/>
        </w:rPr>
        <w:tab/>
        <w:t xml:space="preserve">Wilson, E. O. </w:t>
      </w:r>
      <w:r w:rsidR="00471580" w:rsidRPr="00471580">
        <w:rPr>
          <w:i/>
          <w:iCs/>
          <w:lang w:val="en-GB"/>
        </w:rPr>
        <w:t>The Diversity of Life</w:t>
      </w:r>
      <w:r w:rsidR="00471580" w:rsidRPr="00471580">
        <w:rPr>
          <w:lang w:val="en-GB"/>
        </w:rPr>
        <w:t>. (Harvard University Press, 1992).</w:t>
      </w:r>
    </w:p>
    <w:p w14:paraId="1227AA22" w14:textId="77777777" w:rsidR="00471580" w:rsidRPr="00471580" w:rsidRDefault="00471580" w:rsidP="00471580">
      <w:pPr>
        <w:pStyle w:val="Litteraturfrteckning"/>
        <w:rPr>
          <w:lang w:val="en-GB"/>
        </w:rPr>
      </w:pPr>
      <w:r w:rsidRPr="00471580">
        <w:rPr>
          <w:lang w:val="en-GB"/>
        </w:rPr>
        <w:t>2.</w:t>
      </w:r>
      <w:r w:rsidRPr="00471580">
        <w:rPr>
          <w:lang w:val="en-GB"/>
        </w:rPr>
        <w:tab/>
        <w:t xml:space="preserve">Atkinson, D. &amp; Sibly, R. M. Why are organisms usually bigger in colder environments? Making sense of a life history puzzle. </w:t>
      </w:r>
      <w:r w:rsidRPr="00471580">
        <w:rPr>
          <w:i/>
          <w:iCs/>
          <w:lang w:val="en-GB"/>
        </w:rPr>
        <w:t>Trends in Ecology &amp; Evolution</w:t>
      </w:r>
      <w:r w:rsidRPr="00471580">
        <w:rPr>
          <w:lang w:val="en-GB"/>
        </w:rPr>
        <w:t xml:space="preserve"> </w:t>
      </w:r>
      <w:r w:rsidRPr="00471580">
        <w:rPr>
          <w:b/>
          <w:bCs/>
          <w:lang w:val="en-GB"/>
        </w:rPr>
        <w:t>12</w:t>
      </w:r>
      <w:r w:rsidRPr="00471580">
        <w:rPr>
          <w:lang w:val="en-GB"/>
        </w:rPr>
        <w:t>, 235–239 (1997).</w:t>
      </w:r>
    </w:p>
    <w:p w14:paraId="16B68630" w14:textId="77777777" w:rsidR="00471580" w:rsidRPr="00471580" w:rsidRDefault="00471580" w:rsidP="00471580">
      <w:pPr>
        <w:pStyle w:val="Litteraturfrteckning"/>
        <w:rPr>
          <w:lang w:val="en-GB"/>
        </w:rPr>
      </w:pPr>
      <w:r w:rsidRPr="00471580">
        <w:rPr>
          <w:lang w:val="en-GB"/>
        </w:rPr>
        <w:t>3.</w:t>
      </w:r>
      <w:r w:rsidRPr="00471580">
        <w:rPr>
          <w:lang w:val="en-GB"/>
        </w:rPr>
        <w:tab/>
        <w:t xml:space="preserve">Gardner, J. L., Peters, A., Kearney, M. R., Joseph, L. &amp; Heinsohn, R. Declining body size: a third universal response to warming? </w:t>
      </w:r>
      <w:r w:rsidRPr="00471580">
        <w:rPr>
          <w:i/>
          <w:iCs/>
          <w:lang w:val="en-GB"/>
        </w:rPr>
        <w:t>Trends in Ecology &amp; Evolution</w:t>
      </w:r>
      <w:r w:rsidRPr="00471580">
        <w:rPr>
          <w:lang w:val="en-GB"/>
        </w:rPr>
        <w:t xml:space="preserve"> </w:t>
      </w:r>
      <w:r w:rsidRPr="00471580">
        <w:rPr>
          <w:b/>
          <w:bCs/>
          <w:lang w:val="en-GB"/>
        </w:rPr>
        <w:t>26</w:t>
      </w:r>
      <w:r w:rsidRPr="00471580">
        <w:rPr>
          <w:lang w:val="en-GB"/>
        </w:rPr>
        <w:t>, 285–291 (2011).</w:t>
      </w:r>
    </w:p>
    <w:p w14:paraId="73469CE0" w14:textId="77777777" w:rsidR="00471580" w:rsidRPr="00471580" w:rsidRDefault="00471580" w:rsidP="00471580">
      <w:pPr>
        <w:pStyle w:val="Litteraturfrteckning"/>
        <w:rPr>
          <w:lang w:val="en-GB"/>
        </w:rPr>
      </w:pPr>
      <w:r w:rsidRPr="00471580">
        <w:rPr>
          <w:lang w:val="en-GB"/>
        </w:rPr>
        <w:t>4.</w:t>
      </w:r>
      <w:r w:rsidRPr="00471580">
        <w:rPr>
          <w:lang w:val="en-GB"/>
        </w:rPr>
        <w:tab/>
        <w:t xml:space="preserve">Sheridan, J. A. &amp; Bickford, D. Shrinking body size as an ecological response to climate change. </w:t>
      </w:r>
      <w:r w:rsidRPr="00471580">
        <w:rPr>
          <w:i/>
          <w:iCs/>
          <w:lang w:val="en-GB"/>
        </w:rPr>
        <w:t>Nature Climate Change</w:t>
      </w:r>
      <w:r w:rsidRPr="00471580">
        <w:rPr>
          <w:lang w:val="en-GB"/>
        </w:rPr>
        <w:t xml:space="preserve"> </w:t>
      </w:r>
      <w:r w:rsidRPr="00471580">
        <w:rPr>
          <w:b/>
          <w:bCs/>
          <w:lang w:val="en-GB"/>
        </w:rPr>
        <w:t>1</w:t>
      </w:r>
      <w:r w:rsidRPr="00471580">
        <w:rPr>
          <w:lang w:val="en-GB"/>
        </w:rPr>
        <w:t>, 401–406 (2011).</w:t>
      </w:r>
    </w:p>
    <w:p w14:paraId="76FD3B7A" w14:textId="77777777" w:rsidR="00471580" w:rsidRPr="00471580" w:rsidRDefault="00471580" w:rsidP="00471580">
      <w:pPr>
        <w:pStyle w:val="Litteraturfrteckning"/>
        <w:rPr>
          <w:lang w:val="en-GB"/>
        </w:rPr>
      </w:pPr>
      <w:r w:rsidRPr="00471580">
        <w:rPr>
          <w:lang w:val="en-GB"/>
        </w:rPr>
        <w:t>5.</w:t>
      </w:r>
      <w:r w:rsidRPr="00471580">
        <w:rPr>
          <w:lang w:val="en-GB"/>
        </w:rPr>
        <w:tab/>
        <w:t xml:space="preserve">Cheung, W. W. L. </w:t>
      </w:r>
      <w:r w:rsidRPr="00471580">
        <w:rPr>
          <w:i/>
          <w:iCs/>
          <w:lang w:val="en-GB"/>
        </w:rPr>
        <w:t>et al.</w:t>
      </w:r>
      <w:r w:rsidRPr="00471580">
        <w:rPr>
          <w:lang w:val="en-GB"/>
        </w:rPr>
        <w:t xml:space="preserve"> Shrinking of fishes exacerbates impacts of global ocean changes on marine ecosystems. </w:t>
      </w:r>
      <w:r w:rsidRPr="00471580">
        <w:rPr>
          <w:i/>
          <w:iCs/>
          <w:lang w:val="en-GB"/>
        </w:rPr>
        <w:t>Nature Climate Change</w:t>
      </w:r>
      <w:r w:rsidRPr="00471580">
        <w:rPr>
          <w:lang w:val="en-GB"/>
        </w:rPr>
        <w:t xml:space="preserve"> </w:t>
      </w:r>
      <w:r w:rsidRPr="00471580">
        <w:rPr>
          <w:b/>
          <w:bCs/>
          <w:lang w:val="en-GB"/>
        </w:rPr>
        <w:t>3</w:t>
      </w:r>
      <w:r w:rsidRPr="00471580">
        <w:rPr>
          <w:lang w:val="en-GB"/>
        </w:rPr>
        <w:t>, 254–258 (2013).</w:t>
      </w:r>
    </w:p>
    <w:p w14:paraId="6BDFAC22" w14:textId="77777777" w:rsidR="00471580" w:rsidRPr="00471580" w:rsidRDefault="00471580" w:rsidP="00471580">
      <w:pPr>
        <w:pStyle w:val="Litteraturfrteckning"/>
        <w:rPr>
          <w:lang w:val="en-GB"/>
        </w:rPr>
      </w:pPr>
      <w:r w:rsidRPr="00471580">
        <w:rPr>
          <w:lang w:val="en-GB"/>
        </w:rPr>
        <w:t>6.</w:t>
      </w:r>
      <w:r w:rsidRPr="00471580">
        <w:rPr>
          <w:lang w:val="en-GB"/>
        </w:rPr>
        <w:tab/>
        <w:t xml:space="preserve">Atkinson, D. Temperature and organism size—A biological law for ectotherms? in </w:t>
      </w:r>
      <w:r w:rsidRPr="00471580">
        <w:rPr>
          <w:i/>
          <w:iCs/>
          <w:lang w:val="en-GB"/>
        </w:rPr>
        <w:t>Advances in Ecological Research</w:t>
      </w:r>
      <w:r w:rsidRPr="00471580">
        <w:rPr>
          <w:lang w:val="en-GB"/>
        </w:rPr>
        <w:t xml:space="preserve"> vol. 25 1–58 (Elsevier, 1994).</w:t>
      </w:r>
    </w:p>
    <w:p w14:paraId="7EDB7515" w14:textId="77777777" w:rsidR="00471580" w:rsidRPr="00471580" w:rsidRDefault="00471580" w:rsidP="00471580">
      <w:pPr>
        <w:pStyle w:val="Litteraturfrteckning"/>
        <w:rPr>
          <w:lang w:val="en-GB"/>
        </w:rPr>
      </w:pPr>
      <w:r w:rsidRPr="00471580">
        <w:rPr>
          <w:lang w:val="en-GB"/>
        </w:rPr>
        <w:lastRenderedPageBreak/>
        <w:t>7.</w:t>
      </w:r>
      <w:r w:rsidRPr="00471580">
        <w:rPr>
          <w:lang w:val="en-GB"/>
        </w:rPr>
        <w:tab/>
        <w:t xml:space="preserve">Fritschie, K. J. &amp; Olden, J. D. Disentangling the influences of mean body size and size structure on ecosystem functioning: an example of nutrient recycling by a non-native crayfish. </w:t>
      </w:r>
      <w:r w:rsidRPr="00471580">
        <w:rPr>
          <w:i/>
          <w:iCs/>
          <w:lang w:val="en-GB"/>
        </w:rPr>
        <w:t>Ecology and Evolution</w:t>
      </w:r>
      <w:r w:rsidRPr="00471580">
        <w:rPr>
          <w:lang w:val="en-GB"/>
        </w:rPr>
        <w:t xml:space="preserve"> </w:t>
      </w:r>
      <w:r w:rsidRPr="00471580">
        <w:rPr>
          <w:b/>
          <w:bCs/>
          <w:lang w:val="en-GB"/>
        </w:rPr>
        <w:t>6</w:t>
      </w:r>
      <w:r w:rsidRPr="00471580">
        <w:rPr>
          <w:lang w:val="en-GB"/>
        </w:rPr>
        <w:t>, 159–169 (2016).</w:t>
      </w:r>
    </w:p>
    <w:p w14:paraId="442793A6" w14:textId="77777777" w:rsidR="00471580" w:rsidRPr="00471580" w:rsidRDefault="00471580" w:rsidP="00471580">
      <w:pPr>
        <w:pStyle w:val="Litteraturfrteckning"/>
        <w:rPr>
          <w:lang w:val="en-GB"/>
        </w:rPr>
      </w:pPr>
      <w:r w:rsidRPr="00471580">
        <w:rPr>
          <w:lang w:val="en-GB"/>
        </w:rPr>
        <w:t>8.</w:t>
      </w:r>
      <w:r w:rsidRPr="00471580">
        <w:rPr>
          <w:lang w:val="en-GB"/>
        </w:rPr>
        <w:tab/>
        <w:t xml:space="preserve">Yvon‐Durocher, G., Montoya, J. M., Trimmer, M. &amp; Woodward, G. Warming alters the size spectrum and shifts the distribution of biomass in freshwater ecosystems. </w:t>
      </w:r>
      <w:r w:rsidRPr="00471580">
        <w:rPr>
          <w:i/>
          <w:iCs/>
          <w:lang w:val="en-GB"/>
        </w:rPr>
        <w:t>Global Change Biology</w:t>
      </w:r>
      <w:r w:rsidRPr="00471580">
        <w:rPr>
          <w:lang w:val="en-GB"/>
        </w:rPr>
        <w:t xml:space="preserve"> </w:t>
      </w:r>
      <w:r w:rsidRPr="00471580">
        <w:rPr>
          <w:b/>
          <w:bCs/>
          <w:lang w:val="en-GB"/>
        </w:rPr>
        <w:t>17</w:t>
      </w:r>
      <w:r w:rsidRPr="00471580">
        <w:rPr>
          <w:lang w:val="en-GB"/>
        </w:rPr>
        <w:t>, 1681–1694 (2011).</w:t>
      </w:r>
    </w:p>
    <w:p w14:paraId="3D582C3C" w14:textId="77777777" w:rsidR="00471580" w:rsidRPr="00471580" w:rsidRDefault="00471580" w:rsidP="00471580">
      <w:pPr>
        <w:pStyle w:val="Litteraturfrteckning"/>
        <w:rPr>
          <w:lang w:val="en-GB"/>
        </w:rPr>
      </w:pPr>
      <w:r w:rsidRPr="00471580">
        <w:rPr>
          <w:lang w:val="en-GB"/>
        </w:rPr>
        <w:t>9.</w:t>
      </w:r>
      <w:r w:rsidRPr="00471580">
        <w:rPr>
          <w:lang w:val="en-GB"/>
        </w:rPr>
        <w:tab/>
        <w:t xml:space="preserve">Andersen, K. H. Size-based theory for fisheries advice. </w:t>
      </w:r>
      <w:r w:rsidRPr="00471580">
        <w:rPr>
          <w:i/>
          <w:iCs/>
          <w:lang w:val="en-GB"/>
        </w:rPr>
        <w:t>ICES J Mar Sci</w:t>
      </w:r>
      <w:r w:rsidRPr="00471580">
        <w:rPr>
          <w:lang w:val="en-GB"/>
        </w:rPr>
        <w:t xml:space="preserve"> </w:t>
      </w:r>
      <w:r w:rsidRPr="00471580">
        <w:rPr>
          <w:b/>
          <w:bCs/>
          <w:lang w:val="en-GB"/>
        </w:rPr>
        <w:t>77</w:t>
      </w:r>
      <w:r w:rsidRPr="00471580">
        <w:rPr>
          <w:lang w:val="en-GB"/>
        </w:rPr>
        <w:t>, 2445–2455 (2020).</w:t>
      </w:r>
    </w:p>
    <w:p w14:paraId="7AA5C6F8" w14:textId="77777777" w:rsidR="00471580" w:rsidRPr="00471580" w:rsidRDefault="00471580" w:rsidP="00471580">
      <w:pPr>
        <w:pStyle w:val="Litteraturfrteckning"/>
        <w:rPr>
          <w:lang w:val="en-GB"/>
        </w:rPr>
      </w:pPr>
      <w:r w:rsidRPr="00471580">
        <w:rPr>
          <w:lang w:val="en-GB"/>
        </w:rPr>
        <w:t>10.</w:t>
      </w:r>
      <w:r w:rsidRPr="00471580">
        <w:rPr>
          <w:lang w:val="en-GB"/>
        </w:rPr>
        <w:tab/>
        <w:t xml:space="preserve">Blanchard, J. L., Heneghan, R. F., Everett, J. D., Trebilco, R. &amp; Richardson, A. J. From bacteria to whales: Using functional size spectra to model marine ecosystems. </w:t>
      </w:r>
      <w:r w:rsidRPr="00471580">
        <w:rPr>
          <w:i/>
          <w:iCs/>
          <w:lang w:val="en-GB"/>
        </w:rPr>
        <w:t>Trends in Ecology &amp; Evolution</w:t>
      </w:r>
      <w:r w:rsidRPr="00471580">
        <w:rPr>
          <w:lang w:val="en-GB"/>
        </w:rPr>
        <w:t xml:space="preserve"> </w:t>
      </w:r>
      <w:r w:rsidRPr="00471580">
        <w:rPr>
          <w:b/>
          <w:bCs/>
          <w:lang w:val="en-GB"/>
        </w:rPr>
        <w:t>32</w:t>
      </w:r>
      <w:r w:rsidRPr="00471580">
        <w:rPr>
          <w:lang w:val="en-GB"/>
        </w:rPr>
        <w:t>, 174–186 (2017).</w:t>
      </w:r>
    </w:p>
    <w:p w14:paraId="44CF1BBE" w14:textId="77777777" w:rsidR="00471580" w:rsidRPr="00471580" w:rsidRDefault="00471580" w:rsidP="00471580">
      <w:pPr>
        <w:pStyle w:val="Litteraturfrteckning"/>
        <w:rPr>
          <w:lang w:val="en-GB"/>
        </w:rPr>
      </w:pPr>
      <w:r w:rsidRPr="00471580">
        <w:rPr>
          <w:lang w:val="en-GB"/>
        </w:rPr>
        <w:t>11.</w:t>
      </w:r>
      <w:r w:rsidRPr="00471580">
        <w:rPr>
          <w:lang w:val="en-GB"/>
        </w:rPr>
        <w:tab/>
        <w:t xml:space="preserve">Brown, J. H., Gillooly, J. F., Allen, A. P., Savage, V. M. &amp; West, G. B. Toward a metabolic theory of ecology. </w:t>
      </w:r>
      <w:r w:rsidRPr="00471580">
        <w:rPr>
          <w:i/>
          <w:iCs/>
          <w:lang w:val="en-GB"/>
        </w:rPr>
        <w:t>Ecology</w:t>
      </w:r>
      <w:r w:rsidRPr="00471580">
        <w:rPr>
          <w:lang w:val="en-GB"/>
        </w:rPr>
        <w:t xml:space="preserve"> </w:t>
      </w:r>
      <w:r w:rsidRPr="00471580">
        <w:rPr>
          <w:b/>
          <w:bCs/>
          <w:lang w:val="en-GB"/>
        </w:rPr>
        <w:t>85</w:t>
      </w:r>
      <w:r w:rsidRPr="00471580">
        <w:rPr>
          <w:lang w:val="en-GB"/>
        </w:rPr>
        <w:t>, 1771–1789 (2004).</w:t>
      </w:r>
    </w:p>
    <w:p w14:paraId="58682768" w14:textId="77777777" w:rsidR="00471580" w:rsidRPr="00471580" w:rsidRDefault="00471580" w:rsidP="00471580">
      <w:pPr>
        <w:pStyle w:val="Litteraturfrteckning"/>
        <w:rPr>
          <w:lang w:val="en-GB"/>
        </w:rPr>
      </w:pPr>
      <w:r w:rsidRPr="00471580">
        <w:rPr>
          <w:lang w:val="en-GB"/>
        </w:rPr>
        <w:t>12.</w:t>
      </w:r>
      <w:r w:rsidRPr="00471580">
        <w:rPr>
          <w:lang w:val="en-GB"/>
        </w:rPr>
        <w:tab/>
        <w:t xml:space="preserve">Pauly, D. On the interrelationships between natural mortality, growth parameters, and mean environmental temperature in 175 fish stocks. </w:t>
      </w:r>
      <w:r w:rsidRPr="00471580">
        <w:rPr>
          <w:i/>
          <w:iCs/>
          <w:lang w:val="en-GB"/>
        </w:rPr>
        <w:t>ICES Journal of Marine Science</w:t>
      </w:r>
      <w:r w:rsidRPr="00471580">
        <w:rPr>
          <w:lang w:val="en-GB"/>
        </w:rPr>
        <w:t xml:space="preserve"> </w:t>
      </w:r>
      <w:r w:rsidRPr="00471580">
        <w:rPr>
          <w:b/>
          <w:bCs/>
          <w:lang w:val="en-GB"/>
        </w:rPr>
        <w:t>39</w:t>
      </w:r>
      <w:r w:rsidRPr="00471580">
        <w:rPr>
          <w:lang w:val="en-GB"/>
        </w:rPr>
        <w:t>, 175–192 (1980).</w:t>
      </w:r>
    </w:p>
    <w:p w14:paraId="2EBCA363" w14:textId="77777777" w:rsidR="00471580" w:rsidRPr="00471580" w:rsidRDefault="00471580" w:rsidP="00471580">
      <w:pPr>
        <w:pStyle w:val="Litteraturfrteckning"/>
        <w:rPr>
          <w:lang w:val="en-GB"/>
        </w:rPr>
      </w:pPr>
      <w:r w:rsidRPr="00471580">
        <w:rPr>
          <w:lang w:val="en-GB"/>
        </w:rPr>
        <w:t>13.</w:t>
      </w:r>
      <w:r w:rsidRPr="00471580">
        <w:rPr>
          <w:lang w:val="en-GB"/>
        </w:rPr>
        <w:tab/>
        <w:t xml:space="preserve">Thorson, J. T., Munch, S. B., Cope, J. M. &amp; Gao, J. Predicting life history parameters for all fishes worldwide. </w:t>
      </w:r>
      <w:r w:rsidRPr="00471580">
        <w:rPr>
          <w:i/>
          <w:iCs/>
          <w:lang w:val="en-GB"/>
        </w:rPr>
        <w:t>Ecological Applications</w:t>
      </w:r>
      <w:r w:rsidRPr="00471580">
        <w:rPr>
          <w:lang w:val="en-GB"/>
        </w:rPr>
        <w:t xml:space="preserve"> </w:t>
      </w:r>
      <w:r w:rsidRPr="00471580">
        <w:rPr>
          <w:b/>
          <w:bCs/>
          <w:lang w:val="en-GB"/>
        </w:rPr>
        <w:t>27</w:t>
      </w:r>
      <w:r w:rsidRPr="00471580">
        <w:rPr>
          <w:lang w:val="en-GB"/>
        </w:rPr>
        <w:t>, 2262–2276 (2017).</w:t>
      </w:r>
    </w:p>
    <w:p w14:paraId="15D4E84E" w14:textId="77777777" w:rsidR="00471580" w:rsidRPr="00471580" w:rsidRDefault="00471580" w:rsidP="00471580">
      <w:pPr>
        <w:pStyle w:val="Litteraturfrteckning"/>
        <w:rPr>
          <w:lang w:val="en-GB"/>
        </w:rPr>
      </w:pPr>
      <w:r w:rsidRPr="00471580">
        <w:rPr>
          <w:lang w:val="en-GB"/>
        </w:rPr>
        <w:t>14.</w:t>
      </w:r>
      <w:r w:rsidRPr="00471580">
        <w:rPr>
          <w:lang w:val="en-GB"/>
        </w:rPr>
        <w:tab/>
        <w:t xml:space="preserve">Ursin, E. A Mathematical Model of Some Aspects of Fish Growth, Respiration, and Mortality. </w:t>
      </w:r>
      <w:r w:rsidRPr="00471580">
        <w:rPr>
          <w:i/>
          <w:iCs/>
          <w:lang w:val="en-GB"/>
        </w:rPr>
        <w:t>Journal of the Fisheries Research Board of Canada</w:t>
      </w:r>
      <w:r w:rsidRPr="00471580">
        <w:rPr>
          <w:lang w:val="en-GB"/>
        </w:rPr>
        <w:t xml:space="preserve"> </w:t>
      </w:r>
      <w:r w:rsidRPr="00471580">
        <w:rPr>
          <w:b/>
          <w:bCs/>
          <w:lang w:val="en-GB"/>
        </w:rPr>
        <w:t>24</w:t>
      </w:r>
      <w:r w:rsidRPr="00471580">
        <w:rPr>
          <w:lang w:val="en-GB"/>
        </w:rPr>
        <w:t>, 2355–2453 (1967).</w:t>
      </w:r>
    </w:p>
    <w:p w14:paraId="23E0BBEC" w14:textId="77777777" w:rsidR="00471580" w:rsidRPr="00471580" w:rsidRDefault="00471580" w:rsidP="00471580">
      <w:pPr>
        <w:pStyle w:val="Litteraturfrteckning"/>
        <w:rPr>
          <w:lang w:val="en-GB"/>
        </w:rPr>
      </w:pPr>
      <w:r w:rsidRPr="00471580">
        <w:rPr>
          <w:lang w:val="en-GB"/>
        </w:rPr>
        <w:t>15.</w:t>
      </w:r>
      <w:r w:rsidRPr="00471580">
        <w:rPr>
          <w:lang w:val="en-GB"/>
        </w:rPr>
        <w:tab/>
        <w:t xml:space="preserve">Bernhardt, J. R., Sunday, J. M., Thompson, P. L. &amp; O’Connor, M. I. Nonlinear averaging of thermal experience predicts population growth rates in a thermally variable environment. </w:t>
      </w:r>
      <w:r w:rsidRPr="00471580">
        <w:rPr>
          <w:i/>
          <w:iCs/>
          <w:lang w:val="en-GB"/>
        </w:rPr>
        <w:t>Proceedings of the Royal Society B: Biological Sciences</w:t>
      </w:r>
      <w:r w:rsidRPr="00471580">
        <w:rPr>
          <w:lang w:val="en-GB"/>
        </w:rPr>
        <w:t xml:space="preserve"> </w:t>
      </w:r>
      <w:r w:rsidRPr="00471580">
        <w:rPr>
          <w:b/>
          <w:bCs/>
          <w:lang w:val="en-GB"/>
        </w:rPr>
        <w:t>285</w:t>
      </w:r>
      <w:r w:rsidRPr="00471580">
        <w:rPr>
          <w:lang w:val="en-GB"/>
        </w:rPr>
        <w:t>, 20181076 (2018).</w:t>
      </w:r>
    </w:p>
    <w:p w14:paraId="7F96206D" w14:textId="77777777" w:rsidR="00471580" w:rsidRPr="00471580" w:rsidRDefault="00471580" w:rsidP="00471580">
      <w:pPr>
        <w:pStyle w:val="Litteraturfrteckning"/>
        <w:rPr>
          <w:lang w:val="en-GB"/>
        </w:rPr>
      </w:pPr>
      <w:r w:rsidRPr="00471580">
        <w:rPr>
          <w:lang w:val="en-GB"/>
        </w:rPr>
        <w:lastRenderedPageBreak/>
        <w:t>16.</w:t>
      </w:r>
      <w:r w:rsidRPr="00471580">
        <w:rPr>
          <w:lang w:val="en-GB"/>
        </w:rPr>
        <w:tab/>
        <w:t xml:space="preserve">Edwards, A. M., Robinson, J. P. W., Plank, M. J., Baum, J. K. &amp; Blanchard, J. L. Testing and recommending methods for fitting size spectra to data. </w:t>
      </w:r>
      <w:r w:rsidRPr="00471580">
        <w:rPr>
          <w:i/>
          <w:iCs/>
          <w:lang w:val="en-GB"/>
        </w:rPr>
        <w:t>Methods in Ecology and Evolution</w:t>
      </w:r>
      <w:r w:rsidRPr="00471580">
        <w:rPr>
          <w:lang w:val="en-GB"/>
        </w:rPr>
        <w:t xml:space="preserve"> </w:t>
      </w:r>
      <w:r w:rsidRPr="00471580">
        <w:rPr>
          <w:b/>
          <w:bCs/>
          <w:lang w:val="en-GB"/>
        </w:rPr>
        <w:t>8</w:t>
      </w:r>
      <w:r w:rsidRPr="00471580">
        <w:rPr>
          <w:lang w:val="en-GB"/>
        </w:rPr>
        <w:t>, 57–67 (2017).</w:t>
      </w:r>
    </w:p>
    <w:p w14:paraId="3D66F1AE" w14:textId="77777777" w:rsidR="00471580" w:rsidRPr="00471580" w:rsidRDefault="00471580" w:rsidP="00471580">
      <w:pPr>
        <w:pStyle w:val="Litteraturfrteckning"/>
        <w:rPr>
          <w:lang w:val="en-GB"/>
        </w:rPr>
      </w:pPr>
      <w:r w:rsidRPr="00471580">
        <w:rPr>
          <w:lang w:val="en-GB"/>
        </w:rPr>
        <w:t>17.</w:t>
      </w:r>
      <w:r w:rsidRPr="00471580">
        <w:rPr>
          <w:lang w:val="en-GB"/>
        </w:rPr>
        <w:tab/>
        <w:t xml:space="preserve">Sheldon, R. W., Sutcliffe, W. H. &amp; Prakash, A. The Production of Particles in the Surface Waters of the Ocean with Particular Reference to the Sargasso Sea1. </w:t>
      </w:r>
      <w:r w:rsidRPr="00471580">
        <w:rPr>
          <w:i/>
          <w:iCs/>
          <w:lang w:val="en-GB"/>
        </w:rPr>
        <w:t>Limnology and Oceanography</w:t>
      </w:r>
      <w:r w:rsidRPr="00471580">
        <w:rPr>
          <w:lang w:val="en-GB"/>
        </w:rPr>
        <w:t xml:space="preserve"> </w:t>
      </w:r>
      <w:r w:rsidRPr="00471580">
        <w:rPr>
          <w:b/>
          <w:bCs/>
          <w:lang w:val="en-GB"/>
        </w:rPr>
        <w:t>18</w:t>
      </w:r>
      <w:r w:rsidRPr="00471580">
        <w:rPr>
          <w:lang w:val="en-GB"/>
        </w:rPr>
        <w:t>, 719–733 (1973).</w:t>
      </w:r>
    </w:p>
    <w:p w14:paraId="31527242" w14:textId="77777777" w:rsidR="00471580" w:rsidRPr="00471580" w:rsidRDefault="00471580" w:rsidP="00471580">
      <w:pPr>
        <w:pStyle w:val="Litteraturfrteckning"/>
        <w:rPr>
          <w:lang w:val="en-GB"/>
        </w:rPr>
      </w:pPr>
      <w:r w:rsidRPr="00471580">
        <w:rPr>
          <w:lang w:val="en-GB"/>
        </w:rPr>
        <w:t>18.</w:t>
      </w:r>
      <w:r w:rsidRPr="00471580">
        <w:rPr>
          <w:lang w:val="en-GB"/>
        </w:rPr>
        <w:tab/>
        <w:t xml:space="preserve">White, E. P., Ernest, S. K. M., Kerkhoff, A. J. &amp; Enquist, B. J. Relationships between body size and abundance in ecology. </w:t>
      </w:r>
      <w:r w:rsidRPr="00471580">
        <w:rPr>
          <w:i/>
          <w:iCs/>
          <w:lang w:val="en-GB"/>
        </w:rPr>
        <w:t>Trends in Ecology &amp; Evolution</w:t>
      </w:r>
      <w:r w:rsidRPr="00471580">
        <w:rPr>
          <w:lang w:val="en-GB"/>
        </w:rPr>
        <w:t xml:space="preserve"> </w:t>
      </w:r>
      <w:r w:rsidRPr="00471580">
        <w:rPr>
          <w:b/>
          <w:bCs/>
          <w:lang w:val="en-GB"/>
        </w:rPr>
        <w:t>22</w:t>
      </w:r>
      <w:r w:rsidRPr="00471580">
        <w:rPr>
          <w:lang w:val="en-GB"/>
        </w:rPr>
        <w:t>, 323–330 (2007).</w:t>
      </w:r>
    </w:p>
    <w:p w14:paraId="42F623D8" w14:textId="77777777" w:rsidR="00471580" w:rsidRPr="00471580" w:rsidRDefault="00471580" w:rsidP="00471580">
      <w:pPr>
        <w:pStyle w:val="Litteraturfrteckning"/>
        <w:rPr>
          <w:lang w:val="en-GB"/>
        </w:rPr>
      </w:pPr>
      <w:r w:rsidRPr="00471580">
        <w:rPr>
          <w:lang w:val="en-GB"/>
        </w:rPr>
        <w:t>19.</w:t>
      </w:r>
      <w:r w:rsidRPr="00471580">
        <w:rPr>
          <w:lang w:val="en-GB"/>
        </w:rPr>
        <w:tab/>
        <w:t xml:space="preserve">Heneghan, R. F., Hatton, I. A. &amp; Galbraith, E. D. Climate change impacts on marine ecosystems through the lens of the size spectrum. </w:t>
      </w:r>
      <w:r w:rsidRPr="00471580">
        <w:rPr>
          <w:i/>
          <w:iCs/>
          <w:lang w:val="en-GB"/>
        </w:rPr>
        <w:t>Emerging Topics in Life Sciences</w:t>
      </w:r>
      <w:r w:rsidRPr="00471580">
        <w:rPr>
          <w:lang w:val="en-GB"/>
        </w:rPr>
        <w:t xml:space="preserve"> </w:t>
      </w:r>
      <w:r w:rsidRPr="00471580">
        <w:rPr>
          <w:b/>
          <w:bCs/>
          <w:lang w:val="en-GB"/>
        </w:rPr>
        <w:t>3</w:t>
      </w:r>
      <w:r w:rsidRPr="00471580">
        <w:rPr>
          <w:lang w:val="en-GB"/>
        </w:rPr>
        <w:t>, 233–243 (2019).</w:t>
      </w:r>
    </w:p>
    <w:p w14:paraId="77C9F573" w14:textId="77777777" w:rsidR="00471580" w:rsidRPr="00471580" w:rsidRDefault="00471580" w:rsidP="00471580">
      <w:pPr>
        <w:pStyle w:val="Litteraturfrteckning"/>
        <w:rPr>
          <w:lang w:val="en-GB"/>
        </w:rPr>
      </w:pPr>
      <w:r w:rsidRPr="00471580">
        <w:rPr>
          <w:lang w:val="en-GB"/>
        </w:rPr>
        <w:t>20.</w:t>
      </w:r>
      <w:r w:rsidRPr="00471580">
        <w:rPr>
          <w:lang w:val="en-GB"/>
        </w:rPr>
        <w:tab/>
        <w:t xml:space="preserve">Andersen, K. H. </w:t>
      </w:r>
      <w:r w:rsidRPr="00471580">
        <w:rPr>
          <w:i/>
          <w:iCs/>
          <w:lang w:val="en-GB"/>
        </w:rPr>
        <w:t>Fish Ecology, Evolution, and Exploitation: A New Theoretical Synthesis</w:t>
      </w:r>
      <w:r w:rsidRPr="00471580">
        <w:rPr>
          <w:lang w:val="en-GB"/>
        </w:rPr>
        <w:t>. (Princeton University Press, 2019).</w:t>
      </w:r>
    </w:p>
    <w:p w14:paraId="19DA30C5" w14:textId="77777777" w:rsidR="00471580" w:rsidRPr="00471580" w:rsidRDefault="00471580" w:rsidP="00471580">
      <w:pPr>
        <w:pStyle w:val="Litteraturfrteckning"/>
        <w:rPr>
          <w:lang w:val="en-GB"/>
        </w:rPr>
      </w:pPr>
      <w:r w:rsidRPr="00471580">
        <w:rPr>
          <w:lang w:val="en-GB"/>
        </w:rPr>
        <w:t>21.</w:t>
      </w:r>
      <w:r w:rsidRPr="00471580">
        <w:rPr>
          <w:lang w:val="en-GB"/>
        </w:rPr>
        <w:tab/>
        <w:t xml:space="preserve">Blanchard, J. L. </w:t>
      </w:r>
      <w:r w:rsidRPr="00471580">
        <w:rPr>
          <w:i/>
          <w:iCs/>
          <w:lang w:val="en-GB"/>
        </w:rPr>
        <w:t>et al.</w:t>
      </w:r>
      <w:r w:rsidRPr="00471580">
        <w:rPr>
          <w:lang w:val="en-GB"/>
        </w:rPr>
        <w:t xml:space="preserve"> Do climate and fishing influence size-based indicators of Celtic Sea fish community structure? </w:t>
      </w:r>
      <w:r w:rsidRPr="00471580">
        <w:rPr>
          <w:i/>
          <w:iCs/>
          <w:lang w:val="en-GB"/>
        </w:rPr>
        <w:t>ICES Journal of Marine Science</w:t>
      </w:r>
      <w:r w:rsidRPr="00471580">
        <w:rPr>
          <w:lang w:val="en-GB"/>
        </w:rPr>
        <w:t xml:space="preserve"> </w:t>
      </w:r>
      <w:r w:rsidRPr="00471580">
        <w:rPr>
          <w:b/>
          <w:bCs/>
          <w:lang w:val="en-GB"/>
        </w:rPr>
        <w:t>62</w:t>
      </w:r>
      <w:r w:rsidRPr="00471580">
        <w:rPr>
          <w:lang w:val="en-GB"/>
        </w:rPr>
        <w:t>, 405–411 (2005).</w:t>
      </w:r>
    </w:p>
    <w:p w14:paraId="628DAFEF" w14:textId="77777777" w:rsidR="00471580" w:rsidRPr="00471580" w:rsidRDefault="00471580" w:rsidP="00471580">
      <w:pPr>
        <w:pStyle w:val="Litteraturfrteckning"/>
        <w:rPr>
          <w:lang w:val="en-GB"/>
        </w:rPr>
      </w:pPr>
      <w:r w:rsidRPr="00471580">
        <w:rPr>
          <w:lang w:val="en-GB"/>
        </w:rPr>
        <w:t>22.</w:t>
      </w:r>
      <w:r w:rsidRPr="00471580">
        <w:rPr>
          <w:lang w:val="en-GB"/>
        </w:rPr>
        <w:tab/>
        <w:t xml:space="preserve">Barnett, L. A. K., Branch, T. A., Ranasinghe, R. A. &amp; Essington, T. E. Old-Growth Fishes Become Scarce under Fishing. </w:t>
      </w:r>
      <w:r w:rsidRPr="00471580">
        <w:rPr>
          <w:i/>
          <w:iCs/>
          <w:lang w:val="en-GB"/>
        </w:rPr>
        <w:t>Current Biology</w:t>
      </w:r>
      <w:r w:rsidRPr="00471580">
        <w:rPr>
          <w:lang w:val="en-GB"/>
        </w:rPr>
        <w:t xml:space="preserve"> </w:t>
      </w:r>
      <w:r w:rsidRPr="00471580">
        <w:rPr>
          <w:b/>
          <w:bCs/>
          <w:lang w:val="en-GB"/>
        </w:rPr>
        <w:t>27</w:t>
      </w:r>
      <w:r w:rsidRPr="00471580">
        <w:rPr>
          <w:lang w:val="en-GB"/>
        </w:rPr>
        <w:t>, 2843-2848.e2 (2017).</w:t>
      </w:r>
    </w:p>
    <w:p w14:paraId="70A350C4" w14:textId="77777777" w:rsidR="00471580" w:rsidRPr="00471580" w:rsidRDefault="00471580" w:rsidP="00471580">
      <w:pPr>
        <w:pStyle w:val="Litteraturfrteckning"/>
        <w:rPr>
          <w:lang w:val="en-GB"/>
        </w:rPr>
      </w:pPr>
      <w:r w:rsidRPr="00471580">
        <w:rPr>
          <w:lang w:val="en-GB"/>
        </w:rPr>
        <w:t>23.</w:t>
      </w:r>
      <w:r w:rsidRPr="00471580">
        <w:rPr>
          <w:lang w:val="en-GB"/>
        </w:rPr>
        <w:tab/>
        <w:t xml:space="preserve">Daufresne, M., Lengfellner, K. &amp; Sommer, U. Global warming benefits the small in aquatic ecosystems. </w:t>
      </w:r>
      <w:r w:rsidRPr="00471580">
        <w:rPr>
          <w:i/>
          <w:iCs/>
          <w:lang w:val="en-GB"/>
        </w:rPr>
        <w:t>Proceedings of the National Academy of Sciences, USA</w:t>
      </w:r>
      <w:r w:rsidRPr="00471580">
        <w:rPr>
          <w:lang w:val="en-GB"/>
        </w:rPr>
        <w:t xml:space="preserve"> </w:t>
      </w:r>
      <w:r w:rsidRPr="00471580">
        <w:rPr>
          <w:b/>
          <w:bCs/>
          <w:lang w:val="en-GB"/>
        </w:rPr>
        <w:t>106</w:t>
      </w:r>
      <w:r w:rsidRPr="00471580">
        <w:rPr>
          <w:lang w:val="en-GB"/>
        </w:rPr>
        <w:t>, 12788–12793 (2009).</w:t>
      </w:r>
    </w:p>
    <w:p w14:paraId="445E7374" w14:textId="77777777" w:rsidR="00471580" w:rsidRPr="00471580" w:rsidRDefault="00471580" w:rsidP="00471580">
      <w:pPr>
        <w:pStyle w:val="Litteraturfrteckning"/>
        <w:rPr>
          <w:lang w:val="en-GB"/>
        </w:rPr>
      </w:pPr>
      <w:r w:rsidRPr="00471580">
        <w:rPr>
          <w:lang w:val="en-GB"/>
        </w:rPr>
        <w:t>24.</w:t>
      </w:r>
      <w:r w:rsidRPr="00471580">
        <w:rPr>
          <w:lang w:val="en-GB"/>
        </w:rPr>
        <w:tab/>
        <w:t xml:space="preserve">Lindmark, M., Ohlberger, J. &amp; Gårdmark, A. Optimum growth temperature declines with body size within fish species. </w:t>
      </w:r>
      <w:r w:rsidRPr="00471580">
        <w:rPr>
          <w:i/>
          <w:iCs/>
          <w:lang w:val="en-GB"/>
        </w:rPr>
        <w:t>Global Change Biology</w:t>
      </w:r>
      <w:r w:rsidRPr="00471580">
        <w:rPr>
          <w:lang w:val="en-GB"/>
        </w:rPr>
        <w:t xml:space="preserve"> </w:t>
      </w:r>
      <w:r w:rsidRPr="00471580">
        <w:rPr>
          <w:b/>
          <w:bCs/>
          <w:lang w:val="en-GB"/>
        </w:rPr>
        <w:t>28</w:t>
      </w:r>
      <w:r w:rsidRPr="00471580">
        <w:rPr>
          <w:lang w:val="en-GB"/>
        </w:rPr>
        <w:t>, 2259–2271 (2022).</w:t>
      </w:r>
    </w:p>
    <w:p w14:paraId="767FF38B" w14:textId="77777777" w:rsidR="00471580" w:rsidRPr="00471580" w:rsidRDefault="00471580" w:rsidP="00471580">
      <w:pPr>
        <w:pStyle w:val="Litteraturfrteckning"/>
        <w:rPr>
          <w:lang w:val="en-GB"/>
        </w:rPr>
      </w:pPr>
      <w:r w:rsidRPr="00471580">
        <w:rPr>
          <w:lang w:val="en-GB"/>
        </w:rPr>
        <w:t>25.</w:t>
      </w:r>
      <w:r w:rsidRPr="00471580">
        <w:rPr>
          <w:lang w:val="en-GB"/>
        </w:rPr>
        <w:tab/>
        <w:t xml:space="preserve">Brett, J. R., Shelbourn, J. E. &amp; Shoop, C. T. Growth rate and body composition of fingerling sockeye salmon, </w:t>
      </w:r>
      <w:r w:rsidRPr="00471580">
        <w:rPr>
          <w:i/>
          <w:iCs/>
          <w:lang w:val="en-GB"/>
        </w:rPr>
        <w:t>Oncorhynchus nerka</w:t>
      </w:r>
      <w:r w:rsidRPr="00471580">
        <w:rPr>
          <w:lang w:val="en-GB"/>
        </w:rPr>
        <w:t xml:space="preserve">, in relation to temperature and ration size. </w:t>
      </w:r>
      <w:r w:rsidRPr="00471580">
        <w:rPr>
          <w:i/>
          <w:iCs/>
          <w:lang w:val="en-GB"/>
        </w:rPr>
        <w:t>J. Fish. Res. Bd. Can.</w:t>
      </w:r>
      <w:r w:rsidRPr="00471580">
        <w:rPr>
          <w:lang w:val="en-GB"/>
        </w:rPr>
        <w:t xml:space="preserve"> </w:t>
      </w:r>
      <w:r w:rsidRPr="00471580">
        <w:rPr>
          <w:b/>
          <w:bCs/>
          <w:lang w:val="en-GB"/>
        </w:rPr>
        <w:t>26</w:t>
      </w:r>
      <w:r w:rsidRPr="00471580">
        <w:rPr>
          <w:lang w:val="en-GB"/>
        </w:rPr>
        <w:t>, 2363–2394 (1969).</w:t>
      </w:r>
    </w:p>
    <w:p w14:paraId="25AF0380" w14:textId="77777777" w:rsidR="00471580" w:rsidRPr="00471580" w:rsidRDefault="00471580" w:rsidP="00471580">
      <w:pPr>
        <w:pStyle w:val="Litteraturfrteckning"/>
        <w:rPr>
          <w:lang w:val="en-GB"/>
        </w:rPr>
      </w:pPr>
      <w:r w:rsidRPr="00471580">
        <w:rPr>
          <w:lang w:val="en-GB"/>
        </w:rPr>
        <w:lastRenderedPageBreak/>
        <w:t>26.</w:t>
      </w:r>
      <w:r w:rsidRPr="00471580">
        <w:rPr>
          <w:lang w:val="en-GB"/>
        </w:rPr>
        <w:tab/>
        <w:t xml:space="preserve">Baudron, A. R., Needle, C. L., Rijnsdorp, A. D. &amp; Marshall, C. T. Warming temperatures and smaller body sizes: synchronous changes in growth of North Sea fishes. </w:t>
      </w:r>
      <w:r w:rsidRPr="00471580">
        <w:rPr>
          <w:i/>
          <w:iCs/>
          <w:lang w:val="en-GB"/>
        </w:rPr>
        <w:t>Global Change Biology</w:t>
      </w:r>
      <w:r w:rsidRPr="00471580">
        <w:rPr>
          <w:lang w:val="en-GB"/>
        </w:rPr>
        <w:t xml:space="preserve"> </w:t>
      </w:r>
      <w:r w:rsidRPr="00471580">
        <w:rPr>
          <w:b/>
          <w:bCs/>
          <w:lang w:val="en-GB"/>
        </w:rPr>
        <w:t>20</w:t>
      </w:r>
      <w:r w:rsidRPr="00471580">
        <w:rPr>
          <w:lang w:val="en-GB"/>
        </w:rPr>
        <w:t>, 1023–1031 (2014).</w:t>
      </w:r>
    </w:p>
    <w:p w14:paraId="4625FD79" w14:textId="77777777" w:rsidR="00471580" w:rsidRPr="00471580" w:rsidRDefault="00471580" w:rsidP="00471580">
      <w:pPr>
        <w:pStyle w:val="Litteraturfrteckning"/>
        <w:rPr>
          <w:lang w:val="en-GB"/>
        </w:rPr>
      </w:pPr>
      <w:r w:rsidRPr="00471580">
        <w:rPr>
          <w:lang w:val="en-GB"/>
        </w:rPr>
        <w:t>27.</w:t>
      </w:r>
      <w:r w:rsidRPr="00471580">
        <w:rPr>
          <w:lang w:val="en-GB"/>
        </w:rPr>
        <w:tab/>
        <w:t xml:space="preserve">Belkin, I. M. Rapid warming of large marine ecosystems. </w:t>
      </w:r>
      <w:r w:rsidRPr="00471580">
        <w:rPr>
          <w:i/>
          <w:iCs/>
          <w:lang w:val="en-GB"/>
        </w:rPr>
        <w:t>Progress in Oceanography</w:t>
      </w:r>
      <w:r w:rsidRPr="00471580">
        <w:rPr>
          <w:lang w:val="en-GB"/>
        </w:rPr>
        <w:t xml:space="preserve"> </w:t>
      </w:r>
      <w:r w:rsidRPr="00471580">
        <w:rPr>
          <w:b/>
          <w:bCs/>
          <w:lang w:val="en-GB"/>
        </w:rPr>
        <w:t>81</w:t>
      </w:r>
      <w:r w:rsidRPr="00471580">
        <w:rPr>
          <w:lang w:val="en-GB"/>
        </w:rPr>
        <w:t>, 207–213 (2009).</w:t>
      </w:r>
    </w:p>
    <w:p w14:paraId="3A79D8BC" w14:textId="77777777" w:rsidR="00471580" w:rsidRPr="00471580" w:rsidRDefault="00471580" w:rsidP="00471580">
      <w:pPr>
        <w:pStyle w:val="Litteraturfrteckning"/>
        <w:rPr>
          <w:lang w:val="en-GB"/>
        </w:rPr>
      </w:pPr>
      <w:r w:rsidRPr="00471580">
        <w:rPr>
          <w:lang w:val="en-GB"/>
        </w:rPr>
        <w:t>28.</w:t>
      </w:r>
      <w:r w:rsidRPr="00471580">
        <w:rPr>
          <w:lang w:val="en-GB"/>
        </w:rPr>
        <w:tab/>
        <w:t xml:space="preserve">Pauly, D. The gill-oxygen limitation theory (GOLT) and its critics. </w:t>
      </w:r>
      <w:r w:rsidRPr="00471580">
        <w:rPr>
          <w:i/>
          <w:iCs/>
          <w:lang w:val="en-GB"/>
        </w:rPr>
        <w:t>Science Advances</w:t>
      </w:r>
      <w:r w:rsidRPr="00471580">
        <w:rPr>
          <w:lang w:val="en-GB"/>
        </w:rPr>
        <w:t xml:space="preserve"> </w:t>
      </w:r>
      <w:r w:rsidRPr="00471580">
        <w:rPr>
          <w:b/>
          <w:bCs/>
          <w:lang w:val="en-GB"/>
        </w:rPr>
        <w:t>7</w:t>
      </w:r>
      <w:r w:rsidRPr="00471580">
        <w:rPr>
          <w:lang w:val="en-GB"/>
        </w:rPr>
        <w:t>, eabc6050 (2021).</w:t>
      </w:r>
    </w:p>
    <w:p w14:paraId="6F7C6C9A" w14:textId="77777777" w:rsidR="00471580" w:rsidRPr="00471580" w:rsidRDefault="00471580" w:rsidP="00471580">
      <w:pPr>
        <w:pStyle w:val="Litteraturfrteckning"/>
        <w:rPr>
          <w:lang w:val="en-GB"/>
        </w:rPr>
      </w:pPr>
      <w:r w:rsidRPr="00471580">
        <w:rPr>
          <w:lang w:val="en-GB"/>
        </w:rPr>
        <w:t>29.</w:t>
      </w:r>
      <w:r w:rsidRPr="00471580">
        <w:rPr>
          <w:lang w:val="en-GB"/>
        </w:rPr>
        <w:tab/>
        <w:t xml:space="preserve">Railsback, S. F. What We Don’t Know About the Effects of Temperature on Salmonid Growth. </w:t>
      </w:r>
      <w:r w:rsidRPr="00471580">
        <w:rPr>
          <w:i/>
          <w:iCs/>
          <w:lang w:val="en-GB"/>
        </w:rPr>
        <w:t>Transactions of the American Fisheries Society</w:t>
      </w:r>
      <w:r w:rsidRPr="00471580">
        <w:rPr>
          <w:lang w:val="en-GB"/>
        </w:rPr>
        <w:t xml:space="preserve"> </w:t>
      </w:r>
      <w:r w:rsidRPr="00471580">
        <w:rPr>
          <w:b/>
          <w:bCs/>
          <w:lang w:val="en-GB"/>
        </w:rPr>
        <w:t>151</w:t>
      </w:r>
      <w:r w:rsidRPr="00471580">
        <w:rPr>
          <w:lang w:val="en-GB"/>
        </w:rPr>
        <w:t>, 3–12 (2022).</w:t>
      </w:r>
    </w:p>
    <w:p w14:paraId="135F34A7" w14:textId="77777777" w:rsidR="00471580" w:rsidRPr="00471580" w:rsidRDefault="00471580" w:rsidP="00471580">
      <w:pPr>
        <w:pStyle w:val="Litteraturfrteckning"/>
        <w:rPr>
          <w:lang w:val="en-GB"/>
        </w:rPr>
      </w:pPr>
      <w:r w:rsidRPr="00471580">
        <w:rPr>
          <w:lang w:val="en-GB"/>
        </w:rPr>
        <w:t>30.</w:t>
      </w:r>
      <w:r w:rsidRPr="00471580">
        <w:rPr>
          <w:lang w:val="en-GB"/>
        </w:rPr>
        <w:tab/>
        <w:t xml:space="preserve">Gårdmark, A. &amp; Huss, M. Individual variation and interactions explain food web responses to global warming. </w:t>
      </w:r>
      <w:r w:rsidRPr="00471580">
        <w:rPr>
          <w:i/>
          <w:iCs/>
          <w:lang w:val="en-GB"/>
        </w:rPr>
        <w:t>Philosophical Transactions of the Royal Society B: Biological Sciences</w:t>
      </w:r>
      <w:r w:rsidRPr="00471580">
        <w:rPr>
          <w:lang w:val="en-GB"/>
        </w:rPr>
        <w:t xml:space="preserve"> </w:t>
      </w:r>
      <w:r w:rsidRPr="00471580">
        <w:rPr>
          <w:b/>
          <w:bCs/>
          <w:lang w:val="en-GB"/>
        </w:rPr>
        <w:t>375</w:t>
      </w:r>
      <w:r w:rsidRPr="00471580">
        <w:rPr>
          <w:lang w:val="en-GB"/>
        </w:rPr>
        <w:t>, 20190449 (2020).</w:t>
      </w:r>
    </w:p>
    <w:p w14:paraId="4673A2F0" w14:textId="77777777" w:rsidR="00471580" w:rsidRPr="00471580" w:rsidRDefault="00471580" w:rsidP="00471580">
      <w:pPr>
        <w:pStyle w:val="Litteraturfrteckning"/>
        <w:rPr>
          <w:lang w:val="en-GB"/>
        </w:rPr>
      </w:pPr>
      <w:r w:rsidRPr="00471580">
        <w:rPr>
          <w:lang w:val="en-GB"/>
        </w:rPr>
        <w:t>31.</w:t>
      </w:r>
      <w:r w:rsidRPr="00471580">
        <w:rPr>
          <w:lang w:val="en-GB"/>
        </w:rPr>
        <w:tab/>
        <w:t xml:space="preserve">McCoy, M. W. &amp; Gillooly, J. F. Predicting natural mortality rates of plants and animals. </w:t>
      </w:r>
      <w:r w:rsidRPr="00471580">
        <w:rPr>
          <w:i/>
          <w:iCs/>
          <w:lang w:val="en-GB"/>
        </w:rPr>
        <w:t>Ecology Letters</w:t>
      </w:r>
      <w:r w:rsidRPr="00471580">
        <w:rPr>
          <w:lang w:val="en-GB"/>
        </w:rPr>
        <w:t xml:space="preserve"> </w:t>
      </w:r>
      <w:r w:rsidRPr="00471580">
        <w:rPr>
          <w:b/>
          <w:bCs/>
          <w:lang w:val="en-GB"/>
        </w:rPr>
        <w:t>11</w:t>
      </w:r>
      <w:r w:rsidRPr="00471580">
        <w:rPr>
          <w:lang w:val="en-GB"/>
        </w:rPr>
        <w:t>, 710–716 (2008).</w:t>
      </w:r>
    </w:p>
    <w:p w14:paraId="5D3EBAD6" w14:textId="77777777" w:rsidR="00471580" w:rsidRPr="00471580" w:rsidRDefault="00471580" w:rsidP="00471580">
      <w:pPr>
        <w:pStyle w:val="Litteraturfrteckning"/>
        <w:rPr>
          <w:lang w:val="en-GB"/>
        </w:rPr>
      </w:pPr>
      <w:r w:rsidRPr="00471580">
        <w:rPr>
          <w:lang w:val="en-GB"/>
        </w:rPr>
        <w:t>32.</w:t>
      </w:r>
      <w:r w:rsidRPr="00471580">
        <w:rPr>
          <w:lang w:val="en-GB"/>
        </w:rPr>
        <w:tab/>
        <w:t xml:space="preserve">Munch, S. B. &amp; Salinas, S. Latitudinal variation in lifespan within species is explained by the metabolic theory of ecology. </w:t>
      </w:r>
      <w:r w:rsidRPr="00471580">
        <w:rPr>
          <w:i/>
          <w:iCs/>
          <w:lang w:val="en-GB"/>
        </w:rPr>
        <w:t>Proceedings of the National Academy of Sciences</w:t>
      </w:r>
      <w:r w:rsidRPr="00471580">
        <w:rPr>
          <w:lang w:val="en-GB"/>
        </w:rPr>
        <w:t xml:space="preserve"> </w:t>
      </w:r>
      <w:r w:rsidRPr="00471580">
        <w:rPr>
          <w:b/>
          <w:bCs/>
          <w:lang w:val="en-GB"/>
        </w:rPr>
        <w:t>106</w:t>
      </w:r>
      <w:r w:rsidRPr="00471580">
        <w:rPr>
          <w:lang w:val="en-GB"/>
        </w:rPr>
        <w:t>, 13860–13864 (2009).</w:t>
      </w:r>
    </w:p>
    <w:p w14:paraId="4A9281ED" w14:textId="77777777" w:rsidR="00471580" w:rsidRPr="00471580" w:rsidRDefault="00471580" w:rsidP="00471580">
      <w:pPr>
        <w:pStyle w:val="Litteraturfrteckning"/>
        <w:rPr>
          <w:lang w:val="en-GB"/>
        </w:rPr>
      </w:pPr>
      <w:r w:rsidRPr="00471580">
        <w:rPr>
          <w:lang w:val="en-GB"/>
        </w:rPr>
        <w:t>33.</w:t>
      </w:r>
      <w:r w:rsidRPr="00471580">
        <w:rPr>
          <w:lang w:val="en-GB"/>
        </w:rPr>
        <w:tab/>
        <w:t xml:space="preserve">Biro, P. A., Post, J. R. &amp; Booth, D. J. Mechanisms for climate-induced mortality of fish populations in whole-lake experiments. </w:t>
      </w:r>
      <w:r w:rsidRPr="00471580">
        <w:rPr>
          <w:i/>
          <w:iCs/>
          <w:lang w:val="en-GB"/>
        </w:rPr>
        <w:t>Proceedings of the National Academy of Sciences</w:t>
      </w:r>
      <w:r w:rsidRPr="00471580">
        <w:rPr>
          <w:lang w:val="en-GB"/>
        </w:rPr>
        <w:t xml:space="preserve"> </w:t>
      </w:r>
      <w:r w:rsidRPr="00471580">
        <w:rPr>
          <w:b/>
          <w:bCs/>
          <w:lang w:val="en-GB"/>
        </w:rPr>
        <w:t>104</w:t>
      </w:r>
      <w:r w:rsidRPr="00471580">
        <w:rPr>
          <w:lang w:val="en-GB"/>
        </w:rPr>
        <w:t>, 9715–9719 (2007).</w:t>
      </w:r>
    </w:p>
    <w:p w14:paraId="718F474C" w14:textId="77777777" w:rsidR="00471580" w:rsidRPr="00471580" w:rsidRDefault="00471580" w:rsidP="00471580">
      <w:pPr>
        <w:pStyle w:val="Litteraturfrteckning"/>
        <w:rPr>
          <w:lang w:val="en-GB"/>
        </w:rPr>
      </w:pPr>
      <w:r w:rsidRPr="00471580">
        <w:rPr>
          <w:lang w:val="en-GB"/>
        </w:rPr>
        <w:t>34.</w:t>
      </w:r>
      <w:r w:rsidRPr="00471580">
        <w:rPr>
          <w:lang w:val="en-GB"/>
        </w:rPr>
        <w:tab/>
        <w:t xml:space="preserve">Gislason, H., Daan, N., Rice, J. C. &amp; Pope, J. G. Size, growth, temperature and the natural mortality of marine fish: Natural mortality and size. </w:t>
      </w:r>
      <w:r w:rsidRPr="00471580">
        <w:rPr>
          <w:i/>
          <w:iCs/>
          <w:lang w:val="en-GB"/>
        </w:rPr>
        <w:t>Fish and Fisheries</w:t>
      </w:r>
      <w:r w:rsidRPr="00471580">
        <w:rPr>
          <w:lang w:val="en-GB"/>
        </w:rPr>
        <w:t xml:space="preserve"> </w:t>
      </w:r>
      <w:r w:rsidRPr="00471580">
        <w:rPr>
          <w:b/>
          <w:bCs/>
          <w:lang w:val="en-GB"/>
        </w:rPr>
        <w:t>11</w:t>
      </w:r>
      <w:r w:rsidRPr="00471580">
        <w:rPr>
          <w:lang w:val="en-GB"/>
        </w:rPr>
        <w:t>, 149–158 (2010).</w:t>
      </w:r>
    </w:p>
    <w:p w14:paraId="20AF2586" w14:textId="77777777" w:rsidR="00471580" w:rsidRPr="00471580" w:rsidRDefault="00471580" w:rsidP="00471580">
      <w:pPr>
        <w:pStyle w:val="Litteraturfrteckning"/>
        <w:rPr>
          <w:lang w:val="en-GB"/>
        </w:rPr>
      </w:pPr>
      <w:r w:rsidRPr="00471580">
        <w:rPr>
          <w:lang w:val="en-GB"/>
        </w:rPr>
        <w:lastRenderedPageBreak/>
        <w:t>35.</w:t>
      </w:r>
      <w:r w:rsidRPr="00471580">
        <w:rPr>
          <w:lang w:val="en-GB"/>
        </w:rPr>
        <w:tab/>
        <w:t xml:space="preserve">Berggren, T., Bergström, U., Sundblad, G. &amp; Östman, Ö. Warmer water increases early body growth of northern pike (Esox lucius) but mortality has larger impact on decreasing body sizes. </w:t>
      </w:r>
      <w:r w:rsidRPr="00471580">
        <w:rPr>
          <w:i/>
          <w:iCs/>
          <w:lang w:val="en-GB"/>
        </w:rPr>
        <w:t>Can. J. Fish. Aquat. Sci.</w:t>
      </w:r>
      <w:r w:rsidRPr="00471580">
        <w:rPr>
          <w:lang w:val="en-GB"/>
        </w:rPr>
        <w:t xml:space="preserve"> (2021) doi:10.1139/cjfas-2020-0386.</w:t>
      </w:r>
    </w:p>
    <w:p w14:paraId="7A3F4358" w14:textId="77777777" w:rsidR="00471580" w:rsidRPr="00471580" w:rsidRDefault="00471580" w:rsidP="00471580">
      <w:pPr>
        <w:pStyle w:val="Litteraturfrteckning"/>
        <w:rPr>
          <w:lang w:val="en-GB"/>
        </w:rPr>
      </w:pPr>
      <w:r w:rsidRPr="00471580">
        <w:rPr>
          <w:lang w:val="en-GB"/>
        </w:rPr>
        <w:t>36.</w:t>
      </w:r>
      <w:r w:rsidRPr="00471580">
        <w:rPr>
          <w:lang w:val="en-GB"/>
        </w:rPr>
        <w:tab/>
        <w:t xml:space="preserve">Ohlberger, J. Climate warming and ectotherm body size – from individual physiology to community ecology. </w:t>
      </w:r>
      <w:r w:rsidRPr="00471580">
        <w:rPr>
          <w:i/>
          <w:iCs/>
          <w:lang w:val="en-GB"/>
        </w:rPr>
        <w:t>Functional Ecology</w:t>
      </w:r>
      <w:r w:rsidRPr="00471580">
        <w:rPr>
          <w:lang w:val="en-GB"/>
        </w:rPr>
        <w:t xml:space="preserve"> </w:t>
      </w:r>
      <w:r w:rsidRPr="00471580">
        <w:rPr>
          <w:b/>
          <w:bCs/>
          <w:lang w:val="en-GB"/>
        </w:rPr>
        <w:t>27</w:t>
      </w:r>
      <w:r w:rsidRPr="00471580">
        <w:rPr>
          <w:lang w:val="en-GB"/>
        </w:rPr>
        <w:t>, 991–1001 (2013).</w:t>
      </w:r>
    </w:p>
    <w:p w14:paraId="6807739D" w14:textId="77777777" w:rsidR="00471580" w:rsidRPr="00471580" w:rsidRDefault="00471580" w:rsidP="00471580">
      <w:pPr>
        <w:pStyle w:val="Litteraturfrteckning"/>
        <w:rPr>
          <w:lang w:val="en-GB"/>
        </w:rPr>
      </w:pPr>
      <w:r w:rsidRPr="00471580">
        <w:rPr>
          <w:lang w:val="en-GB"/>
        </w:rPr>
        <w:t>37.</w:t>
      </w:r>
      <w:r w:rsidRPr="00471580">
        <w:rPr>
          <w:lang w:val="en-GB"/>
        </w:rPr>
        <w:tab/>
        <w:t xml:space="preserve">Ohlberger, J., Ward, E. J., Schindler, D. E. &amp; Lewis, B. Demographic changes in Chinook salmon across the Northeast Pacific Ocean. </w:t>
      </w:r>
      <w:r w:rsidRPr="00471580">
        <w:rPr>
          <w:i/>
          <w:iCs/>
          <w:lang w:val="en-GB"/>
        </w:rPr>
        <w:t>Fish and Fisheries</w:t>
      </w:r>
      <w:r w:rsidRPr="00471580">
        <w:rPr>
          <w:lang w:val="en-GB"/>
        </w:rPr>
        <w:t xml:space="preserve"> </w:t>
      </w:r>
      <w:r w:rsidRPr="00471580">
        <w:rPr>
          <w:b/>
          <w:bCs/>
          <w:lang w:val="en-GB"/>
        </w:rPr>
        <w:t>19</w:t>
      </w:r>
      <w:r w:rsidRPr="00471580">
        <w:rPr>
          <w:lang w:val="en-GB"/>
        </w:rPr>
        <w:t>, 533–546 (2018).</w:t>
      </w:r>
    </w:p>
    <w:p w14:paraId="00EB3690" w14:textId="77777777" w:rsidR="00471580" w:rsidRPr="00095AF9" w:rsidRDefault="00471580" w:rsidP="00471580">
      <w:pPr>
        <w:pStyle w:val="Litteraturfrteckning"/>
        <w:rPr>
          <w:lang w:val="sv-SE"/>
        </w:rPr>
      </w:pPr>
      <w:r w:rsidRPr="00471580">
        <w:rPr>
          <w:lang w:val="en-GB"/>
        </w:rPr>
        <w:t>38.</w:t>
      </w:r>
      <w:r w:rsidRPr="00471580">
        <w:rPr>
          <w:lang w:val="en-GB"/>
        </w:rPr>
        <w:tab/>
        <w:t xml:space="preserve">Audzijonyte, A. </w:t>
      </w:r>
      <w:r w:rsidRPr="00471580">
        <w:rPr>
          <w:i/>
          <w:iCs/>
          <w:lang w:val="en-GB"/>
        </w:rPr>
        <w:t>et al.</w:t>
      </w:r>
      <w:r w:rsidRPr="00471580">
        <w:rPr>
          <w:lang w:val="en-GB"/>
        </w:rPr>
        <w:t xml:space="preserve"> Fish body sizes change with temperature but not all species shrink with warming. </w:t>
      </w:r>
      <w:r w:rsidRPr="00095AF9">
        <w:rPr>
          <w:i/>
          <w:iCs/>
          <w:lang w:val="sv-SE"/>
        </w:rPr>
        <w:t>Nat Ecol Evol</w:t>
      </w:r>
      <w:r w:rsidRPr="00095AF9">
        <w:rPr>
          <w:lang w:val="sv-SE"/>
        </w:rPr>
        <w:t xml:space="preserve"> </w:t>
      </w:r>
      <w:r w:rsidRPr="00095AF9">
        <w:rPr>
          <w:b/>
          <w:bCs/>
          <w:lang w:val="sv-SE"/>
        </w:rPr>
        <w:t>4</w:t>
      </w:r>
      <w:r w:rsidRPr="00095AF9">
        <w:rPr>
          <w:lang w:val="sv-SE"/>
        </w:rPr>
        <w:t>, 809–814 (2020).</w:t>
      </w:r>
    </w:p>
    <w:p w14:paraId="5A98F4B3" w14:textId="77777777" w:rsidR="00471580" w:rsidRPr="00095AF9" w:rsidRDefault="00471580" w:rsidP="00471580">
      <w:pPr>
        <w:pStyle w:val="Litteraturfrteckning"/>
        <w:rPr>
          <w:lang w:val="sv-SE"/>
        </w:rPr>
      </w:pPr>
      <w:r w:rsidRPr="00095AF9">
        <w:rPr>
          <w:lang w:val="sv-SE"/>
        </w:rPr>
        <w:t>39.</w:t>
      </w:r>
      <w:r w:rsidRPr="00095AF9">
        <w:rPr>
          <w:lang w:val="sv-SE"/>
        </w:rPr>
        <w:tab/>
        <w:t xml:space="preserve">Adill, A., Mo, K., Sevastik, A., Olsson, J. &amp; Bergström, L. </w:t>
      </w:r>
      <w:r w:rsidRPr="00095AF9">
        <w:rPr>
          <w:i/>
          <w:iCs/>
          <w:lang w:val="sv-SE"/>
        </w:rPr>
        <w:t>Biologisk recipientkontroll vid Forsmarks kärnkraftverk (in Swedish)</w:t>
      </w:r>
      <w:r w:rsidRPr="00095AF9">
        <w:rPr>
          <w:lang w:val="sv-SE"/>
        </w:rPr>
        <w:t>. https://pub.epsilon.slu.se/11349/ (2013).</w:t>
      </w:r>
    </w:p>
    <w:p w14:paraId="38F04E52" w14:textId="77777777" w:rsidR="00471580" w:rsidRPr="00471580" w:rsidRDefault="00471580" w:rsidP="00471580">
      <w:pPr>
        <w:pStyle w:val="Litteraturfrteckning"/>
        <w:rPr>
          <w:lang w:val="en-GB"/>
        </w:rPr>
      </w:pPr>
      <w:r w:rsidRPr="00471580">
        <w:rPr>
          <w:lang w:val="en-GB"/>
        </w:rPr>
        <w:t>40.</w:t>
      </w:r>
      <w:r w:rsidRPr="00471580">
        <w:rPr>
          <w:lang w:val="en-GB"/>
        </w:rPr>
        <w:tab/>
        <w:t xml:space="preserve">Huss, M., Lindmark, M., Jacobson, P., van Dorst, R. M. &amp; Gårdmark, A. Experimental evidence of gradual size‐dependent shifts in body size and growth of fish in response to warming. </w:t>
      </w:r>
      <w:r w:rsidRPr="00471580">
        <w:rPr>
          <w:i/>
          <w:iCs/>
          <w:lang w:val="en-GB"/>
        </w:rPr>
        <w:t>Glob Change Biol</w:t>
      </w:r>
      <w:r w:rsidRPr="00471580">
        <w:rPr>
          <w:lang w:val="en-GB"/>
        </w:rPr>
        <w:t xml:space="preserve"> </w:t>
      </w:r>
      <w:r w:rsidRPr="00471580">
        <w:rPr>
          <w:b/>
          <w:bCs/>
          <w:lang w:val="en-GB"/>
        </w:rPr>
        <w:t>25</w:t>
      </w:r>
      <w:r w:rsidRPr="00471580">
        <w:rPr>
          <w:lang w:val="en-GB"/>
        </w:rPr>
        <w:t>, 2285–2295 (2019).</w:t>
      </w:r>
    </w:p>
    <w:p w14:paraId="75F9762E" w14:textId="77777777" w:rsidR="00471580" w:rsidRPr="00095AF9" w:rsidRDefault="00471580" w:rsidP="00471580">
      <w:pPr>
        <w:pStyle w:val="Litteraturfrteckning"/>
        <w:rPr>
          <w:lang w:val="sv-SE"/>
        </w:rPr>
      </w:pPr>
      <w:r w:rsidRPr="00471580">
        <w:rPr>
          <w:lang w:val="en-GB"/>
        </w:rPr>
        <w:t>41.</w:t>
      </w:r>
      <w:r w:rsidRPr="00471580">
        <w:rPr>
          <w:lang w:val="en-GB"/>
        </w:rPr>
        <w:tab/>
        <w:t xml:space="preserve">Björklund, M., Aho, T. &amp; Behrmann-Godel, J. Isolation over 35 years in a heated biotest basin causes selection on MHC class IIß genes in the European perch (Perca fluviatilis L.). </w:t>
      </w:r>
      <w:r w:rsidRPr="00095AF9">
        <w:rPr>
          <w:i/>
          <w:iCs/>
          <w:lang w:val="sv-SE"/>
        </w:rPr>
        <w:t>Ecol Evol</w:t>
      </w:r>
      <w:r w:rsidRPr="00095AF9">
        <w:rPr>
          <w:lang w:val="sv-SE"/>
        </w:rPr>
        <w:t xml:space="preserve"> </w:t>
      </w:r>
      <w:r w:rsidRPr="00095AF9">
        <w:rPr>
          <w:b/>
          <w:bCs/>
          <w:lang w:val="sv-SE"/>
        </w:rPr>
        <w:t>5</w:t>
      </w:r>
      <w:r w:rsidRPr="00095AF9">
        <w:rPr>
          <w:lang w:val="sv-SE"/>
        </w:rPr>
        <w:t>, 1440–1455 (2015).</w:t>
      </w:r>
    </w:p>
    <w:p w14:paraId="7E37AD1B" w14:textId="77777777" w:rsidR="00471580" w:rsidRPr="00095AF9" w:rsidRDefault="00471580" w:rsidP="00471580">
      <w:pPr>
        <w:pStyle w:val="Litteraturfrteckning"/>
        <w:rPr>
          <w:lang w:val="sv-SE"/>
        </w:rPr>
      </w:pPr>
      <w:r w:rsidRPr="00095AF9">
        <w:rPr>
          <w:lang w:val="sv-SE"/>
        </w:rPr>
        <w:t>42.</w:t>
      </w:r>
      <w:r w:rsidRPr="00095AF9">
        <w:rPr>
          <w:lang w:val="sv-SE"/>
        </w:rPr>
        <w:tab/>
        <w:t xml:space="preserve">Thoresson, G. </w:t>
      </w:r>
      <w:r w:rsidRPr="00095AF9">
        <w:rPr>
          <w:i/>
          <w:iCs/>
          <w:lang w:val="sv-SE"/>
        </w:rPr>
        <w:t>Metoder för övervakning av kustfiskbestånd (in Swedish)</w:t>
      </w:r>
      <w:r w:rsidRPr="00095AF9">
        <w:rPr>
          <w:lang w:val="sv-SE"/>
        </w:rPr>
        <w:t>. http://urn.kb.se/resolve?urn=urn:nbn:se:havochvatten:diva-317 (1996).</w:t>
      </w:r>
    </w:p>
    <w:p w14:paraId="38F8E250" w14:textId="77777777" w:rsidR="00471580" w:rsidRPr="00471580" w:rsidRDefault="00471580" w:rsidP="00471580">
      <w:pPr>
        <w:pStyle w:val="Litteraturfrteckning"/>
        <w:rPr>
          <w:lang w:val="en-GB"/>
        </w:rPr>
      </w:pPr>
      <w:r w:rsidRPr="00471580">
        <w:rPr>
          <w:lang w:val="en-GB"/>
        </w:rPr>
        <w:t>43.</w:t>
      </w:r>
      <w:r w:rsidRPr="00471580">
        <w:rPr>
          <w:lang w:val="en-GB"/>
        </w:rPr>
        <w:tab/>
        <w:t xml:space="preserve">Morrongiello, J. R. &amp; Thresher, R. E. A statistical framework to explore ontogenetic growth variation among individuals and populations: a marine fish example. </w:t>
      </w:r>
      <w:r w:rsidRPr="00471580">
        <w:rPr>
          <w:i/>
          <w:iCs/>
          <w:lang w:val="en-GB"/>
        </w:rPr>
        <w:t>Ecological Monographs</w:t>
      </w:r>
      <w:r w:rsidRPr="00471580">
        <w:rPr>
          <w:lang w:val="en-GB"/>
        </w:rPr>
        <w:t xml:space="preserve"> </w:t>
      </w:r>
      <w:r w:rsidRPr="00471580">
        <w:rPr>
          <w:b/>
          <w:bCs/>
          <w:lang w:val="en-GB"/>
        </w:rPr>
        <w:t>85</w:t>
      </w:r>
      <w:r w:rsidRPr="00471580">
        <w:rPr>
          <w:lang w:val="en-GB"/>
        </w:rPr>
        <w:t>, 93–115 (2015).</w:t>
      </w:r>
    </w:p>
    <w:p w14:paraId="3F0EFA7E" w14:textId="77777777" w:rsidR="00471580" w:rsidRPr="00471580" w:rsidRDefault="00471580" w:rsidP="00471580">
      <w:pPr>
        <w:pStyle w:val="Litteraturfrteckning"/>
        <w:rPr>
          <w:lang w:val="en-GB"/>
        </w:rPr>
      </w:pPr>
      <w:r w:rsidRPr="00471580">
        <w:rPr>
          <w:lang w:val="en-GB"/>
        </w:rPr>
        <w:t>44.</w:t>
      </w:r>
      <w:r w:rsidRPr="00471580">
        <w:rPr>
          <w:lang w:val="en-GB"/>
        </w:rPr>
        <w:tab/>
        <w:t xml:space="preserve">Wesner, J. S. &amp; Pomeranz, J. P. F. Choosing priors in Bayesian ecological models by simulating from the prior predictive distribution. </w:t>
      </w:r>
      <w:r w:rsidRPr="00471580">
        <w:rPr>
          <w:i/>
          <w:iCs/>
          <w:lang w:val="en-GB"/>
        </w:rPr>
        <w:t>Ecosphere</w:t>
      </w:r>
      <w:r w:rsidRPr="00471580">
        <w:rPr>
          <w:lang w:val="en-GB"/>
        </w:rPr>
        <w:t xml:space="preserve"> </w:t>
      </w:r>
      <w:r w:rsidRPr="00471580">
        <w:rPr>
          <w:b/>
          <w:bCs/>
          <w:lang w:val="en-GB"/>
        </w:rPr>
        <w:t>12</w:t>
      </w:r>
      <w:r w:rsidRPr="00471580">
        <w:rPr>
          <w:lang w:val="en-GB"/>
        </w:rPr>
        <w:t>, e03739 (2021).</w:t>
      </w:r>
    </w:p>
    <w:p w14:paraId="3CAC8F09" w14:textId="77777777" w:rsidR="00471580" w:rsidRPr="00471580" w:rsidRDefault="00471580" w:rsidP="00471580">
      <w:pPr>
        <w:pStyle w:val="Litteraturfrteckning"/>
        <w:rPr>
          <w:lang w:val="en-GB"/>
        </w:rPr>
      </w:pPr>
      <w:r w:rsidRPr="00471580">
        <w:rPr>
          <w:lang w:val="en-GB"/>
        </w:rPr>
        <w:lastRenderedPageBreak/>
        <w:t>45.</w:t>
      </w:r>
      <w:r w:rsidRPr="00471580">
        <w:rPr>
          <w:lang w:val="en-GB"/>
        </w:rPr>
        <w:tab/>
        <w:t xml:space="preserve">Edwards, A. M., Robinson, J. P. W., Blanchard, J. L., Baum, J. K. &amp; Plank, M. J. Accounting for the bin structure of data removes bias when fitting size spectra. </w:t>
      </w:r>
      <w:r w:rsidRPr="00471580">
        <w:rPr>
          <w:i/>
          <w:iCs/>
          <w:lang w:val="en-GB"/>
        </w:rPr>
        <w:t>Marine Ecology Progress Series</w:t>
      </w:r>
      <w:r w:rsidRPr="00471580">
        <w:rPr>
          <w:lang w:val="en-GB"/>
        </w:rPr>
        <w:t xml:space="preserve"> </w:t>
      </w:r>
      <w:r w:rsidRPr="00471580">
        <w:rPr>
          <w:b/>
          <w:bCs/>
          <w:lang w:val="en-GB"/>
        </w:rPr>
        <w:t>636</w:t>
      </w:r>
      <w:r w:rsidRPr="00471580">
        <w:rPr>
          <w:lang w:val="en-GB"/>
        </w:rPr>
        <w:t>, 19–33 (2020).</w:t>
      </w:r>
    </w:p>
    <w:p w14:paraId="42F82F40" w14:textId="77777777" w:rsidR="00471580" w:rsidRPr="00471580" w:rsidRDefault="00471580" w:rsidP="00471580">
      <w:pPr>
        <w:pStyle w:val="Litteraturfrteckning"/>
        <w:rPr>
          <w:lang w:val="en-GB"/>
        </w:rPr>
      </w:pPr>
      <w:r w:rsidRPr="00471580">
        <w:rPr>
          <w:lang w:val="en-GB"/>
        </w:rPr>
        <w:t>46.</w:t>
      </w:r>
      <w:r w:rsidRPr="00471580">
        <w:rPr>
          <w:lang w:val="en-GB"/>
        </w:rPr>
        <w:tab/>
        <w:t xml:space="preserve">Edwards, A. </w:t>
      </w:r>
      <w:r w:rsidRPr="00471580">
        <w:rPr>
          <w:i/>
          <w:iCs/>
          <w:lang w:val="en-GB"/>
        </w:rPr>
        <w:t>sizeSpectra: Fitting Size Spectra to Ecological Data Using Maximum Likelihood</w:t>
      </w:r>
      <w:r w:rsidRPr="00471580">
        <w:rPr>
          <w:lang w:val="en-GB"/>
        </w:rPr>
        <w:t>. (2020).</w:t>
      </w:r>
    </w:p>
    <w:p w14:paraId="46398211" w14:textId="77777777" w:rsidR="00471580" w:rsidRPr="00471580" w:rsidRDefault="00471580" w:rsidP="00471580">
      <w:pPr>
        <w:pStyle w:val="Litteraturfrteckning"/>
        <w:rPr>
          <w:lang w:val="en-GB"/>
        </w:rPr>
      </w:pPr>
      <w:r w:rsidRPr="00471580">
        <w:rPr>
          <w:lang w:val="en-GB"/>
        </w:rPr>
        <w:t>47.</w:t>
      </w:r>
      <w:r w:rsidRPr="00471580">
        <w:rPr>
          <w:lang w:val="en-GB"/>
        </w:rPr>
        <w:tab/>
        <w:t xml:space="preserve">R Core Team. </w:t>
      </w:r>
      <w:r w:rsidRPr="00471580">
        <w:rPr>
          <w:i/>
          <w:iCs/>
          <w:lang w:val="en-GB"/>
        </w:rPr>
        <w:t>R: A Language and Environment for Statistical Computing. R Foundation for Statistical Computing</w:t>
      </w:r>
      <w:r w:rsidRPr="00471580">
        <w:rPr>
          <w:lang w:val="en-GB"/>
        </w:rPr>
        <w:t>. (2020).</w:t>
      </w:r>
    </w:p>
    <w:p w14:paraId="273F9B85" w14:textId="77777777" w:rsidR="00471580" w:rsidRPr="00471580" w:rsidRDefault="00471580" w:rsidP="00471580">
      <w:pPr>
        <w:pStyle w:val="Litteraturfrteckning"/>
        <w:rPr>
          <w:lang w:val="en-GB"/>
        </w:rPr>
      </w:pPr>
      <w:r w:rsidRPr="00471580">
        <w:rPr>
          <w:lang w:val="en-GB"/>
        </w:rPr>
        <w:t>48.</w:t>
      </w:r>
      <w:r w:rsidRPr="00471580">
        <w:rPr>
          <w:lang w:val="en-GB"/>
        </w:rPr>
        <w:tab/>
        <w:t xml:space="preserve">Wickham, H. </w:t>
      </w:r>
      <w:r w:rsidRPr="00471580">
        <w:rPr>
          <w:i/>
          <w:iCs/>
          <w:lang w:val="en-GB"/>
        </w:rPr>
        <w:t>et al.</w:t>
      </w:r>
      <w:r w:rsidRPr="00471580">
        <w:rPr>
          <w:lang w:val="en-GB"/>
        </w:rPr>
        <w:t xml:space="preserve"> Welcome to the tidyverse. </w:t>
      </w:r>
      <w:r w:rsidRPr="00471580">
        <w:rPr>
          <w:i/>
          <w:iCs/>
          <w:lang w:val="en-GB"/>
        </w:rPr>
        <w:t>Journal of Open Source Software</w:t>
      </w:r>
      <w:r w:rsidRPr="00471580">
        <w:rPr>
          <w:lang w:val="en-GB"/>
        </w:rPr>
        <w:t xml:space="preserve"> 1686 (2019) doi:https://doi.org/10.21105/joss.01686.</w:t>
      </w:r>
    </w:p>
    <w:p w14:paraId="4E3E12E2" w14:textId="77777777" w:rsidR="00471580" w:rsidRPr="00471580" w:rsidRDefault="00471580" w:rsidP="00471580">
      <w:pPr>
        <w:pStyle w:val="Litteraturfrteckning"/>
        <w:rPr>
          <w:lang w:val="en-GB"/>
        </w:rPr>
      </w:pPr>
      <w:r w:rsidRPr="00471580">
        <w:rPr>
          <w:lang w:val="en-GB"/>
        </w:rPr>
        <w:t>49.</w:t>
      </w:r>
      <w:r w:rsidRPr="00471580">
        <w:rPr>
          <w:lang w:val="en-GB"/>
        </w:rPr>
        <w:tab/>
        <w:t xml:space="preserve">Bürkner, P.-C. </w:t>
      </w:r>
      <w:r w:rsidRPr="00471580">
        <w:rPr>
          <w:b/>
          <w:bCs/>
          <w:lang w:val="en-GB"/>
        </w:rPr>
        <w:t>brms</w:t>
      </w:r>
      <w:r w:rsidRPr="00471580">
        <w:rPr>
          <w:lang w:val="en-GB"/>
        </w:rPr>
        <w:t xml:space="preserve"> : An </w:t>
      </w:r>
      <w:r w:rsidRPr="00471580">
        <w:rPr>
          <w:i/>
          <w:iCs/>
          <w:lang w:val="en-GB"/>
        </w:rPr>
        <w:t>R</w:t>
      </w:r>
      <w:r w:rsidRPr="00471580">
        <w:rPr>
          <w:lang w:val="en-GB"/>
        </w:rPr>
        <w:t xml:space="preserve"> Package for Bayesian Multilevel Models Using </w:t>
      </w:r>
      <w:r w:rsidRPr="00471580">
        <w:rPr>
          <w:i/>
          <w:iCs/>
          <w:lang w:val="en-GB"/>
        </w:rPr>
        <w:t>Stan</w:t>
      </w:r>
      <w:r w:rsidRPr="00471580">
        <w:rPr>
          <w:lang w:val="en-GB"/>
        </w:rPr>
        <w:t xml:space="preserve">. </w:t>
      </w:r>
      <w:r w:rsidRPr="00471580">
        <w:rPr>
          <w:i/>
          <w:iCs/>
          <w:lang w:val="en-GB"/>
        </w:rPr>
        <w:t>Journal of Statistical Software</w:t>
      </w:r>
      <w:r w:rsidRPr="00471580">
        <w:rPr>
          <w:lang w:val="en-GB"/>
        </w:rPr>
        <w:t xml:space="preserve"> </w:t>
      </w:r>
      <w:r w:rsidRPr="00471580">
        <w:rPr>
          <w:b/>
          <w:bCs/>
          <w:lang w:val="en-GB"/>
        </w:rPr>
        <w:t>80</w:t>
      </w:r>
      <w:r w:rsidRPr="00471580">
        <w:rPr>
          <w:lang w:val="en-GB"/>
        </w:rPr>
        <w:t>, (2017).</w:t>
      </w:r>
    </w:p>
    <w:p w14:paraId="3E675293" w14:textId="77777777" w:rsidR="00471580" w:rsidRPr="00471580" w:rsidRDefault="00471580" w:rsidP="00471580">
      <w:pPr>
        <w:pStyle w:val="Litteraturfrteckning"/>
        <w:rPr>
          <w:lang w:val="en-GB"/>
        </w:rPr>
      </w:pPr>
      <w:r w:rsidRPr="00471580">
        <w:rPr>
          <w:lang w:val="en-GB"/>
        </w:rPr>
        <w:t>50.</w:t>
      </w:r>
      <w:r w:rsidRPr="00471580">
        <w:rPr>
          <w:lang w:val="en-GB"/>
        </w:rPr>
        <w:tab/>
        <w:t xml:space="preserve">Vehtari, A., Gelman, A. &amp; Gabry, J. Practical Bayesian model evaluation using leave-one-out cross-validation and WAIC. </w:t>
      </w:r>
      <w:r w:rsidRPr="00471580">
        <w:rPr>
          <w:i/>
          <w:iCs/>
          <w:lang w:val="en-GB"/>
        </w:rPr>
        <w:t>Stat Comput</w:t>
      </w:r>
      <w:r w:rsidRPr="00471580">
        <w:rPr>
          <w:lang w:val="en-GB"/>
        </w:rPr>
        <w:t xml:space="preserve"> </w:t>
      </w:r>
      <w:r w:rsidRPr="00471580">
        <w:rPr>
          <w:b/>
          <w:bCs/>
          <w:lang w:val="en-GB"/>
        </w:rPr>
        <w:t>27</w:t>
      </w:r>
      <w:r w:rsidRPr="00471580">
        <w:rPr>
          <w:lang w:val="en-GB"/>
        </w:rPr>
        <w:t>, 1413–1432 (2017).</w:t>
      </w:r>
    </w:p>
    <w:p w14:paraId="1CD7AF84" w14:textId="77777777" w:rsidR="00471580" w:rsidRPr="00471580" w:rsidRDefault="00471580" w:rsidP="00471580">
      <w:pPr>
        <w:pStyle w:val="Litteraturfrteckning"/>
        <w:rPr>
          <w:lang w:val="en-GB"/>
        </w:rPr>
      </w:pPr>
      <w:r w:rsidRPr="00471580">
        <w:rPr>
          <w:lang w:val="en-GB"/>
        </w:rPr>
        <w:t>51.</w:t>
      </w:r>
      <w:r w:rsidRPr="00471580">
        <w:rPr>
          <w:lang w:val="en-GB"/>
        </w:rPr>
        <w:tab/>
        <w:t xml:space="preserve">Vehtari, A. </w:t>
      </w:r>
      <w:r w:rsidRPr="00471580">
        <w:rPr>
          <w:i/>
          <w:iCs/>
          <w:lang w:val="en-GB"/>
        </w:rPr>
        <w:t>et al.</w:t>
      </w:r>
      <w:r w:rsidRPr="00471580">
        <w:rPr>
          <w:lang w:val="en-GB"/>
        </w:rPr>
        <w:t xml:space="preserve"> </w:t>
      </w:r>
      <w:r w:rsidRPr="00471580">
        <w:rPr>
          <w:i/>
          <w:iCs/>
          <w:lang w:val="en-GB"/>
        </w:rPr>
        <w:t>loo: Efficient leave-one-out cross-validation and WAIC for Bayesian models.</w:t>
      </w:r>
      <w:r w:rsidRPr="00471580">
        <w:rPr>
          <w:lang w:val="en-GB"/>
        </w:rPr>
        <w:t xml:space="preserve"> (2020).</w:t>
      </w:r>
    </w:p>
    <w:p w14:paraId="197513D4" w14:textId="77777777" w:rsidR="00471580" w:rsidRPr="00471580" w:rsidRDefault="00471580" w:rsidP="00471580">
      <w:pPr>
        <w:pStyle w:val="Litteraturfrteckning"/>
        <w:rPr>
          <w:lang w:val="en-GB"/>
        </w:rPr>
      </w:pPr>
      <w:r w:rsidRPr="00471580">
        <w:rPr>
          <w:lang w:val="en-GB"/>
        </w:rPr>
        <w:t>52.</w:t>
      </w:r>
      <w:r w:rsidRPr="00471580">
        <w:rPr>
          <w:lang w:val="en-GB"/>
        </w:rPr>
        <w:tab/>
        <w:t xml:space="preserve">Gabry, J., Simpson, D., Vehtari, A., Betancourt, M. &amp; Gelman, A. Visualization in Bayesian workflow. </w:t>
      </w:r>
      <w:r w:rsidRPr="00471580">
        <w:rPr>
          <w:i/>
          <w:iCs/>
          <w:lang w:val="en-GB"/>
        </w:rPr>
        <w:t>J. R. Stat. Soc. A</w:t>
      </w:r>
      <w:r w:rsidRPr="00471580">
        <w:rPr>
          <w:lang w:val="en-GB"/>
        </w:rPr>
        <w:t xml:space="preserve"> </w:t>
      </w:r>
      <w:r w:rsidRPr="00471580">
        <w:rPr>
          <w:b/>
          <w:bCs/>
          <w:lang w:val="en-GB"/>
        </w:rPr>
        <w:t>182</w:t>
      </w:r>
      <w:r w:rsidRPr="00471580">
        <w:rPr>
          <w:lang w:val="en-GB"/>
        </w:rPr>
        <w:t>, 389–402 (2019).</w:t>
      </w:r>
    </w:p>
    <w:p w14:paraId="3B865A52" w14:textId="77777777" w:rsidR="00471580" w:rsidRPr="00471580" w:rsidRDefault="00471580" w:rsidP="00471580">
      <w:pPr>
        <w:pStyle w:val="Litteraturfrteckning"/>
        <w:rPr>
          <w:lang w:val="en-GB"/>
        </w:rPr>
      </w:pPr>
      <w:r w:rsidRPr="00471580">
        <w:rPr>
          <w:lang w:val="en-GB"/>
        </w:rPr>
        <w:t>53.</w:t>
      </w:r>
      <w:r w:rsidRPr="00471580">
        <w:rPr>
          <w:lang w:val="en-GB"/>
        </w:rPr>
        <w:tab/>
        <w:t xml:space="preserve">Kay, M. </w:t>
      </w:r>
      <w:r w:rsidRPr="00471580">
        <w:rPr>
          <w:i/>
          <w:iCs/>
          <w:lang w:val="en-GB"/>
        </w:rPr>
        <w:t>tidybayes: Tidy Data and Geoms for Bayesian Models</w:t>
      </w:r>
      <w:r w:rsidRPr="00471580">
        <w:rPr>
          <w:lang w:val="en-GB"/>
        </w:rPr>
        <w:t>. (2019).</w:t>
      </w:r>
    </w:p>
    <w:p w14:paraId="2C43DF5F" w14:textId="77777777" w:rsidR="00471580" w:rsidRPr="00471580" w:rsidRDefault="00471580" w:rsidP="00471580">
      <w:pPr>
        <w:pStyle w:val="Litteraturfrteckning"/>
        <w:rPr>
          <w:lang w:val="en-GB"/>
        </w:rPr>
      </w:pPr>
      <w:r w:rsidRPr="00471580">
        <w:rPr>
          <w:lang w:val="en-GB"/>
        </w:rPr>
        <w:t>54.</w:t>
      </w:r>
      <w:r w:rsidRPr="00471580">
        <w:rPr>
          <w:lang w:val="en-GB"/>
        </w:rPr>
        <w:tab/>
        <w:t xml:space="preserve">Gelman, A., Carlin, J., Stern, H. &amp; Rubin, D. </w:t>
      </w:r>
      <w:r w:rsidRPr="00471580">
        <w:rPr>
          <w:i/>
          <w:iCs/>
          <w:lang w:val="en-GB"/>
        </w:rPr>
        <w:t>Bayesian Data Analysis. 2nd edition</w:t>
      </w:r>
      <w:r w:rsidRPr="00471580">
        <w:rPr>
          <w:lang w:val="en-GB"/>
        </w:rPr>
        <w:t>. (Chapman and Hall/CRC, 2003).</w:t>
      </w:r>
    </w:p>
    <w:p w14:paraId="0000008E" w14:textId="10299C83" w:rsidR="00037DE8" w:rsidRPr="0078385D" w:rsidRDefault="00674C63" w:rsidP="007C3DE3">
      <w:pPr>
        <w:pStyle w:val="Litteraturfrteckning"/>
        <w:rPr>
          <w:sz w:val="28"/>
          <w:szCs w:val="28"/>
        </w:rPr>
      </w:pPr>
      <w:r w:rsidRPr="00674C63">
        <w:fldChar w:fldCharType="end"/>
      </w:r>
      <w:commentRangeEnd w:id="124"/>
      <w:r w:rsidR="003E5359">
        <w:rPr>
          <w:rStyle w:val="Kommentarsreferens"/>
        </w:rPr>
        <w:commentReference w:id="124"/>
      </w:r>
      <w:commentRangeEnd w:id="125"/>
      <w:r w:rsidR="00094996">
        <w:rPr>
          <w:rStyle w:val="Kommentarsreferens"/>
        </w:rPr>
        <w:commentReference w:id="125"/>
      </w:r>
    </w:p>
    <w:p w14:paraId="0000008F" w14:textId="008BF51E" w:rsidR="00037DE8" w:rsidRDefault="00037DE8">
      <w:pPr>
        <w:spacing w:line="480" w:lineRule="auto"/>
        <w:jc w:val="both"/>
        <w:rPr>
          <w:sz w:val="28"/>
          <w:szCs w:val="28"/>
        </w:rPr>
      </w:pPr>
    </w:p>
    <w:p w14:paraId="00000090" w14:textId="1A5C5E3D" w:rsidR="00037DE8" w:rsidRDefault="001B1A85">
      <w:pPr>
        <w:spacing w:line="480" w:lineRule="auto"/>
        <w:jc w:val="both"/>
        <w:rPr>
          <w:sz w:val="28"/>
          <w:szCs w:val="28"/>
        </w:rPr>
      </w:pPr>
      <w:commentRangeStart w:id="126"/>
      <w:commentRangeStart w:id="127"/>
      <w:r>
        <w:rPr>
          <w:sz w:val="28"/>
          <w:szCs w:val="28"/>
        </w:rPr>
        <w:lastRenderedPageBreak/>
        <w:t>Figures</w:t>
      </w:r>
      <w:commentRangeEnd w:id="126"/>
      <w:r w:rsidR="00C00598">
        <w:rPr>
          <w:rStyle w:val="Kommentarsreferens"/>
        </w:rPr>
        <w:commentReference w:id="126"/>
      </w:r>
      <w:commentRangeEnd w:id="127"/>
      <w:r w:rsidR="007064E7">
        <w:rPr>
          <w:rStyle w:val="Kommentarsreferens"/>
        </w:rPr>
        <w:commentReference w:id="127"/>
      </w:r>
      <w:r w:rsidR="00F649A6">
        <w:rPr>
          <w:noProof/>
          <w:sz w:val="28"/>
          <w:szCs w:val="28"/>
          <w:lang w:val="sv-SE"/>
        </w:rPr>
        <w:drawing>
          <wp:inline distT="0" distB="0" distL="0" distR="0" wp14:anchorId="6498001B" wp14:editId="6E9D3332">
            <wp:extent cx="5731427" cy="5506279"/>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8" cstate="print">
                      <a:extLst>
                        <a:ext uri="{28A0092B-C50C-407E-A947-70E740481C1C}">
                          <a14:useLocalDpi xmlns:a14="http://schemas.microsoft.com/office/drawing/2010/main" val="0"/>
                        </a:ext>
                      </a:extLst>
                    </a:blip>
                    <a:srcRect t="1561" b="2368"/>
                    <a:stretch/>
                  </pic:blipFill>
                  <pic:spPr bwMode="auto">
                    <a:xfrm>
                      <a:off x="0" y="0"/>
                      <a:ext cx="5731510" cy="5506359"/>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79DFAE44" w:rsidR="00037DE8" w:rsidRDefault="001B1A85" w:rsidP="007064E7">
      <w:pPr>
        <w:spacing w:line="360" w:lineRule="auto"/>
        <w:jc w:val="both"/>
      </w:pPr>
      <w:r>
        <w:rPr>
          <w:b/>
        </w:rPr>
        <w:t>Fig. 1.</w:t>
      </w:r>
      <w:r>
        <w:t xml:space="preserve"> </w:t>
      </w:r>
      <w:commentRangeStart w:id="128"/>
      <w:r>
        <w:t>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C00598">
        <w:t>area</w:t>
      </w:r>
      <w:r>
        <w:t>.</w:t>
      </w:r>
      <w:commentRangeEnd w:id="128"/>
      <w:r w:rsidR="00CC6788">
        <w:rPr>
          <w:rStyle w:val="Kommentarsreferens"/>
        </w:rPr>
        <w:commentReference w:id="128"/>
      </w:r>
    </w:p>
    <w:p w14:paraId="00000093" w14:textId="77777777" w:rsidR="00037DE8" w:rsidRDefault="00037DE8">
      <w:pPr>
        <w:spacing w:line="480" w:lineRule="auto"/>
        <w:jc w:val="both"/>
        <w:rPr>
          <w:sz w:val="28"/>
          <w:szCs w:val="28"/>
        </w:rPr>
      </w:pPr>
    </w:p>
    <w:p w14:paraId="00000094" w14:textId="77777777" w:rsidR="00037DE8" w:rsidRDefault="00037DE8">
      <w:pPr>
        <w:spacing w:line="480" w:lineRule="auto"/>
        <w:jc w:val="both"/>
        <w:rPr>
          <w:sz w:val="28"/>
          <w:szCs w:val="28"/>
        </w:rPr>
      </w:pPr>
    </w:p>
    <w:p w14:paraId="00000097" w14:textId="18439762" w:rsidR="00037DE8" w:rsidRDefault="00D4685F">
      <w:pPr>
        <w:spacing w:line="480" w:lineRule="auto"/>
        <w:jc w:val="center"/>
        <w:rPr>
          <w:sz w:val="28"/>
          <w:szCs w:val="28"/>
        </w:rPr>
      </w:pPr>
      <w:r>
        <w:rPr>
          <w:noProof/>
          <w:sz w:val="28"/>
          <w:szCs w:val="28"/>
          <w:lang w:val="sv-SE"/>
        </w:rPr>
        <w:lastRenderedPageBreak/>
        <w:drawing>
          <wp:inline distT="0" distB="0" distL="0" distR="0" wp14:anchorId="5C087CF1" wp14:editId="4D8BE108">
            <wp:extent cx="5731171" cy="5476461"/>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9" cstate="print">
                      <a:extLst>
                        <a:ext uri="{28A0092B-C50C-407E-A947-70E740481C1C}">
                          <a14:useLocalDpi xmlns:a14="http://schemas.microsoft.com/office/drawing/2010/main" val="0"/>
                        </a:ext>
                      </a:extLst>
                    </a:blip>
                    <a:srcRect t="2255" b="2190"/>
                    <a:stretch/>
                  </pic:blipFill>
                  <pic:spPr bwMode="auto">
                    <a:xfrm>
                      <a:off x="0" y="0"/>
                      <a:ext cx="5731510" cy="5476785"/>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68FEBBD4" w:rsidR="00037DE8" w:rsidRDefault="001B1A85" w:rsidP="00315D5B">
      <w:pPr>
        <w:spacing w:line="360" w:lineRule="auto"/>
        <w:jc w:val="both"/>
      </w:pPr>
      <w:r>
        <w:rPr>
          <w:b/>
        </w:rPr>
        <w:t xml:space="preserve">Fig. 2. </w:t>
      </w:r>
      <w:r>
        <w:t>The average length-at-age is larger for</w:t>
      </w:r>
      <w:r w:rsidR="006B2987">
        <w:t xml:space="preserve"> fish of</w:t>
      </w:r>
      <w:r>
        <w:t xml:space="preserve"> all ages in the </w:t>
      </w:r>
      <w:r w:rsidR="00320473">
        <w:t>heated</w:t>
      </w:r>
      <w:r w:rsidR="00320473" w:rsidDel="00320473">
        <w:t xml:space="preserve"> </w:t>
      </w:r>
      <w:r>
        <w:t xml:space="preserve">(red) compared to the </w:t>
      </w:r>
      <w:r w:rsidR="00793EAE">
        <w:t>reference</w:t>
      </w:r>
      <w:r w:rsidR="00793EAE" w:rsidDel="00793EAE">
        <w:t xml:space="preserve"> </w:t>
      </w:r>
      <w:r>
        <w:t>(blue)</w:t>
      </w:r>
      <w:r w:rsidR="006B2987">
        <w:t xml:space="preserve"> coastal</w:t>
      </w:r>
      <w:r>
        <w:t xml:space="preserve"> 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77777777" w:rsidR="00037DE8" w:rsidRDefault="00037DE8">
      <w:pPr>
        <w:jc w:val="center"/>
        <w:rPr>
          <w:sz w:val="28"/>
          <w:szCs w:val="28"/>
        </w:rPr>
      </w:pPr>
    </w:p>
    <w:p w14:paraId="0000009A" w14:textId="675A9296" w:rsidR="00037DE8" w:rsidRDefault="00474C58">
      <w:pPr>
        <w:jc w:val="center"/>
        <w:rPr>
          <w:sz w:val="28"/>
          <w:szCs w:val="28"/>
        </w:rPr>
      </w:pPr>
      <w:r>
        <w:rPr>
          <w:noProof/>
          <w:sz w:val="28"/>
          <w:szCs w:val="28"/>
          <w:lang w:val="sv-SE"/>
        </w:rPr>
        <w:lastRenderedPageBreak/>
        <w:drawing>
          <wp:inline distT="0" distB="0" distL="0" distR="0" wp14:anchorId="18B6738A" wp14:editId="403A5168">
            <wp:extent cx="5731171" cy="5436704"/>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t="2254" b="2884"/>
                    <a:stretch/>
                  </pic:blipFill>
                  <pic:spPr bwMode="auto">
                    <a:xfrm>
                      <a:off x="0" y="0"/>
                      <a:ext cx="5731510" cy="5437025"/>
                    </a:xfrm>
                    <a:prstGeom prst="rect">
                      <a:avLst/>
                    </a:prstGeom>
                    <a:ln>
                      <a:noFill/>
                    </a:ln>
                    <a:extLst>
                      <a:ext uri="{53640926-AAD7-44D8-BBD7-CCE9431645EC}">
                        <a14:shadowObscured xmlns:a14="http://schemas.microsoft.com/office/drawing/2010/main"/>
                      </a:ext>
                    </a:extLst>
                  </pic:spPr>
                </pic:pic>
              </a:graphicData>
            </a:graphic>
          </wp:inline>
        </w:drawing>
      </w:r>
    </w:p>
    <w:p w14:paraId="0000009B" w14:textId="77777777" w:rsidR="00037DE8" w:rsidRDefault="00037DE8">
      <w:pPr>
        <w:jc w:val="center"/>
        <w:rPr>
          <w:sz w:val="28"/>
          <w:szCs w:val="28"/>
        </w:rPr>
      </w:pPr>
    </w:p>
    <w:p w14:paraId="0000009C" w14:textId="12F40D69" w:rsidR="00037DE8" w:rsidRDefault="001B1A85" w:rsidP="00F01DD5">
      <w:pPr>
        <w:spacing w:line="360" w:lineRule="auto"/>
        <w:jc w:val="both"/>
      </w:pPr>
      <w:commentRangeStart w:id="129"/>
      <w:r>
        <w:rPr>
          <w:b/>
        </w:rPr>
        <w:t xml:space="preserve">Fig. 3. </w:t>
      </w:r>
      <w:commentRangeEnd w:id="129"/>
      <w:r w:rsidR="00CC6788">
        <w:rPr>
          <w:rStyle w:val="Kommentarsreferens"/>
        </w:rPr>
        <w:commentReference w:id="129"/>
      </w:r>
      <w:r>
        <w:t xml:space="preserve">The faster growth rates in the </w:t>
      </w:r>
      <w:r w:rsidR="00320473">
        <w:t>heated</w:t>
      </w:r>
      <w:r w:rsidR="00320473" w:rsidDel="00320473">
        <w:t xml:space="preserve"> </w:t>
      </w:r>
      <w:r>
        <w:t>area</w:t>
      </w:r>
      <w:r w:rsidR="006B2987">
        <w:t xml:space="preserve"> (red) compared to the </w:t>
      </w:r>
      <w:r w:rsidR="00793EAE">
        <w:t>reference</w:t>
      </w:r>
      <w:r w:rsidR="00793EAE" w:rsidDel="00793EAE">
        <w:t xml:space="preserve"> </w:t>
      </w:r>
      <w:r w:rsidR="006B2987">
        <w:t xml:space="preserve">(blue) </w:t>
      </w:r>
      <w:r>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oMath>
      <w:r w:rsidR="006B2987">
        <w:t>)</w:t>
      </w:r>
      <w:r>
        <w:t xml:space="preserve">, and (E) the distribution of </w:t>
      </w:r>
      <w:r w:rsidR="006B2987">
        <w:t xml:space="preserve">their </w:t>
      </w:r>
      <w:r>
        <w:t>difference.</w:t>
      </w:r>
    </w:p>
    <w:p w14:paraId="1D0697E3" w14:textId="290FB5A1" w:rsidR="003A3021" w:rsidRDefault="003A3021">
      <w:pPr>
        <w:spacing w:line="480" w:lineRule="auto"/>
        <w:jc w:val="both"/>
      </w:pPr>
    </w:p>
    <w:p w14:paraId="5AB79B55" w14:textId="3F7D9A20" w:rsidR="003A3021" w:rsidRDefault="003A3021">
      <w:pPr>
        <w:spacing w:line="480" w:lineRule="auto"/>
        <w:jc w:val="both"/>
      </w:pPr>
    </w:p>
    <w:p w14:paraId="3A546E44" w14:textId="7D0711FE" w:rsidR="003A3021" w:rsidRDefault="0006677B">
      <w:pPr>
        <w:spacing w:line="480" w:lineRule="auto"/>
        <w:jc w:val="both"/>
      </w:pPr>
      <w:r>
        <w:rPr>
          <w:noProof/>
          <w:lang w:val="sv-SE"/>
        </w:rPr>
        <w:lastRenderedPageBreak/>
        <w:drawing>
          <wp:inline distT="0" distB="0" distL="0" distR="0" wp14:anchorId="08EA75B8" wp14:editId="16DB5B07">
            <wp:extent cx="5731510" cy="67735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773545"/>
                    </a:xfrm>
                    <a:prstGeom prst="rect">
                      <a:avLst/>
                    </a:prstGeom>
                  </pic:spPr>
                </pic:pic>
              </a:graphicData>
            </a:graphic>
          </wp:inline>
        </w:drawing>
      </w:r>
    </w:p>
    <w:p w14:paraId="0000009E" w14:textId="6124E57A" w:rsidR="00037DE8" w:rsidRDefault="001B1A85" w:rsidP="00F60FC7">
      <w:pPr>
        <w:spacing w:line="360" w:lineRule="auto"/>
        <w:jc w:val="both"/>
        <w:rPr>
          <w:color w:val="000000"/>
        </w:rPr>
      </w:pPr>
      <w:r>
        <w:rPr>
          <w:b/>
        </w:rPr>
        <w:t xml:space="preserve">Fig. 4. </w:t>
      </w:r>
      <w:r>
        <w:t>The instantaneous mortality rate</w:t>
      </w:r>
      <w:r w:rsidR="00CC6788">
        <w:t xml:space="preserve"> (</w:t>
      </w:r>
      <m:oMath>
        <m:r>
          <w:rPr>
            <w:rFonts w:ascii="Cambria Math" w:eastAsia="Cambria Math" w:hAnsi="Cambria Math" w:cs="Cambria Math"/>
          </w:rPr>
          <m:t>Z</m:t>
        </m:r>
      </m:oMath>
      <w:r w:rsidR="00CC6788">
        <w:t>)</w:t>
      </w:r>
      <w:r>
        <w:t xml:space="preserve"> is higher in the </w:t>
      </w:r>
      <w:r w:rsidR="00320473">
        <w:t>heated</w:t>
      </w:r>
      <w:r w:rsidR="00320473" w:rsidDel="00320473">
        <w:t xml:space="preserve"> </w:t>
      </w:r>
      <w:r>
        <w:t>area</w:t>
      </w:r>
      <w:r w:rsidR="00CC6788">
        <w:t xml:space="preserve"> (red) than in the </w:t>
      </w:r>
      <w:r w:rsidR="00793EAE">
        <w:t>reference</w:t>
      </w:r>
      <w:r w:rsidR="00793EAE" w:rsidDel="00793EAE">
        <w:t xml:space="preserve"> </w:t>
      </w:r>
      <w:r w:rsidR="00CC6788">
        <w:t>(blue)</w:t>
      </w:r>
      <w:r>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t xml:space="preserve">as a function of </w:t>
      </w:r>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xml:space="preserve">. Lines show the posterior prediction without group-level effects (i.e., cohort) and the shaded areas correspond to the 50% and 90% credible intervals.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CC6788">
        <w:t>)</w:t>
      </w:r>
      <w:r>
        <w:t xml:space="preserve">, and (C) the distribution of </w:t>
      </w:r>
      <w:r w:rsidR="00CC6788">
        <w:t xml:space="preserve">their </w:t>
      </w:r>
      <w:r>
        <w:t>difference.</w:t>
      </w:r>
    </w:p>
    <w:p w14:paraId="0000009F" w14:textId="74B910C6" w:rsidR="00037DE8" w:rsidRDefault="006D1B1F">
      <w:pPr>
        <w:spacing w:line="480" w:lineRule="auto"/>
        <w:jc w:val="center"/>
        <w:rPr>
          <w:sz w:val="28"/>
          <w:szCs w:val="28"/>
        </w:rPr>
      </w:pPr>
      <w:r>
        <w:rPr>
          <w:noProof/>
          <w:sz w:val="28"/>
          <w:szCs w:val="28"/>
          <w:lang w:val="sv-SE"/>
        </w:rPr>
        <w:lastRenderedPageBreak/>
        <w:drawing>
          <wp:inline distT="0" distB="0" distL="0" distR="0" wp14:anchorId="7AC56C18" wp14:editId="221C1D8F">
            <wp:extent cx="5731171" cy="5466522"/>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2" cstate="print">
                      <a:extLst>
                        <a:ext uri="{28A0092B-C50C-407E-A947-70E740481C1C}">
                          <a14:useLocalDpi xmlns:a14="http://schemas.microsoft.com/office/drawing/2010/main" val="0"/>
                        </a:ext>
                      </a:extLst>
                    </a:blip>
                    <a:srcRect t="2254" b="2363"/>
                    <a:stretch/>
                  </pic:blipFill>
                  <pic:spPr bwMode="auto">
                    <a:xfrm>
                      <a:off x="0" y="0"/>
                      <a:ext cx="5731510" cy="5466845"/>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53BAC2A4" w:rsidR="00037DE8" w:rsidRPr="00F5516D" w:rsidRDefault="001B1A85" w:rsidP="006A37CA">
      <w:pPr>
        <w:spacing w:line="480" w:lineRule="auto"/>
        <w:jc w:val="both"/>
      </w:pPr>
      <w:r w:rsidRPr="00F5516D">
        <w:rPr>
          <w:b/>
        </w:rPr>
        <w:t xml:space="preserve">Fig. 5.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A-B</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Pr="00F5516D">
        <w:t xml:space="preserve">. Panel (A) </w:t>
      </w:r>
      <w:r w:rsidR="00064D15" w:rsidRPr="00F5516D">
        <w:t xml:space="preserve">shows the size distribution and </w:t>
      </w:r>
      <w:proofErr w:type="spellStart"/>
      <w:r w:rsidR="00064D15" w:rsidRPr="00F5516D">
        <w:t>MLEbins</w:t>
      </w:r>
      <w:proofErr w:type="spellEnd"/>
      <w:r w:rsidR="00064D15" w:rsidRPr="00F5516D">
        <w:t xml:space="preserve">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nna Gårdmark" w:date="2022-04-07T21:12:00Z" w:initials="AG">
    <w:p w14:paraId="46EC6FAA" w14:textId="4056DDAE" w:rsidR="001A2E99" w:rsidRPr="00C75D8E" w:rsidRDefault="001A2E99">
      <w:pPr>
        <w:pStyle w:val="Kommentarer"/>
      </w:pPr>
      <w:r>
        <w:rPr>
          <w:rStyle w:val="Kommentarsreferens"/>
        </w:rPr>
        <w:annotationRef/>
      </w:r>
      <w:r>
        <w:rPr>
          <w:rStyle w:val="Kommentarsreferens"/>
        </w:rPr>
        <w:t>do</w:t>
      </w:r>
      <w:r w:rsidRPr="00C75D8E">
        <w:rPr>
          <w:rStyle w:val="Kommentarsreferens"/>
        </w:rPr>
        <w:t xml:space="preserve"> you refer to TSR only </w:t>
      </w:r>
      <w:r>
        <w:rPr>
          <w:rStyle w:val="Kommentarsreferens"/>
        </w:rPr>
        <w:t>(a bit unclear to me)</w:t>
      </w:r>
    </w:p>
  </w:comment>
  <w:comment w:id="3" w:author="Max Lindmark" w:date="2022-04-09T10:06:00Z" w:initials="MOU">
    <w:p w14:paraId="0A3CB557" w14:textId="77777777" w:rsidR="001A2E99" w:rsidRPr="001A2E99" w:rsidRDefault="001A2E99" w:rsidP="001A2E99">
      <w:pPr>
        <w:rPr>
          <w:lang w:val="sv-SE"/>
        </w:rPr>
      </w:pPr>
      <w:r>
        <w:rPr>
          <w:rStyle w:val="Kommentarsreferens"/>
        </w:rPr>
        <w:annotationRef/>
      </w:r>
      <w:r w:rsidRPr="001A2E99">
        <w:rPr>
          <w:sz w:val="20"/>
          <w:szCs w:val="20"/>
          <w:lang w:val="sv-SE"/>
        </w:rPr>
        <w:t>menar båda egentligen, har inte plats för “</w:t>
      </w:r>
      <w:proofErr w:type="spellStart"/>
      <w:r w:rsidRPr="001A2E99">
        <w:rPr>
          <w:sz w:val="20"/>
          <w:szCs w:val="20"/>
          <w:lang w:val="sv-SE"/>
        </w:rPr>
        <w:t>both</w:t>
      </w:r>
      <w:proofErr w:type="spellEnd"/>
      <w:r w:rsidRPr="001A2E99">
        <w:rPr>
          <w:sz w:val="20"/>
          <w:szCs w:val="20"/>
          <w:lang w:val="sv-SE"/>
        </w:rPr>
        <w:t>” (150 ord!). Kanske funkar såhär?</w:t>
      </w:r>
    </w:p>
  </w:comment>
  <w:comment w:id="0" w:author="Malin Karlsson" w:date="2021-11-04T19:38:00Z" w:initials="">
    <w:p w14:paraId="000000AD" w14:textId="5605739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har lite svårt att hänga med här. Storleksfördelningen vid högre temperaturer beror väl både på tillväxt (och när i livet den är högre/längre än vid normala temperaturer) och på mortalitet?</w:t>
      </w:r>
    </w:p>
  </w:comment>
  <w:comment w:id="1" w:author="Max Lindmark" w:date="2022-02-15T19:31:00Z" w:initials="MOU">
    <w:p w14:paraId="5ECD1C6C" w14:textId="77777777" w:rsidR="001A2E99" w:rsidRPr="00C75D8E" w:rsidRDefault="001A2E99" w:rsidP="00C75D8E">
      <w:pPr>
        <w:rPr>
          <w:lang w:val="sv-SE"/>
        </w:rPr>
      </w:pPr>
      <w:r>
        <w:rPr>
          <w:rStyle w:val="Kommentarsreferens"/>
        </w:rPr>
        <w:annotationRef/>
      </w:r>
      <w:r w:rsidRPr="00C75D8E">
        <w:rPr>
          <w:sz w:val="20"/>
          <w:szCs w:val="20"/>
          <w:lang w:val="sv-SE"/>
        </w:rPr>
        <w:t>Mhm, se om det passar bättre nu kanske!</w:t>
      </w:r>
    </w:p>
  </w:comment>
  <w:comment w:id="4" w:author="Max Lindmark" w:date="2022-02-23T09:32:00Z" w:initials="MOU">
    <w:p w14:paraId="23EA0C22" w14:textId="77777777" w:rsidR="001A2E99" w:rsidRPr="00C75D8E" w:rsidRDefault="001A2E99" w:rsidP="00C75D8E">
      <w:pPr>
        <w:rPr>
          <w:lang w:val="sv-SE"/>
        </w:rPr>
      </w:pPr>
      <w:r>
        <w:rPr>
          <w:rStyle w:val="Kommentarsreferens"/>
        </w:rPr>
        <w:annotationRef/>
      </w:r>
      <w:r w:rsidRPr="00C75D8E">
        <w:rPr>
          <w:sz w:val="20"/>
          <w:szCs w:val="20"/>
          <w:lang w:val="sv-SE"/>
        </w:rPr>
        <w:t>Eftersom vi inte använder en regressionsbaserad metod så kallar vi detta numera exponent, eftersom det är den vi skattar direkt!</w:t>
      </w:r>
    </w:p>
  </w:comment>
  <w:comment w:id="5" w:author="Max Lindmark" w:date="2021-08-10T10:34:00Z" w:initials="">
    <w:p w14:paraId="000000B6" w14:textId="2812AD0B" w:rsidR="001A2E99" w:rsidRDefault="001A2E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main text (excluding introductory paragraph, Methods section, references and figure legends) is limited to 3,500 words</w:t>
      </w:r>
    </w:p>
  </w:comment>
  <w:comment w:id="6" w:author="Max Lindmark" w:date="2021-08-10T10:36:00Z" w:initials="">
    <w:p w14:paraId="000000B1" w14:textId="77777777" w:rsidR="001A2E99" w:rsidRDefault="001A2E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 introduction (without heading) of up to 500 words of referenced text expands on the background of the work (some overlap with the summary is acceptable)…</w:t>
      </w:r>
    </w:p>
  </w:comment>
  <w:comment w:id="7" w:author="Max Lindmark" w:date="2021-10-20T14:49:00Z" w:initials="">
    <w:p w14:paraId="000000B2" w14:textId="77777777" w:rsidR="001A2E99" w:rsidRPr="00C00598" w:rsidRDefault="001A2E99">
      <w:pPr>
        <w:widowControl w:val="0"/>
        <w:pBdr>
          <w:top w:val="nil"/>
          <w:left w:val="nil"/>
          <w:bottom w:val="nil"/>
          <w:right w:val="nil"/>
          <w:between w:val="nil"/>
        </w:pBdr>
        <w:rPr>
          <w:rFonts w:ascii="Arial" w:eastAsia="Arial" w:hAnsi="Arial" w:cs="Arial"/>
          <w:color w:val="000000"/>
          <w:sz w:val="22"/>
          <w:szCs w:val="22"/>
          <w:lang w:val="sv-SE"/>
        </w:rPr>
      </w:pPr>
      <w:r w:rsidRPr="00C00598">
        <w:rPr>
          <w:rFonts w:ascii="Arial" w:eastAsia="Arial" w:hAnsi="Arial" w:cs="Arial"/>
          <w:color w:val="000000"/>
          <w:sz w:val="22"/>
          <w:szCs w:val="22"/>
          <w:lang w:val="sv-SE"/>
        </w:rPr>
        <w:t>Vi är uppe i 616 nu</w:t>
      </w:r>
    </w:p>
  </w:comment>
  <w:comment w:id="8" w:author="Anna Gårdmark" w:date="2022-02-09T19:17:00Z" w:initials="AG">
    <w:p w14:paraId="576F6E52" w14:textId="77777777" w:rsidR="001A2E99" w:rsidRDefault="001A2E99">
      <w:pPr>
        <w:pStyle w:val="Kommentarer"/>
        <w:rPr>
          <w:lang w:val="sv-SE"/>
        </w:rPr>
      </w:pPr>
      <w:r>
        <w:rPr>
          <w:rStyle w:val="Kommentarsreferens"/>
        </w:rPr>
        <w:annotationRef/>
      </w:r>
      <w:r w:rsidRPr="008F4827">
        <w:rPr>
          <w:lang w:val="sv-SE"/>
        </w:rPr>
        <w:t xml:space="preserve">nu nere i 580 </w:t>
      </w:r>
      <w:r>
        <w:sym w:font="Wingdings" w:char="F04A"/>
      </w:r>
      <w:r w:rsidRPr="008F4827">
        <w:rPr>
          <w:lang w:val="sv-SE"/>
        </w:rPr>
        <w:t xml:space="preserve">  </w:t>
      </w:r>
    </w:p>
    <w:p w14:paraId="06236145" w14:textId="307A1B20" w:rsidR="001A2E99" w:rsidRPr="008F4827" w:rsidRDefault="001A2E99">
      <w:pPr>
        <w:pStyle w:val="Kommentarer"/>
        <w:rPr>
          <w:lang w:val="sv-SE"/>
        </w:rPr>
      </w:pPr>
      <w:r w:rsidRPr="008F4827">
        <w:rPr>
          <w:lang w:val="sv-SE"/>
        </w:rPr>
        <w:t xml:space="preserve">(och </w:t>
      </w:r>
      <w:r>
        <w:rPr>
          <w:lang w:val="sv-SE"/>
        </w:rPr>
        <w:t>det är ju med utskrivna referenser; blir ju färre sen när du byter till Nature-stil på referenserna)</w:t>
      </w:r>
    </w:p>
  </w:comment>
  <w:comment w:id="9" w:author="Max Lindmark" w:date="2022-02-23T11:35:00Z" w:initials="MOU">
    <w:p w14:paraId="7965FF8C" w14:textId="77777777" w:rsidR="001A2E99" w:rsidRPr="00C75D8E" w:rsidRDefault="001A2E99" w:rsidP="00C75D8E">
      <w:pPr>
        <w:rPr>
          <w:lang w:val="sv-SE"/>
        </w:rPr>
      </w:pPr>
      <w:r>
        <w:rPr>
          <w:rStyle w:val="Kommentarsreferens"/>
        </w:rPr>
        <w:annotationRef/>
      </w:r>
      <w:r w:rsidRPr="00C75D8E">
        <w:rPr>
          <w:sz w:val="20"/>
          <w:szCs w:val="20"/>
          <w:lang w:val="sv-SE"/>
        </w:rPr>
        <w:t>523 nu med nature reffar. Det kanske duger?</w:t>
      </w:r>
    </w:p>
  </w:comment>
  <w:comment w:id="10" w:author="Anna Gårdmark" w:date="2022-02-09T13:56:00Z" w:initials="AG">
    <w:p w14:paraId="57F010A9" w14:textId="59099179" w:rsidR="001A2E99" w:rsidRDefault="001A2E99">
      <w:pPr>
        <w:pStyle w:val="Kommentarer"/>
      </w:pPr>
      <w:r>
        <w:rPr>
          <w:rStyle w:val="Kommentarsreferens"/>
        </w:rPr>
        <w:annotationRef/>
      </w:r>
      <w:r>
        <w:rPr>
          <w:rStyle w:val="Kommentarsreferens"/>
        </w:rPr>
        <w:t xml:space="preserve">undetected implies that there is a change in the mean but that it is hidden. But here you’re after that there may be no change in the mean, aren’t you? (because changes in one end outweighs those in the other end of the size spectrum) </w:t>
      </w:r>
    </w:p>
  </w:comment>
  <w:comment w:id="11" w:author="Anna Gårdmark" w:date="2022-02-09T14:05:00Z" w:initials="AG">
    <w:p w14:paraId="62176CAB" w14:textId="7A0929F9" w:rsidR="001A2E99" w:rsidRDefault="001A2E99">
      <w:pPr>
        <w:pStyle w:val="Kommentarer"/>
      </w:pPr>
      <w:r>
        <w:t>“</w:t>
      </w:r>
      <w:r>
        <w:rPr>
          <w:rStyle w:val="Kommentarsreferens"/>
        </w:rPr>
        <w:annotationRef/>
      </w:r>
      <w:r>
        <w:t>scaling with size allometrically” is tautological</w:t>
      </w:r>
    </w:p>
  </w:comment>
  <w:comment w:id="12" w:author="Max Lindmark" w:date="2021-10-06T16:33:00Z" w:initials="">
    <w:p w14:paraId="000000B8" w14:textId="77777777" w:rsidR="001A2E99" w:rsidRDefault="001A2E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Probably because they tend to focus on fishing effects on the size spectrum</w:t>
      </w:r>
    </w:p>
  </w:comment>
  <w:comment w:id="13" w:author="Anna Gårdmark" w:date="2022-02-09T14:09:00Z" w:initials="AG">
    <w:p w14:paraId="441C3C1D" w14:textId="3DD2A609" w:rsidR="001A2E99" w:rsidRDefault="001A2E99">
      <w:pPr>
        <w:pStyle w:val="Kommentarer"/>
      </w:pPr>
      <w:r>
        <w:rPr>
          <w:rStyle w:val="Kommentarsreferens"/>
        </w:rPr>
        <w:annotationRef/>
      </w:r>
      <w:r>
        <w:rPr>
          <w:rStyle w:val="Kommentarsreferens"/>
        </w:rPr>
        <w:t>?? did you mean ‘paths’? else I don’t get this.</w:t>
      </w:r>
    </w:p>
  </w:comment>
  <w:comment w:id="14" w:author="Max Lindmark" w:date="2022-02-21T18:28:00Z" w:initials="MOU">
    <w:p w14:paraId="6F1C599B" w14:textId="77777777" w:rsidR="001A2E99" w:rsidRDefault="001A2E99" w:rsidP="00C75D8E">
      <w:r>
        <w:rPr>
          <w:rStyle w:val="Kommentarsreferens"/>
        </w:rPr>
        <w:annotationRef/>
      </w:r>
      <w:r>
        <w:rPr>
          <w:sz w:val="20"/>
          <w:szCs w:val="20"/>
        </w:rPr>
        <w:t>yes paths better!</w:t>
      </w:r>
    </w:p>
  </w:comment>
  <w:comment w:id="15" w:author="Anna Gårdmark" w:date="2022-02-09T18:31:00Z" w:initials="AG">
    <w:p w14:paraId="2A10D310" w14:textId="2DA67609" w:rsidR="001A2E99" w:rsidRDefault="001A2E99">
      <w:pPr>
        <w:pStyle w:val="Kommentarer"/>
      </w:pPr>
      <w:r>
        <w:rPr>
          <w:rStyle w:val="Kommentarsreferens"/>
        </w:rPr>
        <w:annotationRef/>
      </w:r>
      <w:r>
        <w:rPr>
          <w:rStyle w:val="Kommentarsreferens"/>
        </w:rPr>
        <w:t>from this paragraph it isn’t really clear what the main knowledge gap is. worth reiterating here to make it clar.</w:t>
      </w:r>
    </w:p>
  </w:comment>
  <w:comment w:id="16" w:author="Max Lindmark" w:date="2022-04-09T10:09:00Z" w:initials="MOU">
    <w:p w14:paraId="3959255D" w14:textId="77777777" w:rsidR="001A2E99" w:rsidRDefault="001A2E99" w:rsidP="001A2E99">
      <w:r>
        <w:rPr>
          <w:rStyle w:val="Kommentarsreferens"/>
        </w:rPr>
        <w:annotationRef/>
      </w:r>
      <w:r>
        <w:rPr>
          <w:sz w:val="20"/>
          <w:szCs w:val="20"/>
        </w:rPr>
        <w:t>think it’s better now!</w:t>
      </w:r>
    </w:p>
    <w:p w14:paraId="2BFB365B" w14:textId="77777777" w:rsidR="001A2E99" w:rsidRDefault="001A2E99" w:rsidP="001A2E99"/>
  </w:comment>
  <w:comment w:id="17" w:author="Anna Gårdmark" w:date="2022-02-09T18:36:00Z" w:initials="AG">
    <w:p w14:paraId="757950F5" w14:textId="5F61052B" w:rsidR="001A2E99" w:rsidRDefault="001A2E99">
      <w:pPr>
        <w:pStyle w:val="Kommentarer"/>
      </w:pPr>
      <w:r>
        <w:rPr>
          <w:rStyle w:val="Kommentarsreferens"/>
        </w:rPr>
        <w:annotationRef/>
      </w:r>
      <w:r>
        <w:rPr>
          <w:rStyle w:val="Kommentarsreferens"/>
        </w:rPr>
        <w:t>completely unknown to your readers; need proper introduction</w:t>
      </w:r>
    </w:p>
  </w:comment>
  <w:comment w:id="18" w:author="Anna Gårdmark" w:date="2022-02-09T18:50:00Z" w:initials="AG">
    <w:p w14:paraId="3321B3B4" w14:textId="2E0D8360" w:rsidR="001A2E99" w:rsidRDefault="001A2E99">
      <w:pPr>
        <w:pStyle w:val="Kommentarer"/>
      </w:pPr>
      <w:r>
        <w:rPr>
          <w:rStyle w:val="Kommentarsreferens"/>
        </w:rPr>
        <w:annotationRef/>
      </w:r>
      <w:r>
        <w:rPr>
          <w:rStyle w:val="Kommentarsreferens"/>
        </w:rPr>
        <w:t>I would go for ‘heated area’ instead of ‘warm’, as this signals that it is caused and artificial rather than a natural difference warm-cold</w:t>
      </w:r>
    </w:p>
  </w:comment>
  <w:comment w:id="19" w:author="Max Lindmark" w:date="2022-02-21T18:39:00Z" w:initials="MOU">
    <w:p w14:paraId="0B6CCED3" w14:textId="77777777" w:rsidR="001A2E99" w:rsidRDefault="001A2E99" w:rsidP="00C75D8E">
      <w:r>
        <w:rPr>
          <w:rStyle w:val="Kommentarsreferens"/>
        </w:rPr>
        <w:annotationRef/>
      </w:r>
      <w:r>
        <w:rPr>
          <w:sz w:val="20"/>
          <w:szCs w:val="20"/>
        </w:rPr>
        <w:t>ok!</w:t>
      </w:r>
    </w:p>
  </w:comment>
  <w:comment w:id="20" w:author="Anna Gårdmark" w:date="2022-02-09T18:52:00Z" w:initials="AG">
    <w:p w14:paraId="341402B3" w14:textId="4F6603EF" w:rsidR="001A2E99" w:rsidRDefault="001A2E99">
      <w:pPr>
        <w:pStyle w:val="Kommentarer"/>
      </w:pPr>
      <w:r>
        <w:rPr>
          <w:rStyle w:val="Kommentarsreferens"/>
        </w:rPr>
        <w:annotationRef/>
      </w:r>
      <w:r>
        <w:rPr>
          <w:rStyle w:val="Kommentarsreferens"/>
        </w:rPr>
        <w:t>see previous comment; suggest you go for ‘heated’ and ‘reference’, which clarifies that it is an experimental heating; but since you started with warm cold I continued it here</w:t>
      </w:r>
    </w:p>
  </w:comment>
  <w:comment w:id="21" w:author="Max Lindmark" w:date="2022-02-21T18:39:00Z" w:initials="MOU">
    <w:p w14:paraId="40F19CEF" w14:textId="77777777" w:rsidR="001A2E99" w:rsidRDefault="001A2E99" w:rsidP="00C75D8E">
      <w:r>
        <w:rPr>
          <w:rStyle w:val="Kommentarsreferens"/>
        </w:rPr>
        <w:annotationRef/>
      </w:r>
      <w:r>
        <w:rPr>
          <w:sz w:val="20"/>
          <w:szCs w:val="20"/>
        </w:rPr>
        <w:t>will do that</w:t>
      </w:r>
    </w:p>
  </w:comment>
  <w:comment w:id="22" w:author="Max Lindmark" w:date="2021-08-10T10:36:00Z" w:initials="">
    <w:p w14:paraId="000000A7" w14:textId="101E4249" w:rsidR="001A2E99" w:rsidRDefault="001A2E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and is followed by a concise, focused account of the findings (headed 'Results')…</w:t>
      </w:r>
    </w:p>
  </w:comment>
  <w:comment w:id="23" w:author="Max Lindmark" w:date="2021-10-19T12:07:00Z" w:initials="">
    <w:p w14:paraId="000000A8"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Det star visserligen “concicse”, men vi är ganska långt ifrån word-limit (och intron är begränsad till 500 ord, och diskussionen till 2 paragrapger, så det är bara här vi kan öka på. Har även kollat i andra nature eco evo articular och jag tycker att många lägger in lite tolkningar och friare meningar här.</w:t>
      </w:r>
    </w:p>
  </w:comment>
  <w:comment w:id="24" w:author="Anna Gårdmark" w:date="2022-02-10T08:54:00Z" w:initials="AG">
    <w:p w14:paraId="07268ACD" w14:textId="771CBE58" w:rsidR="001A2E99" w:rsidRDefault="001A2E99">
      <w:pPr>
        <w:pStyle w:val="Kommentarer"/>
      </w:pPr>
      <w:r>
        <w:rPr>
          <w:rStyle w:val="Kommentarsreferens"/>
        </w:rPr>
        <w:annotationRef/>
      </w:r>
      <w:r>
        <w:rPr>
          <w:rStyle w:val="Kommentarsreferens"/>
        </w:rPr>
        <w:t>do readers understand this word do we think?</w:t>
      </w:r>
    </w:p>
  </w:comment>
  <w:comment w:id="25" w:author="Max Lindmark" w:date="2022-02-23T10:59:00Z" w:initials="MOU">
    <w:p w14:paraId="62B521B9" w14:textId="77777777" w:rsidR="001A2E99" w:rsidRDefault="001A2E99" w:rsidP="00C75D8E">
      <w:r>
        <w:rPr>
          <w:rStyle w:val="Kommentarsreferens"/>
        </w:rPr>
        <w:annotationRef/>
      </w:r>
      <w:r>
        <w:rPr>
          <w:sz w:val="20"/>
          <w:szCs w:val="20"/>
        </w:rPr>
        <w:t>this ok?</w:t>
      </w:r>
    </w:p>
  </w:comment>
  <w:comment w:id="26" w:author="Anna Gårdmark" w:date="2022-02-10T08:20:00Z" w:initials="AG">
    <w:p w14:paraId="4629AF4F" w14:textId="59DBA8D9" w:rsidR="001A2E99" w:rsidRDefault="001A2E99">
      <w:pPr>
        <w:pStyle w:val="Kommentarer"/>
      </w:pPr>
      <w:r>
        <w:rPr>
          <w:rStyle w:val="Kommentarsreferens"/>
        </w:rPr>
        <w:annotationRef/>
      </w:r>
      <w:r>
        <w:t>needs to be translated for the general reader into something clarifying what this means</w:t>
      </w:r>
    </w:p>
  </w:comment>
  <w:comment w:id="27" w:author="Max Lindmark" w:date="2022-02-23T11:42:00Z" w:initials="MOU">
    <w:p w14:paraId="7D56DB45" w14:textId="77777777" w:rsidR="001A2E99" w:rsidRPr="001A2E99" w:rsidRDefault="001A2E99" w:rsidP="00C75D8E">
      <w:r>
        <w:rPr>
          <w:rStyle w:val="Kommentarsreferens"/>
        </w:rPr>
        <w:annotationRef/>
      </w:r>
      <w:proofErr w:type="spellStart"/>
      <w:proofErr w:type="gramStart"/>
      <w:r w:rsidRPr="001A2E99">
        <w:rPr>
          <w:sz w:val="20"/>
          <w:szCs w:val="20"/>
        </w:rPr>
        <w:t>erm</w:t>
      </w:r>
      <w:proofErr w:type="spellEnd"/>
      <w:proofErr w:type="gramEnd"/>
      <w:r w:rsidRPr="001A2E99">
        <w:rPr>
          <w:sz w:val="20"/>
          <w:szCs w:val="20"/>
        </w:rPr>
        <w:t xml:space="preserve">, will be difficult. </w:t>
      </w:r>
    </w:p>
  </w:comment>
  <w:comment w:id="28" w:author="Max Lindmark" w:date="2022-04-09T10:10:00Z" w:initials="MOU">
    <w:p w14:paraId="14C70889" w14:textId="77777777" w:rsidR="001A2E99" w:rsidRDefault="001A2E99" w:rsidP="001A2E99">
      <w:r>
        <w:rPr>
          <w:rStyle w:val="Kommentarsreferens"/>
        </w:rPr>
        <w:annotationRef/>
      </w:r>
      <w:proofErr w:type="gramStart"/>
      <w:r>
        <w:rPr>
          <w:sz w:val="20"/>
          <w:szCs w:val="20"/>
        </w:rPr>
        <w:t>this</w:t>
      </w:r>
      <w:proofErr w:type="gramEnd"/>
      <w:r>
        <w:rPr>
          <w:sz w:val="20"/>
          <w:szCs w:val="20"/>
        </w:rPr>
        <w:t xml:space="preserve"> is ok now now thanks</w:t>
      </w:r>
    </w:p>
  </w:comment>
  <w:comment w:id="29" w:author="Max Lindmark" w:date="2022-02-21T18:45:00Z" w:initials="MOU">
    <w:p w14:paraId="7C1CFBEF" w14:textId="329F2E56" w:rsidR="001A2E99" w:rsidRPr="00C75D8E" w:rsidRDefault="001A2E99" w:rsidP="00C75D8E">
      <w:pPr>
        <w:rPr>
          <w:lang w:val="sv-SE"/>
        </w:rPr>
      </w:pPr>
      <w:r>
        <w:rPr>
          <w:rStyle w:val="Kommentarsreferens"/>
        </w:rPr>
        <w:annotationRef/>
      </w:r>
      <w:r w:rsidRPr="00C75D8E">
        <w:rPr>
          <w:sz w:val="20"/>
          <w:szCs w:val="20"/>
          <w:lang w:val="sv-SE"/>
        </w:rPr>
        <w:t>Vi borde inte kalla detta growth rate eftersom den bara har dimensionen tid</w:t>
      </w:r>
    </w:p>
  </w:comment>
  <w:comment w:id="30" w:author="Anna Gårdmark" w:date="2022-04-07T21:06:00Z" w:initials="AG">
    <w:p w14:paraId="423D6841" w14:textId="799AD56A" w:rsidR="001A2E99" w:rsidRPr="00C75D8E" w:rsidRDefault="001A2E99">
      <w:pPr>
        <w:pStyle w:val="Kommentarer"/>
        <w:rPr>
          <w:lang w:val="sv-SE"/>
        </w:rPr>
      </w:pPr>
      <w:r>
        <w:rPr>
          <w:rStyle w:val="Kommentarsreferens"/>
        </w:rPr>
        <w:annotationRef/>
      </w:r>
      <w:r w:rsidRPr="00C75D8E">
        <w:rPr>
          <w:lang w:val="sv-SE"/>
        </w:rPr>
        <w:t>men rates har ju just en</w:t>
      </w:r>
      <w:r>
        <w:rPr>
          <w:lang w:val="sv-SE"/>
        </w:rPr>
        <w:t>heten tid?</w:t>
      </w:r>
    </w:p>
  </w:comment>
  <w:comment w:id="31" w:author="Max Lindmark" w:date="2022-04-09T10:11:00Z" w:initials="MOU">
    <w:p w14:paraId="17C728CD" w14:textId="77777777" w:rsidR="001A2E99" w:rsidRDefault="001A2E99" w:rsidP="001A2E99">
      <w:r>
        <w:rPr>
          <w:rStyle w:val="Kommentarsreferens"/>
        </w:rPr>
        <w:annotationRef/>
      </w:r>
      <w:r w:rsidRPr="001A2E99">
        <w:rPr>
          <w:sz w:val="20"/>
          <w:szCs w:val="20"/>
          <w:lang w:val="sv-SE"/>
        </w:rPr>
        <w:t xml:space="preserve">jo, men </w:t>
      </w:r>
      <w:proofErr w:type="spellStart"/>
      <w:r w:rsidRPr="001A2E99">
        <w:rPr>
          <w:sz w:val="20"/>
          <w:szCs w:val="20"/>
          <w:lang w:val="sv-SE"/>
        </w:rPr>
        <w:t>growth</w:t>
      </w:r>
      <w:proofErr w:type="spellEnd"/>
      <w:r w:rsidRPr="001A2E99">
        <w:rPr>
          <w:sz w:val="20"/>
          <w:szCs w:val="20"/>
          <w:lang w:val="sv-SE"/>
        </w:rPr>
        <w:t xml:space="preserve"> har också storlek av något slag, men det har inte K, därför tvekar jag! </w:t>
      </w:r>
      <w:r>
        <w:rPr>
          <w:sz w:val="20"/>
          <w:szCs w:val="20"/>
        </w:rPr>
        <w:t xml:space="preserve">Vi </w:t>
      </w:r>
      <w:proofErr w:type="spellStart"/>
      <w:r>
        <w:rPr>
          <w:sz w:val="20"/>
          <w:szCs w:val="20"/>
        </w:rPr>
        <w:t>kör</w:t>
      </w:r>
      <w:proofErr w:type="spellEnd"/>
      <w:r>
        <w:rPr>
          <w:sz w:val="20"/>
          <w:szCs w:val="20"/>
        </w:rPr>
        <w:t xml:space="preserve"> </w:t>
      </w:r>
      <w:proofErr w:type="spellStart"/>
      <w:r>
        <w:rPr>
          <w:sz w:val="20"/>
          <w:szCs w:val="20"/>
        </w:rPr>
        <w:t>såhär</w:t>
      </w:r>
      <w:proofErr w:type="spellEnd"/>
    </w:p>
  </w:comment>
  <w:comment w:id="32" w:author="Anna Gårdmark" w:date="2022-04-07T21:28:00Z" w:initials="AG">
    <w:p w14:paraId="65A43375" w14:textId="4E750196" w:rsidR="001A2E99" w:rsidRDefault="001A2E99">
      <w:pPr>
        <w:pStyle w:val="Kommentarer"/>
      </w:pPr>
      <w:r>
        <w:rPr>
          <w:rStyle w:val="Kommentarsreferens"/>
        </w:rPr>
        <w:annotationRef/>
      </w:r>
      <w:r>
        <w:rPr>
          <w:rStyle w:val="Kommentarsreferens"/>
        </w:rPr>
        <w:t>can it be moved to the supplement? irrelevant here</w:t>
      </w:r>
    </w:p>
  </w:comment>
  <w:comment w:id="33" w:author="Max Lindmark" w:date="2022-04-09T10:12:00Z" w:initials="MOU">
    <w:p w14:paraId="5C083976" w14:textId="77777777" w:rsidR="001A2E99" w:rsidRDefault="001A2E99" w:rsidP="001A2E99">
      <w:r>
        <w:rPr>
          <w:rStyle w:val="Kommentarsreferens"/>
        </w:rPr>
        <w:annotationRef/>
      </w:r>
      <w:r>
        <w:rPr>
          <w:sz w:val="20"/>
          <w:szCs w:val="20"/>
        </w:rPr>
        <w:t>in theory yes but it’s a bit simpler not to (i have to make room for it) + if we list all 3 params it’s easier to use this study for VBGE params in these areas for perch etc.</w:t>
      </w:r>
    </w:p>
  </w:comment>
  <w:comment w:id="34" w:author="Anna Gårdmark" w:date="2022-04-07T21:29:00Z" w:initials="AG">
    <w:p w14:paraId="5C0E900D" w14:textId="42915BE7" w:rsidR="001A2E99" w:rsidRDefault="001A2E99">
      <w:pPr>
        <w:pStyle w:val="Kommentarer"/>
      </w:pPr>
      <w:r>
        <w:rPr>
          <w:rStyle w:val="Kommentarsreferens"/>
        </w:rPr>
        <w:annotationRef/>
      </w:r>
      <w:r>
        <w:rPr>
          <w:rStyle w:val="Kommentarsreferens"/>
        </w:rPr>
        <w:t>remember to change also here if you change in the methods</w:t>
      </w:r>
    </w:p>
  </w:comment>
  <w:comment w:id="35" w:author="Max Lindmark" w:date="2022-04-09T10:12:00Z" w:initials="MOU">
    <w:p w14:paraId="12D8587F" w14:textId="77777777" w:rsidR="001A2E99" w:rsidRPr="001A2E99" w:rsidRDefault="001A2E99" w:rsidP="001A2E99">
      <w:pPr>
        <w:rPr>
          <w:lang w:val="sv-SE"/>
        </w:rPr>
      </w:pPr>
      <w:r>
        <w:rPr>
          <w:rStyle w:val="Kommentarsreferens"/>
        </w:rPr>
        <w:annotationRef/>
      </w:r>
      <w:proofErr w:type="spellStart"/>
      <w:r w:rsidRPr="001A2E99">
        <w:rPr>
          <w:sz w:val="20"/>
          <w:szCs w:val="20"/>
          <w:lang w:val="sv-SE"/>
        </w:rPr>
        <w:t>its</w:t>
      </w:r>
      <w:proofErr w:type="spellEnd"/>
      <w:r w:rsidRPr="001A2E99">
        <w:rPr>
          <w:sz w:val="20"/>
          <w:szCs w:val="20"/>
          <w:lang w:val="sv-SE"/>
        </w:rPr>
        <w:t xml:space="preserve"> ok</w:t>
      </w:r>
    </w:p>
  </w:comment>
  <w:comment w:id="36" w:author="Anna Gårdmark" w:date="2022-02-10T10:32:00Z" w:initials="AG">
    <w:p w14:paraId="740DA1F9" w14:textId="10C7B497" w:rsidR="001A2E99" w:rsidRPr="0016529A" w:rsidRDefault="001A2E99">
      <w:pPr>
        <w:pStyle w:val="Kommentarer"/>
        <w:rPr>
          <w:lang w:val="sv-SE"/>
        </w:rPr>
      </w:pPr>
      <w:r>
        <w:rPr>
          <w:rStyle w:val="Kommentarsreferens"/>
        </w:rPr>
        <w:annotationRef/>
      </w:r>
      <w:r w:rsidRPr="0016529A">
        <w:rPr>
          <w:rStyle w:val="Kommentarsreferens"/>
          <w:lang w:val="sv-SE"/>
        </w:rPr>
        <w:t>behöver vi så här fin noggrannhet, räcker det inte med en decimal</w:t>
      </w:r>
      <w:r>
        <w:rPr>
          <w:rStyle w:val="Kommentarsreferens"/>
          <w:lang w:val="sv-SE"/>
        </w:rPr>
        <w:t>? (eller inga?)</w:t>
      </w:r>
    </w:p>
  </w:comment>
  <w:comment w:id="37" w:author="Max Lindmark" w:date="2022-02-21T18:50:00Z" w:initials="MOU">
    <w:p w14:paraId="22911C9D" w14:textId="77777777" w:rsidR="001A2E99" w:rsidRPr="00C75D8E" w:rsidRDefault="001A2E99" w:rsidP="00C75D8E">
      <w:pPr>
        <w:rPr>
          <w:lang w:val="sv-SE"/>
        </w:rPr>
      </w:pPr>
      <w:r>
        <w:rPr>
          <w:rStyle w:val="Kommentarsreferens"/>
        </w:rPr>
        <w:annotationRef/>
      </w:r>
      <w:r w:rsidRPr="00C75D8E">
        <w:rPr>
          <w:sz w:val="20"/>
          <w:szCs w:val="20"/>
          <w:lang w:val="sv-SE"/>
        </w:rPr>
        <w:t xml:space="preserve">Räcker gott med en </w:t>
      </w:r>
    </w:p>
  </w:comment>
  <w:comment w:id="38" w:author="Anna Gårdmark" w:date="2022-04-07T21:29:00Z" w:initials="AG">
    <w:p w14:paraId="31B5A3A2" w14:textId="029D576C" w:rsidR="001A2E99" w:rsidRPr="00CD50EA" w:rsidRDefault="001A2E99">
      <w:pPr>
        <w:pStyle w:val="Kommentarer"/>
        <w:rPr>
          <w:lang w:val="sv-SE"/>
        </w:rPr>
      </w:pPr>
      <w:r>
        <w:rPr>
          <w:rStyle w:val="Kommentarsreferens"/>
        </w:rPr>
        <w:annotationRef/>
      </w:r>
      <w:r>
        <w:rPr>
          <w:rStyle w:val="Kommentarsreferens"/>
          <w:lang w:val="sv-SE"/>
        </w:rPr>
        <w:t>…and here</w:t>
      </w:r>
    </w:p>
  </w:comment>
  <w:comment w:id="39" w:author="Anna Gårdmark" w:date="2022-04-07T21:29:00Z" w:initials="AG">
    <w:p w14:paraId="692F6E1F" w14:textId="3BBD7D0C" w:rsidR="001A2E99" w:rsidRPr="001A2E99" w:rsidRDefault="001A2E99">
      <w:pPr>
        <w:pStyle w:val="Kommentarer"/>
        <w:rPr>
          <w:lang w:val="sv-SE"/>
        </w:rPr>
      </w:pPr>
      <w:r>
        <w:rPr>
          <w:rStyle w:val="Kommentarsreferens"/>
        </w:rPr>
        <w:annotationRef/>
      </w:r>
      <w:proofErr w:type="gramStart"/>
      <w:r w:rsidRPr="001A2E99">
        <w:rPr>
          <w:rStyle w:val="Kommentarsreferens"/>
          <w:lang w:val="sv-SE"/>
        </w:rPr>
        <w:t>…och</w:t>
      </w:r>
      <w:proofErr w:type="gramEnd"/>
      <w:r w:rsidRPr="001A2E99">
        <w:rPr>
          <w:rStyle w:val="Kommentarsreferens"/>
          <w:lang w:val="sv-SE"/>
        </w:rPr>
        <w:t xml:space="preserve"> här</w:t>
      </w:r>
    </w:p>
  </w:comment>
  <w:comment w:id="40" w:author="Max Lindmark" w:date="2022-02-21T18:49:00Z" w:initials="MOU">
    <w:p w14:paraId="2CD59B1A" w14:textId="34036E87" w:rsidR="001A2E99" w:rsidRPr="00C75D8E" w:rsidRDefault="001A2E99" w:rsidP="00C75D8E">
      <w:pPr>
        <w:rPr>
          <w:lang w:val="sv-SE"/>
        </w:rPr>
      </w:pPr>
      <w:r>
        <w:rPr>
          <w:rStyle w:val="Kommentarsreferens"/>
        </w:rPr>
        <w:annotationRef/>
      </w:r>
      <w:r w:rsidRPr="00C75D8E">
        <w:rPr>
          <w:sz w:val="20"/>
          <w:szCs w:val="20"/>
          <w:lang w:val="sv-SE"/>
        </w:rPr>
        <w:t>Föredrar nog att skriva såhär, att sannolikheten är hög för olika tillväxt än låg för lika tillväxt</w:t>
      </w:r>
    </w:p>
  </w:comment>
  <w:comment w:id="41" w:author="Anna Gårdmark" w:date="2022-04-07T21:30:00Z" w:initials="AG">
    <w:p w14:paraId="1ED7F339" w14:textId="58C95621" w:rsidR="001A2E99" w:rsidRPr="001A2E99" w:rsidRDefault="001A2E99">
      <w:pPr>
        <w:pStyle w:val="Kommentarer"/>
        <w:rPr>
          <w:lang w:val="sv-SE"/>
        </w:rPr>
      </w:pPr>
      <w:r>
        <w:rPr>
          <w:rStyle w:val="Kommentarsreferens"/>
        </w:rPr>
        <w:annotationRef/>
      </w:r>
      <w:proofErr w:type="gramStart"/>
      <w:r w:rsidRPr="001A2E99">
        <w:rPr>
          <w:lang w:val="sv-SE"/>
        </w:rPr>
        <w:t>japp bättre!</w:t>
      </w:r>
      <w:proofErr w:type="gramEnd"/>
    </w:p>
  </w:comment>
  <w:comment w:id="42" w:author="Max Lindmark" w:date="2021-10-22T12:07:00Z" w:initials="">
    <w:p w14:paraId="000000A9"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Hade gärna fått in hur tillväxtökningen som TSR innebär ofta överskuggas pga focus på shrinking. </w:t>
      </w:r>
    </w:p>
    <w:p w14:paraId="000000AA"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p>
    <w:p w14:paraId="000000AB"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Samt att TSR-bevis är rätt ovanliga på större organismer i naturliga miljöer (mycket mer studier och teori på mindre organismer)</w:t>
      </w:r>
    </w:p>
  </w:comment>
  <w:comment w:id="43" w:author="Max Lindmark" w:date="2021-08-10T10:36:00Z" w:initials="">
    <w:p w14:paraId="000000B0" w14:textId="77777777" w:rsidR="001A2E99" w:rsidRDefault="001A2E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and one or two short paragraphs of discussion (headed 'Discussion').</w:t>
      </w:r>
    </w:p>
  </w:comment>
  <w:comment w:id="44" w:author="Anna Gårdmark" w:date="2022-04-07T21:32:00Z" w:initials="AG">
    <w:p w14:paraId="48C024DB" w14:textId="5DBFACE7" w:rsidR="001A2E99" w:rsidRPr="00CD50EA" w:rsidRDefault="001A2E99">
      <w:pPr>
        <w:pStyle w:val="Kommentarer"/>
        <w:rPr>
          <w:lang w:val="sv-SE"/>
        </w:rPr>
      </w:pPr>
      <w:r>
        <w:rPr>
          <w:rStyle w:val="Kommentarsreferens"/>
        </w:rPr>
        <w:annotationRef/>
      </w:r>
      <w:r w:rsidRPr="00CD50EA">
        <w:rPr>
          <w:rStyle w:val="Kommentarsreferens"/>
          <w:lang w:val="sv-SE"/>
        </w:rPr>
        <w:t>brukar man inte saga ‘unexploited’?</w:t>
      </w:r>
    </w:p>
  </w:comment>
  <w:comment w:id="45" w:author="Max Lindmark" w:date="2022-04-09T10:14:00Z" w:initials="MOU">
    <w:p w14:paraId="1CEDA30E" w14:textId="77777777" w:rsidR="001A2E99" w:rsidRPr="001A2E99" w:rsidRDefault="001A2E99" w:rsidP="001A2E99">
      <w:pPr>
        <w:rPr>
          <w:lang w:val="sv-SE"/>
        </w:rPr>
      </w:pPr>
      <w:r>
        <w:rPr>
          <w:rStyle w:val="Kommentarsreferens"/>
        </w:rPr>
        <w:annotationRef/>
      </w:r>
      <w:r w:rsidRPr="001A2E99">
        <w:rPr>
          <w:sz w:val="20"/>
          <w:szCs w:val="20"/>
          <w:lang w:val="sv-SE"/>
        </w:rPr>
        <w:t>jo</w:t>
      </w:r>
    </w:p>
  </w:comment>
  <w:comment w:id="46" w:author="Anna Gårdmark" w:date="2022-04-07T21:33:00Z" w:initials="AG">
    <w:p w14:paraId="552D7B57" w14:textId="63950043" w:rsidR="001A2E99" w:rsidRPr="00CD50EA" w:rsidRDefault="001A2E99">
      <w:pPr>
        <w:pStyle w:val="Kommentarer"/>
        <w:rPr>
          <w:lang w:val="sv-SE"/>
        </w:rPr>
      </w:pPr>
      <w:r>
        <w:rPr>
          <w:rStyle w:val="Kommentarsreferens"/>
        </w:rPr>
        <w:annotationRef/>
      </w:r>
      <w:r w:rsidRPr="00CD50EA">
        <w:rPr>
          <w:rStyle w:val="Kommentarsreferens"/>
          <w:lang w:val="sv-SE"/>
        </w:rPr>
        <w:t>den här delen av meningen behöver refs</w:t>
      </w:r>
    </w:p>
  </w:comment>
  <w:comment w:id="47" w:author="Max Lindmark" w:date="2022-02-21T18:55:00Z" w:initials="MOU">
    <w:p w14:paraId="1CCEC445" w14:textId="77777777" w:rsidR="001A2E99" w:rsidRDefault="001A2E99" w:rsidP="00C75D8E">
      <w:r>
        <w:rPr>
          <w:rStyle w:val="Kommentarsreferens"/>
        </w:rPr>
        <w:annotationRef/>
      </w:r>
      <w:r>
        <w:rPr>
          <w:sz w:val="20"/>
          <w:szCs w:val="20"/>
        </w:rPr>
        <w:t>gillar dessa edits!</w:t>
      </w:r>
    </w:p>
  </w:comment>
  <w:comment w:id="48" w:author="Anna Gårdmark" w:date="2022-02-10T10:06:00Z" w:initials="AG">
    <w:p w14:paraId="027FD61E" w14:textId="434C5A1E" w:rsidR="001A2E99" w:rsidRDefault="001A2E99">
      <w:pPr>
        <w:pStyle w:val="Kommentarer"/>
      </w:pPr>
      <w:r>
        <w:rPr>
          <w:rStyle w:val="Kommentarsreferens"/>
        </w:rPr>
        <w:annotationRef/>
      </w:r>
      <w:r>
        <w:rPr>
          <w:rStyle w:val="Kommentarsreferens"/>
        </w:rPr>
        <w:t>refs needed here on other studies in natural systems</w:t>
      </w:r>
    </w:p>
  </w:comment>
  <w:comment w:id="49" w:author="Max Lindmark" w:date="2022-02-21T19:13:00Z" w:initials="MOU">
    <w:p w14:paraId="397B9E89" w14:textId="77777777" w:rsidR="001A2E99" w:rsidRPr="001A2E99" w:rsidRDefault="001A2E99" w:rsidP="00C75D8E">
      <w:pPr>
        <w:rPr>
          <w:lang w:val="sv-SE"/>
        </w:rPr>
      </w:pPr>
      <w:r>
        <w:rPr>
          <w:rStyle w:val="Kommentarsreferens"/>
        </w:rPr>
        <w:annotationRef/>
      </w:r>
      <w:r w:rsidRPr="001A2E99">
        <w:rPr>
          <w:sz w:val="20"/>
          <w:szCs w:val="20"/>
          <w:lang w:val="sv-SE"/>
        </w:rPr>
        <w:t>Funkar detta?</w:t>
      </w:r>
    </w:p>
  </w:comment>
  <w:comment w:id="50" w:author="Anna Gårdmark" w:date="2022-04-07T21:34:00Z" w:initials="AG">
    <w:p w14:paraId="6709477D" w14:textId="170BD38E" w:rsidR="001A2E99" w:rsidRPr="00CD50EA" w:rsidRDefault="001A2E99">
      <w:pPr>
        <w:pStyle w:val="Kommentarer"/>
        <w:rPr>
          <w:lang w:val="sv-SE"/>
        </w:rPr>
      </w:pPr>
      <w:r>
        <w:rPr>
          <w:rStyle w:val="Kommentarsreferens"/>
        </w:rPr>
        <w:annotationRef/>
      </w:r>
      <w:r w:rsidRPr="00CD50EA">
        <w:rPr>
          <w:rStyle w:val="Kommentarsreferens"/>
          <w:lang w:val="sv-SE"/>
        </w:rPr>
        <w:t xml:space="preserve">talar inte detta för att det </w:t>
      </w:r>
      <w:r>
        <w:rPr>
          <w:rStyle w:val="Kommentarsreferens"/>
          <w:lang w:val="sv-SE"/>
        </w:rPr>
        <w:t>är ökad födotillgång i BT (ev pga uppvärmning)?</w:t>
      </w:r>
    </w:p>
  </w:comment>
  <w:comment w:id="51" w:author="Max Lindmark" w:date="2022-04-10T19:44:00Z" w:initials="MOU">
    <w:p w14:paraId="58CD8BC6" w14:textId="77777777" w:rsidR="001A2E99" w:rsidRPr="001A2E99" w:rsidRDefault="001A2E99" w:rsidP="001A2E99">
      <w:pPr>
        <w:rPr>
          <w:lang w:val="sv-SE"/>
        </w:rPr>
      </w:pPr>
      <w:r>
        <w:rPr>
          <w:rStyle w:val="Kommentarsreferens"/>
        </w:rPr>
        <w:annotationRef/>
      </w:r>
      <w:r w:rsidRPr="001A2E99">
        <w:rPr>
          <w:sz w:val="20"/>
          <w:szCs w:val="20"/>
          <w:lang w:val="sv-SE"/>
        </w:rPr>
        <w:t xml:space="preserve">kanske, men inte nödvändigtvis! kan ju också vara så att maten är lika rik i båda system och </w:t>
      </w:r>
      <w:proofErr w:type="spellStart"/>
      <w:r w:rsidRPr="001A2E99">
        <w:rPr>
          <w:sz w:val="20"/>
          <w:szCs w:val="20"/>
          <w:lang w:val="sv-SE"/>
        </w:rPr>
        <w:t>ffa</w:t>
      </w:r>
      <w:proofErr w:type="spellEnd"/>
      <w:r w:rsidRPr="001A2E99">
        <w:rPr>
          <w:sz w:val="20"/>
          <w:szCs w:val="20"/>
          <w:lang w:val="sv-SE"/>
        </w:rPr>
        <w:t xml:space="preserve"> tillräcklig för att underhålla stora kroppar</w:t>
      </w:r>
    </w:p>
  </w:comment>
  <w:comment w:id="55" w:author="Anna Gårdmark" w:date="2022-04-11T10:05:00Z" w:initials="AG">
    <w:p w14:paraId="05012B9A" w14:textId="005E9188" w:rsidR="002B6F53" w:rsidRPr="002B6F53" w:rsidRDefault="002B6F53">
      <w:pPr>
        <w:pStyle w:val="Kommentarer"/>
        <w:rPr>
          <w:lang w:val="sv-SE"/>
        </w:rPr>
      </w:pPr>
      <w:r>
        <w:rPr>
          <w:rStyle w:val="Kommentarsreferens"/>
        </w:rPr>
        <w:annotationRef/>
      </w:r>
      <w:r w:rsidRPr="002B6F53">
        <w:rPr>
          <w:lang w:val="sv-SE"/>
        </w:rPr>
        <w:t xml:space="preserve">asymptotisk längd finns </w:t>
      </w:r>
      <w:r>
        <w:rPr>
          <w:lang w:val="sv-SE"/>
        </w:rPr>
        <w:t>i</w:t>
      </w:r>
      <w:r w:rsidRPr="002B6F53">
        <w:rPr>
          <w:lang w:val="sv-SE"/>
        </w:rPr>
        <w:t xml:space="preserve"> båda </w:t>
      </w:r>
      <w:r>
        <w:sym w:font="Wingdings" w:char="F04A"/>
      </w:r>
      <w:r w:rsidRPr="002B6F53">
        <w:rPr>
          <w:lang w:val="sv-SE"/>
        </w:rPr>
        <w:t xml:space="preserve"> den var bara störst </w:t>
      </w:r>
      <w:r>
        <w:rPr>
          <w:lang w:val="sv-SE"/>
        </w:rPr>
        <w:t>i</w:t>
      </w:r>
      <w:r w:rsidRPr="002B6F53">
        <w:rPr>
          <w:lang w:val="sv-SE"/>
        </w:rPr>
        <w:t xml:space="preserve"> BT</w:t>
      </w:r>
    </w:p>
  </w:comment>
  <w:comment w:id="56" w:author="Anna Gårdmark" w:date="2022-02-10T10:28:00Z" w:initials="AG">
    <w:p w14:paraId="504F5AA2" w14:textId="6078158D" w:rsidR="001A2E99" w:rsidRDefault="001A2E99">
      <w:pPr>
        <w:pStyle w:val="Kommentarer"/>
      </w:pPr>
      <w:r>
        <w:rPr>
          <w:rStyle w:val="Kommentarsreferens"/>
        </w:rPr>
        <w:annotationRef/>
      </w:r>
      <w:proofErr w:type="gramStart"/>
      <w:r>
        <w:rPr>
          <w:rStyle w:val="Kommentarsreferens"/>
        </w:rPr>
        <w:t>we</w:t>
      </w:r>
      <w:proofErr w:type="gramEnd"/>
      <w:r>
        <w:rPr>
          <w:rStyle w:val="Kommentarsreferens"/>
        </w:rPr>
        <w:t xml:space="preserve"> need to say something of what could have caused this; it is likely that heating at the ecosystem scale results in different responses than pure direct effects of warming on individual organisms, in that warming could increase both physiological rates and food productivity.</w:t>
      </w:r>
    </w:p>
  </w:comment>
  <w:comment w:id="57" w:author="Max Lindmark" w:date="2022-02-21T19:22:00Z" w:initials="MOU">
    <w:p w14:paraId="1CE6B7E7" w14:textId="77777777" w:rsidR="001A2E99" w:rsidRPr="00C75D8E" w:rsidRDefault="001A2E99" w:rsidP="00C75D8E">
      <w:pPr>
        <w:rPr>
          <w:lang w:val="sv-SE"/>
        </w:rPr>
      </w:pPr>
      <w:r>
        <w:rPr>
          <w:rStyle w:val="Kommentarsreferens"/>
        </w:rPr>
        <w:annotationRef/>
      </w:r>
      <w:r w:rsidRPr="00C75D8E">
        <w:rPr>
          <w:sz w:val="20"/>
          <w:szCs w:val="20"/>
          <w:lang w:val="sv-SE"/>
        </w:rPr>
        <w:t>tycker dina edits blev bra! förkortade sista meningen bara</w:t>
      </w:r>
    </w:p>
  </w:comment>
  <w:comment w:id="58" w:author="Anna Gårdmark" w:date="2022-04-07T21:35:00Z" w:initials="AG">
    <w:p w14:paraId="7EC80A7B" w14:textId="157276AF" w:rsidR="001A2E99" w:rsidRPr="00E40B76" w:rsidRDefault="001A2E99">
      <w:pPr>
        <w:pStyle w:val="Kommentarer"/>
        <w:rPr>
          <w:lang w:val="sv-SE"/>
        </w:rPr>
      </w:pPr>
      <w:r>
        <w:rPr>
          <w:rStyle w:val="Kommentarsreferens"/>
        </w:rPr>
        <w:annotationRef/>
      </w:r>
      <w:r w:rsidRPr="00E40B76">
        <w:rPr>
          <w:rStyle w:val="Kommentarsreferens"/>
          <w:lang w:val="sv-SE"/>
        </w:rPr>
        <w:t>ah, bra, här kom det visst</w:t>
      </w:r>
    </w:p>
  </w:comment>
  <w:comment w:id="59" w:author="Anna Gårdmark" w:date="2022-04-11T10:05:00Z" w:initials="AG">
    <w:p w14:paraId="244C7532" w14:textId="0488891F" w:rsidR="002B6F53" w:rsidRPr="002B6F53" w:rsidRDefault="002B6F53">
      <w:pPr>
        <w:pStyle w:val="Kommentarer"/>
        <w:rPr>
          <w:lang w:val="sv-SE"/>
        </w:rPr>
      </w:pPr>
      <w:r>
        <w:rPr>
          <w:rStyle w:val="Kommentarsreferens"/>
        </w:rPr>
        <w:annotationRef/>
      </w:r>
      <w:r w:rsidRPr="002B6F53">
        <w:rPr>
          <w:lang w:val="sv-SE"/>
        </w:rPr>
        <w:t>något saknades här</w:t>
      </w:r>
    </w:p>
  </w:comment>
  <w:comment w:id="69" w:author="Anna Gårdmark" w:date="2022-04-11T10:10:00Z" w:initials="AG">
    <w:p w14:paraId="29AAB762" w14:textId="5B638E35" w:rsidR="002B6F53" w:rsidRPr="002B6F53" w:rsidRDefault="002B6F53">
      <w:pPr>
        <w:pStyle w:val="Kommentarer"/>
        <w:rPr>
          <w:lang w:val="sv-SE"/>
        </w:rPr>
      </w:pPr>
      <w:r>
        <w:rPr>
          <w:rStyle w:val="Kommentarsreferens"/>
        </w:rPr>
        <w:annotationRef/>
      </w:r>
      <w:r w:rsidRPr="002B6F53">
        <w:rPr>
          <w:lang w:val="sv-SE"/>
        </w:rPr>
        <w:t>någon typ av återkoppling till våra resultat behövs här</w:t>
      </w:r>
    </w:p>
  </w:comment>
  <w:comment w:id="82" w:author="Anna Gårdmark" w:date="2022-02-10T10:57:00Z" w:initials="AG">
    <w:p w14:paraId="38DEBF48" w14:textId="5A29D9F4" w:rsidR="001A2E99" w:rsidRDefault="001A2E99">
      <w:pPr>
        <w:pStyle w:val="Kommentarer"/>
        <w:rPr>
          <w:rStyle w:val="Kommentarsreferens"/>
          <w:lang w:val="sv-SE"/>
        </w:rPr>
      </w:pPr>
      <w:r>
        <w:rPr>
          <w:rStyle w:val="Kommentarsreferens"/>
        </w:rPr>
        <w:annotationRef/>
      </w:r>
      <w:r w:rsidRPr="00E0077A">
        <w:rPr>
          <w:rStyle w:val="Kommentarsreferens"/>
          <w:lang w:val="sv-SE"/>
        </w:rPr>
        <w:t xml:space="preserve">det här stycket är så kort så här finns utrymme att expandera diskussionen </w:t>
      </w:r>
      <w:r>
        <w:rPr>
          <w:rStyle w:val="Kommentarsreferens"/>
          <w:lang w:val="sv-SE"/>
        </w:rPr>
        <w:t xml:space="preserve">(när vi nu är så långt från word limit) </w:t>
      </w:r>
    </w:p>
    <w:p w14:paraId="710E9747" w14:textId="57CE76FA" w:rsidR="001A2E99" w:rsidRPr="00C75D8E" w:rsidRDefault="001A2E99">
      <w:pPr>
        <w:pStyle w:val="Kommentarer"/>
        <w:rPr>
          <w:rStyle w:val="Kommentarsreferens"/>
          <w:lang w:val="sv-SE"/>
        </w:rPr>
      </w:pPr>
    </w:p>
    <w:p w14:paraId="26B73C26" w14:textId="27718FA5" w:rsidR="001A2E99" w:rsidRPr="00FF7C0E" w:rsidRDefault="001A2E99">
      <w:pPr>
        <w:pStyle w:val="Kommentarer"/>
        <w:rPr>
          <w:rStyle w:val="Kommentarsreferens"/>
          <w:lang w:val="sv-SE"/>
        </w:rPr>
      </w:pPr>
      <w:r w:rsidRPr="00FF7C0E">
        <w:rPr>
          <w:rStyle w:val="Kommentarsreferens"/>
          <w:lang w:val="sv-SE"/>
        </w:rPr>
        <w:t xml:space="preserve">Tänker att vi borde diskutera </w:t>
      </w:r>
      <w:r>
        <w:rPr>
          <w:rStyle w:val="Kommentarsreferens"/>
          <w:lang w:val="sv-SE"/>
        </w:rPr>
        <w:t>uppvärmningseffekter på mortalitet, t ex utifrån</w:t>
      </w:r>
    </w:p>
    <w:p w14:paraId="249FF395" w14:textId="39D9BC03" w:rsidR="001A2E99" w:rsidRDefault="001A2E99">
      <w:pPr>
        <w:pStyle w:val="Kommentarer"/>
        <w:rPr>
          <w:rStyle w:val="Kommentarsreferens"/>
        </w:rPr>
      </w:pPr>
      <w:r w:rsidRPr="00FF7C0E">
        <w:rPr>
          <w:rStyle w:val="Kommentarsreferens"/>
        </w:rPr>
        <w:t xml:space="preserve">Rodgers et al 18: </w:t>
      </w:r>
      <w:hyperlink r:id="rId1" w:history="1">
        <w:r w:rsidRPr="00AE0E28">
          <w:rPr>
            <w:rStyle w:val="Hyperlnk"/>
            <w:sz w:val="16"/>
            <w:szCs w:val="16"/>
          </w:rPr>
          <w:t>https://link.springer.com/content/pdf/10.1007/s00227-018-3333-z.pdf</w:t>
        </w:r>
      </w:hyperlink>
    </w:p>
    <w:p w14:paraId="687E8FD2" w14:textId="2BEB1548" w:rsidR="001A2E99" w:rsidRPr="00C75D8E" w:rsidRDefault="001A2E99">
      <w:pPr>
        <w:pStyle w:val="Kommentarer"/>
        <w:rPr>
          <w:lang w:val="sv-SE"/>
        </w:rPr>
      </w:pPr>
      <w:r w:rsidRPr="00C75D8E">
        <w:rPr>
          <w:lang w:val="sv-SE"/>
        </w:rPr>
        <w:t xml:space="preserve">Biro et al 07: </w:t>
      </w:r>
      <w:r w:rsidR="00902F9B">
        <w:fldChar w:fldCharType="begin"/>
      </w:r>
      <w:r w:rsidR="00902F9B" w:rsidRPr="00902F9B">
        <w:rPr>
          <w:lang w:val="sv-SE"/>
        </w:rPr>
        <w:instrText xml:space="preserve"> HYPERLINK "https://www.pnas.org/content/pnas/104/23/9715.full.pdf" </w:instrText>
      </w:r>
      <w:r w:rsidR="00902F9B">
        <w:fldChar w:fldCharType="separate"/>
      </w:r>
      <w:r w:rsidRPr="00C75D8E">
        <w:rPr>
          <w:rStyle w:val="Hyperlnk"/>
          <w:lang w:val="sv-SE"/>
        </w:rPr>
        <w:t>https://www.pnas.org/content/pnas/104/23/9715.full.pdf</w:t>
      </w:r>
      <w:r w:rsidR="00902F9B">
        <w:rPr>
          <w:rStyle w:val="Hyperlnk"/>
          <w:lang w:val="sv-SE"/>
        </w:rPr>
        <w:fldChar w:fldCharType="end"/>
      </w:r>
    </w:p>
    <w:p w14:paraId="749C3183" w14:textId="4F5294D4" w:rsidR="001A2E99" w:rsidRPr="00C75D8E" w:rsidRDefault="001A2E99">
      <w:pPr>
        <w:pStyle w:val="Kommentarer"/>
        <w:rPr>
          <w:lang w:val="sv-SE"/>
        </w:rPr>
      </w:pPr>
      <w:r w:rsidRPr="00C75D8E">
        <w:rPr>
          <w:lang w:val="sv-SE"/>
        </w:rPr>
        <w:t>Pershing et al 15:</w:t>
      </w:r>
    </w:p>
    <w:p w14:paraId="0C0CE885" w14:textId="19AD92EA" w:rsidR="001A2E99" w:rsidRPr="00C75D8E" w:rsidRDefault="00902F9B">
      <w:pPr>
        <w:pStyle w:val="Kommentarer"/>
        <w:rPr>
          <w:lang w:val="sv-SE"/>
        </w:rPr>
      </w:pPr>
      <w:r>
        <w:fldChar w:fldCharType="begin"/>
      </w:r>
      <w:r w:rsidRPr="00902F9B">
        <w:rPr>
          <w:lang w:val="sv-SE"/>
        </w:rPr>
        <w:instrText xml:space="preserve"> HYPERLINK "https://www.science.org/doi/pdf/10.1126/science.aac9819" </w:instrText>
      </w:r>
      <w:r>
        <w:fldChar w:fldCharType="separate"/>
      </w:r>
      <w:r w:rsidR="001A2E99" w:rsidRPr="00C75D8E">
        <w:rPr>
          <w:rStyle w:val="Hyperlnk"/>
          <w:lang w:val="sv-SE"/>
        </w:rPr>
        <w:t>https://www.science.org/doi/pdf/10.1126/science.aac9819</w:t>
      </w:r>
      <w:r>
        <w:rPr>
          <w:rStyle w:val="Hyperlnk"/>
          <w:lang w:val="sv-SE"/>
        </w:rPr>
        <w:fldChar w:fldCharType="end"/>
      </w:r>
    </w:p>
    <w:p w14:paraId="2139E1EA" w14:textId="77777777" w:rsidR="001A2E99" w:rsidRPr="00C75D8E" w:rsidRDefault="001A2E99">
      <w:pPr>
        <w:pStyle w:val="Kommentarer"/>
        <w:rPr>
          <w:lang w:val="sv-SE"/>
        </w:rPr>
      </w:pPr>
    </w:p>
    <w:p w14:paraId="3D0D09DD" w14:textId="77777777" w:rsidR="001A2E99" w:rsidRDefault="001A2E99">
      <w:pPr>
        <w:pStyle w:val="Kommentarer"/>
        <w:rPr>
          <w:lang w:val="sv-SE"/>
        </w:rPr>
      </w:pPr>
      <w:r w:rsidRPr="00CA2A92">
        <w:rPr>
          <w:lang w:val="sv-SE"/>
        </w:rPr>
        <w:t>Innan jag ger mig på att skriva ett helt annat slutstycke än det du har nu kanske vi skall diskutera det, så att vi är överens om vad det skall innehålla</w:t>
      </w:r>
      <w:r>
        <w:rPr>
          <w:lang w:val="sv-SE"/>
        </w:rPr>
        <w:t xml:space="preserve">?  </w:t>
      </w:r>
    </w:p>
    <w:p w14:paraId="1EA7022B" w14:textId="384032EF" w:rsidR="001A2E99" w:rsidRPr="00CA2A92" w:rsidRDefault="001A2E99">
      <w:pPr>
        <w:pStyle w:val="Kommentarer"/>
        <w:rPr>
          <w:lang w:val="sv-SE"/>
        </w:rPr>
      </w:pPr>
      <w:r>
        <w:rPr>
          <w:lang w:val="sv-SE"/>
        </w:rPr>
        <w:t>(Jag tänker mig att man börjar med mortalitetseffekter av uppvärmning, och vad de skulle kunna bero på, för att sedan peka på vikten av att studera mortalitet &amp; tillväxt samtidigt för att se sluteffekten på storleksfördelningar (vilket är viktigt för …etc).)</w:t>
      </w:r>
    </w:p>
  </w:comment>
  <w:comment w:id="83" w:author="Max Lindmark" w:date="2022-02-21T19:24:00Z" w:initials="MOU">
    <w:p w14:paraId="756D2A0D" w14:textId="77777777" w:rsidR="001A2E99" w:rsidRPr="001A2E99" w:rsidRDefault="001A2E99" w:rsidP="00C75D8E">
      <w:pPr>
        <w:rPr>
          <w:lang w:val="sv-SE"/>
        </w:rPr>
      </w:pPr>
      <w:r>
        <w:rPr>
          <w:rStyle w:val="Kommentarsreferens"/>
        </w:rPr>
        <w:annotationRef/>
      </w:r>
      <w:r w:rsidRPr="00C75D8E">
        <w:rPr>
          <w:sz w:val="20"/>
          <w:szCs w:val="20"/>
          <w:lang w:val="sv-SE"/>
        </w:rPr>
        <w:t xml:space="preserve">Jättebra, du får gärna göra det! Och bra reffar också, har inte läst någon av dem faktiskt… Men om du skriver om, kan vi behålla första meningen? </w:t>
      </w:r>
      <w:r w:rsidRPr="001A2E99">
        <w:rPr>
          <w:sz w:val="20"/>
          <w:szCs w:val="20"/>
          <w:lang w:val="sv-SE"/>
        </w:rPr>
        <w:t xml:space="preserve">Blev så nöjd med den! </w:t>
      </w:r>
    </w:p>
  </w:comment>
  <w:comment w:id="84" w:author="Anna Gårdmark" w:date="2022-04-07T21:39:00Z" w:initials="AG">
    <w:p w14:paraId="08784E35" w14:textId="3330BC2B" w:rsidR="001A2E99" w:rsidRPr="00E40B76" w:rsidRDefault="001A2E99">
      <w:pPr>
        <w:pStyle w:val="Kommentarer"/>
        <w:rPr>
          <w:lang w:val="sv-SE"/>
        </w:rPr>
      </w:pPr>
      <w:r>
        <w:rPr>
          <w:rStyle w:val="Kommentarsreferens"/>
        </w:rPr>
        <w:annotationRef/>
      </w:r>
      <w:r w:rsidRPr="00E40B76">
        <w:rPr>
          <w:lang w:val="sv-SE"/>
        </w:rPr>
        <w:t>japp, den är bra. F</w:t>
      </w:r>
      <w:r>
        <w:rPr>
          <w:lang w:val="sv-SE"/>
        </w:rPr>
        <w:t>rågan är bara om den skall vara först i stycket? Om vi börjar med uppvärmningseffekter på mortalitet, och vad de kan bero på och sedan går över till övriga delar jag föreslog, så passar ju den här meningen bättre längre in i stycket. Men det kan vi diskutera imorgon!</w:t>
      </w:r>
    </w:p>
  </w:comment>
  <w:comment w:id="103" w:author="Max Lindmark" w:date="2021-08-12T20:43:00Z" w:initials="">
    <w:p w14:paraId="000000A6" w14:textId="77777777" w:rsidR="001A2E99" w:rsidRPr="001A2E99" w:rsidRDefault="001A2E99">
      <w:pPr>
        <w:widowControl w:val="0"/>
        <w:pBdr>
          <w:top w:val="nil"/>
          <w:left w:val="nil"/>
          <w:bottom w:val="nil"/>
          <w:right w:val="nil"/>
          <w:between w:val="nil"/>
        </w:pBdr>
        <w:rPr>
          <w:rFonts w:ascii="Arial" w:eastAsia="Arial" w:hAnsi="Arial" w:cs="Arial"/>
          <w:color w:val="000000"/>
          <w:sz w:val="22"/>
          <w:szCs w:val="22"/>
          <w:lang w:val="sv-SE"/>
        </w:rPr>
      </w:pPr>
      <w:proofErr w:type="spellStart"/>
      <w:r w:rsidRPr="001A2E99">
        <w:rPr>
          <w:rFonts w:ascii="Arial" w:eastAsia="Arial" w:hAnsi="Arial" w:cs="Arial"/>
          <w:color w:val="000000"/>
          <w:sz w:val="22"/>
          <w:szCs w:val="22"/>
          <w:lang w:val="sv-SE"/>
        </w:rPr>
        <w:t>Asta’s</w:t>
      </w:r>
      <w:proofErr w:type="spellEnd"/>
      <w:r w:rsidRPr="001A2E99">
        <w:rPr>
          <w:rFonts w:ascii="Arial" w:eastAsia="Arial" w:hAnsi="Arial" w:cs="Arial"/>
          <w:color w:val="000000"/>
          <w:sz w:val="22"/>
          <w:szCs w:val="22"/>
          <w:lang w:val="sv-SE"/>
        </w:rPr>
        <w:t xml:space="preserve"> paper has 2500 </w:t>
      </w:r>
      <w:proofErr w:type="spellStart"/>
      <w:r w:rsidRPr="001A2E99">
        <w:rPr>
          <w:rFonts w:ascii="Arial" w:eastAsia="Arial" w:hAnsi="Arial" w:cs="Arial"/>
          <w:color w:val="000000"/>
          <w:sz w:val="22"/>
          <w:szCs w:val="22"/>
          <w:lang w:val="sv-SE"/>
        </w:rPr>
        <w:t>words</w:t>
      </w:r>
      <w:proofErr w:type="spellEnd"/>
    </w:p>
  </w:comment>
  <w:comment w:id="104" w:author="Anna Gårdmark" w:date="2022-04-07T21:41:00Z" w:initials="AG">
    <w:p w14:paraId="7AD3F8A5" w14:textId="2D6FFE9C" w:rsidR="001A2E99" w:rsidRPr="001A2E99" w:rsidRDefault="001A2E99">
      <w:pPr>
        <w:pStyle w:val="Kommentarer"/>
      </w:pPr>
      <w:r>
        <w:rPr>
          <w:rStyle w:val="Kommentarsreferens"/>
        </w:rPr>
        <w:annotationRef/>
      </w:r>
      <w:r w:rsidRPr="00E40B76">
        <w:rPr>
          <w:rStyle w:val="Kommentarsreferens"/>
          <w:lang w:val="sv-SE"/>
        </w:rPr>
        <w:t xml:space="preserve">de nya </w:t>
      </w:r>
      <w:proofErr w:type="spellStart"/>
      <w:r w:rsidRPr="00E40B76">
        <w:rPr>
          <w:rStyle w:val="Kommentarsreferens"/>
          <w:lang w:val="sv-SE"/>
        </w:rPr>
        <w:t>microsattelit</w:t>
      </w:r>
      <w:proofErr w:type="spellEnd"/>
      <w:r w:rsidRPr="00E40B76">
        <w:rPr>
          <w:rStyle w:val="Kommentarsreferens"/>
          <w:lang w:val="sv-SE"/>
        </w:rPr>
        <w:t xml:space="preserve">-analyserna som vi lät göra på ynglena från </w:t>
      </w:r>
      <w:r>
        <w:rPr>
          <w:rStyle w:val="Kommentarsreferens"/>
          <w:lang w:val="sv-SE"/>
        </w:rPr>
        <w:t xml:space="preserve">Yaos experiment visar på en skillnad mellan populationerna, fortfarand! </w:t>
      </w:r>
      <w:proofErr w:type="spellStart"/>
      <w:r w:rsidRPr="001A2E99">
        <w:rPr>
          <w:rStyle w:val="Kommentarsreferens"/>
        </w:rPr>
        <w:t>Ganska</w:t>
      </w:r>
      <w:proofErr w:type="spellEnd"/>
      <w:r w:rsidRPr="001A2E99">
        <w:rPr>
          <w:rStyle w:val="Kommentarsreferens"/>
        </w:rPr>
        <w:t xml:space="preserve"> </w:t>
      </w:r>
      <w:proofErr w:type="spellStart"/>
      <w:r w:rsidRPr="001A2E99">
        <w:rPr>
          <w:rStyle w:val="Kommentarsreferens"/>
        </w:rPr>
        <w:t>häftigt</w:t>
      </w:r>
      <w:proofErr w:type="spellEnd"/>
      <w:r w:rsidRPr="001A2E99">
        <w:rPr>
          <w:rStyle w:val="Kommentarsreferens"/>
        </w:rPr>
        <w:t xml:space="preserve"> </w:t>
      </w:r>
      <w:proofErr w:type="spellStart"/>
      <w:r w:rsidRPr="001A2E99">
        <w:rPr>
          <w:rStyle w:val="Kommentarsreferens"/>
        </w:rPr>
        <w:t>tycker</w:t>
      </w:r>
      <w:proofErr w:type="spellEnd"/>
      <w:r w:rsidRPr="001A2E99">
        <w:rPr>
          <w:rStyle w:val="Kommentarsreferens"/>
        </w:rPr>
        <w:t xml:space="preserve"> jag.</w:t>
      </w:r>
    </w:p>
  </w:comment>
  <w:comment w:id="105" w:author="Max Lindmark" w:date="2021-10-08T10:35:00Z" w:initials="">
    <w:p w14:paraId="000000B5" w14:textId="77777777" w:rsidR="001A2E99" w:rsidRDefault="001A2E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2002 for growth data because of the potential change in age estimation</w:t>
      </w:r>
    </w:p>
  </w:comment>
  <w:comment w:id="106" w:author="Anna Gårdmark" w:date="2022-02-10T11:17:00Z" w:initials="AG">
    <w:p w14:paraId="381F3392" w14:textId="1869F8CE" w:rsidR="001A2E99" w:rsidRDefault="001A2E99">
      <w:pPr>
        <w:pStyle w:val="Kommentarer"/>
      </w:pPr>
      <w:r>
        <w:rPr>
          <w:rStyle w:val="Kommentarsreferens"/>
        </w:rPr>
        <w:annotationRef/>
      </w:r>
      <w:r>
        <w:rPr>
          <w:rStyle w:val="Kommentarsreferens"/>
        </w:rPr>
        <w:t>this was only started after 2000, if I recall Martina’s instructions correctly.</w:t>
      </w:r>
    </w:p>
  </w:comment>
  <w:comment w:id="107" w:author="Max Lindmark" w:date="2022-02-21T19:28:00Z" w:initials="MOU">
    <w:p w14:paraId="224937B5" w14:textId="77777777" w:rsidR="001A2E99" w:rsidRDefault="001A2E99" w:rsidP="00C75D8E">
      <w:r>
        <w:rPr>
          <w:rStyle w:val="Kommentarsreferens"/>
        </w:rPr>
        <w:annotationRef/>
      </w:r>
      <w:r>
        <w:rPr>
          <w:sz w:val="20"/>
          <w:szCs w:val="20"/>
        </w:rPr>
        <w:t>ok! do we need that level of detail though? it’s not wrong as it is now! Would you be able to ask about it, if you want to be more specific here, or should I do it?</w:t>
      </w:r>
    </w:p>
  </w:comment>
  <w:comment w:id="108" w:author="Anna Gårdmark" w:date="2022-04-07T21:08:00Z" w:initials="AG">
    <w:p w14:paraId="43FA298F" w14:textId="07F6C3C0" w:rsidR="001A2E99" w:rsidRDefault="001A2E99">
      <w:pPr>
        <w:pStyle w:val="Kommentarer"/>
      </w:pPr>
      <w:r>
        <w:rPr>
          <w:rStyle w:val="Kommentarsreferens"/>
        </w:rPr>
        <w:annotationRef/>
      </w:r>
      <w:r>
        <w:t>you’re right, we don’t need that level of detail. let’s keep as it stands</w:t>
      </w:r>
    </w:p>
  </w:comment>
  <w:comment w:id="110" w:author="Max Lindmark" w:date="2022-02-21T19:28:00Z" w:initials="MOU">
    <w:p w14:paraId="36D045D8" w14:textId="77777777" w:rsidR="001A2E99" w:rsidRPr="00C75D8E" w:rsidRDefault="001A2E99" w:rsidP="00C75D8E">
      <w:pPr>
        <w:rPr>
          <w:lang w:val="sv-SE"/>
        </w:rPr>
      </w:pPr>
      <w:r>
        <w:rPr>
          <w:rStyle w:val="Kommentarsreferens"/>
        </w:rPr>
        <w:annotationRef/>
      </w:r>
      <w:r w:rsidRPr="00C75D8E">
        <w:rPr>
          <w:sz w:val="20"/>
          <w:szCs w:val="20"/>
          <w:lang w:val="sv-SE"/>
        </w:rPr>
        <w:t>Hm, varför just theta här? det använder vi ju till en parameter?</w:t>
      </w:r>
    </w:p>
  </w:comment>
  <w:comment w:id="109" w:author="Max Lindmark" w:date="2022-02-21T19:35:00Z" w:initials="MOU">
    <w:p w14:paraId="4E6C7F7A" w14:textId="77777777" w:rsidR="001A2E99" w:rsidRPr="00C75D8E" w:rsidRDefault="001A2E99" w:rsidP="00C75D8E">
      <w:pPr>
        <w:rPr>
          <w:lang w:val="sv-SE"/>
        </w:rPr>
      </w:pPr>
      <w:r>
        <w:rPr>
          <w:rStyle w:val="Kommentarsreferens"/>
        </w:rPr>
        <w:annotationRef/>
      </w:r>
      <w:r w:rsidRPr="00C75D8E">
        <w:rPr>
          <w:sz w:val="20"/>
          <w:szCs w:val="20"/>
          <w:lang w:val="sv-SE"/>
        </w:rPr>
        <w:t>kan vi kalla exponent för s istället för theta, som vi redan använder i tillväxtmodellen?</w:t>
      </w:r>
    </w:p>
  </w:comment>
  <w:comment w:id="111" w:author="Anna Gårdmark" w:date="2022-02-10T11:25:00Z" w:initials="AG">
    <w:p w14:paraId="6F4EAF7E" w14:textId="336345FC" w:rsidR="001A2E99" w:rsidRDefault="001A2E99">
      <w:pPr>
        <w:pStyle w:val="Kommentarer"/>
      </w:pPr>
      <w:r>
        <w:rPr>
          <w:rStyle w:val="Kommentarsreferens"/>
        </w:rPr>
        <w:annotationRef/>
      </w:r>
      <w:r>
        <w:rPr>
          <w:rStyle w:val="Kommentarsreferens"/>
        </w:rPr>
        <w:t>this is only true for the CPUE analyses, right? not back-calculated growth and the growth models? or? if it is true for all our data sets, then we just state this at the very beginning of the methods (where it currently says 1981)</w:t>
      </w:r>
    </w:p>
  </w:comment>
  <w:comment w:id="112" w:author="Max Lindmark" w:date="2022-02-21T19:36:00Z" w:initials="MOU">
    <w:p w14:paraId="63C891BB" w14:textId="77777777" w:rsidR="001A2E99" w:rsidRDefault="001A2E99" w:rsidP="00C75D8E">
      <w:r>
        <w:rPr>
          <w:rStyle w:val="Kommentarsreferens"/>
        </w:rPr>
        <w:annotationRef/>
      </w:r>
      <w:r>
        <w:rPr>
          <w:sz w:val="20"/>
          <w:szCs w:val="20"/>
        </w:rPr>
        <w:t>Good point, we kind of already say that actaully</w:t>
      </w:r>
    </w:p>
  </w:comment>
  <w:comment w:id="113" w:author="Anna Gårdmark" w:date="2022-02-10T11:27:00Z" w:initials="AG">
    <w:p w14:paraId="50429483" w14:textId="208BAECB" w:rsidR="001A2E99" w:rsidRPr="00C75D8E" w:rsidRDefault="001A2E99">
      <w:pPr>
        <w:pStyle w:val="Kommentarer"/>
      </w:pPr>
      <w:r>
        <w:rPr>
          <w:rStyle w:val="Kommentarsreferens"/>
        </w:rPr>
        <w:annotationRef/>
      </w:r>
      <w:r w:rsidRPr="00C75D8E">
        <w:t>already said earlier</w:t>
      </w:r>
    </w:p>
  </w:comment>
  <w:comment w:id="114" w:author="Anna Gårdmark" w:date="2022-02-10T11:36:00Z" w:initials="AG">
    <w:p w14:paraId="23EC1D5A" w14:textId="63459C8E" w:rsidR="001A2E99" w:rsidRDefault="001A2E99">
      <w:pPr>
        <w:pStyle w:val="Kommentarer"/>
      </w:pPr>
      <w:r>
        <w:rPr>
          <w:rStyle w:val="Kommentarsreferens"/>
        </w:rPr>
        <w:annotationRef/>
      </w:r>
      <w:r>
        <w:t>I suggest you spell it out everywhere – conveys the message better</w:t>
      </w:r>
    </w:p>
  </w:comment>
  <w:comment w:id="115" w:author="Max Lindmark" w:date="2022-02-23T14:09:00Z" w:initials="MOU">
    <w:p w14:paraId="06A166B7" w14:textId="77777777" w:rsidR="001A2E99" w:rsidRDefault="001A2E99" w:rsidP="00C75D8E">
      <w:r>
        <w:rPr>
          <w:rStyle w:val="Kommentarsreferens"/>
        </w:rPr>
        <w:annotationRef/>
      </w:r>
      <w:r>
        <w:rPr>
          <w:sz w:val="20"/>
          <w:szCs w:val="20"/>
        </w:rPr>
        <w:t>i think the subscripts become to long then, not good for readbility either!</w:t>
      </w:r>
    </w:p>
  </w:comment>
  <w:comment w:id="116" w:author="Anna Gårdmark" w:date="2022-02-10T12:58:00Z" w:initials="AG">
    <w:p w14:paraId="389294F7" w14:textId="78EE300D" w:rsidR="001A2E99" w:rsidRPr="001B3620" w:rsidRDefault="001A2E99">
      <w:pPr>
        <w:pStyle w:val="Kommentarer"/>
        <w:rPr>
          <w:lang w:val="sv-SE"/>
        </w:rPr>
      </w:pPr>
      <w:r>
        <w:rPr>
          <w:rStyle w:val="Kommentarsreferens"/>
        </w:rPr>
        <w:annotationRef/>
      </w:r>
      <w:r w:rsidRPr="001B3620">
        <w:rPr>
          <w:lang w:val="sv-SE"/>
        </w:rPr>
        <w:t xml:space="preserve">varför kursiv? </w:t>
      </w:r>
      <w:r>
        <w:rPr>
          <w:lang w:val="sv-SE"/>
        </w:rPr>
        <w:t>se</w:t>
      </w:r>
      <w:r w:rsidRPr="001B3620">
        <w:rPr>
          <w:lang w:val="sv-SE"/>
        </w:rPr>
        <w:t>r</w:t>
      </w:r>
      <w:r>
        <w:rPr>
          <w:lang w:val="sv-SE"/>
        </w:rPr>
        <w:t xml:space="preserve"> u</w:t>
      </w:r>
      <w:r w:rsidRPr="001B3620">
        <w:rPr>
          <w:lang w:val="sv-SE"/>
        </w:rPr>
        <w:t>t som en variabel</w:t>
      </w:r>
    </w:p>
  </w:comment>
  <w:comment w:id="117" w:author="Max Lindmark" w:date="2022-02-21T19:44:00Z" w:initials="MOU">
    <w:p w14:paraId="0D7F59EC" w14:textId="77777777" w:rsidR="001A2E99" w:rsidRDefault="001A2E99" w:rsidP="00C75D8E">
      <w:r>
        <w:rPr>
          <w:rStyle w:val="Kommentarsreferens"/>
        </w:rPr>
        <w:annotationRef/>
      </w:r>
      <w:r>
        <w:rPr>
          <w:sz w:val="20"/>
          <w:szCs w:val="20"/>
        </w:rPr>
        <w:t>minns ej</w:t>
      </w:r>
    </w:p>
  </w:comment>
  <w:comment w:id="118" w:author="Max Lindmark" w:date="2021-09-28T13:32:00Z" w:initials="MOU">
    <w:p w14:paraId="749A9F7C" w14:textId="412F1D9E" w:rsidR="001A2E99" w:rsidRDefault="001A2E99" w:rsidP="00A378E6">
      <w:pPr>
        <w:pStyle w:val="Kommentarer"/>
      </w:pPr>
      <w:r>
        <w:rPr>
          <w:rStyle w:val="Kommentarsreferens"/>
        </w:rPr>
        <w:annotationRef/>
      </w:r>
      <w:r>
        <w:t>The reason I don’t use alpha_W, alpha_C, is because the interaction term does not correspond to the warm slope directly</w:t>
      </w:r>
    </w:p>
  </w:comment>
  <w:comment w:id="120" w:author="Max Lindmark" w:date="2021-09-29T10:12:00Z" w:initials="">
    <w:p w14:paraId="000000A5"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Här menar jag städad data som går rakt in i analysen</w:t>
      </w:r>
    </w:p>
  </w:comment>
  <w:comment w:id="119" w:author="Anna Gårdmark" w:date="2022-04-07T21:09:00Z" w:initials="AG">
    <w:p w14:paraId="20C0607D" w14:textId="344352B3" w:rsidR="001A2E99" w:rsidRPr="00C75D8E" w:rsidRDefault="001A2E99">
      <w:pPr>
        <w:pStyle w:val="Kommentarer"/>
        <w:rPr>
          <w:lang w:val="sv-SE"/>
        </w:rPr>
      </w:pPr>
      <w:r>
        <w:rPr>
          <w:lang w:val="sv-SE"/>
        </w:rPr>
        <w:t xml:space="preserve">bra. Och </w:t>
      </w:r>
      <w:r>
        <w:rPr>
          <w:rStyle w:val="Kommentarsreferens"/>
        </w:rPr>
        <w:annotationRef/>
      </w:r>
      <w:r w:rsidRPr="00C75D8E">
        <w:rPr>
          <w:lang w:val="sv-SE"/>
        </w:rPr>
        <w:t>fint</w:t>
      </w:r>
      <w:r>
        <w:rPr>
          <w:lang w:val="sv-SE"/>
        </w:rPr>
        <w:t xml:space="preserve"> </w:t>
      </w:r>
      <w:r w:rsidRPr="00C75D8E">
        <w:rPr>
          <w:lang w:val="sv-SE"/>
        </w:rPr>
        <w:t xml:space="preserve">att du är tydlig! </w:t>
      </w:r>
      <w:r>
        <w:rPr>
          <w:lang w:val="sv-SE"/>
        </w:rPr>
        <w:t xml:space="preserve">jag är lite känslig med rådatat </w:t>
      </w:r>
      <w:r w:rsidRPr="00C75D8E">
        <w:rPr>
          <w:lang w:val="sv-SE"/>
        </w:rPr>
        <w:sym w:font="Wingdings" w:char="F04A"/>
      </w:r>
    </w:p>
  </w:comment>
  <w:comment w:id="121" w:author="Max Lindmark" w:date="2021-09-28T16:04:00Z" w:initials="">
    <w:p w14:paraId="000000A1"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Låter detta OK? Det som är lite klurigt är väl att beskriva hur det bygger på ditt jobb Malin utan att det ska låta som att de slutgiltiga skripten och analyserna skrevs inom exjobbet, samt hur vi ska få till din input Anna som sträcker sig över allt, dock utan att ha en ledande roll på någon av delarna jag nämnt.</w:t>
      </w:r>
    </w:p>
  </w:comment>
  <w:comment w:id="123" w:author="Max Lindmark" w:date="2021-09-28T16:08:00Z" w:initials="">
    <w:p w14:paraId="000000AC"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Här menar jag då uppsatsen samt första draften av ms’et som ändå är ganska olika varandra.</w:t>
      </w:r>
    </w:p>
  </w:comment>
  <w:comment w:id="122" w:author="Malin Karlsson" w:date="2021-11-03T10:02:00Z" w:initials="">
    <w:p w14:paraId="000000A2"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tycker att det låter bra!</w:t>
      </w:r>
    </w:p>
  </w:comment>
  <w:comment w:id="124" w:author="Anna Gårdmark" w:date="2022-04-07T21:22:00Z" w:initials="AG">
    <w:p w14:paraId="0EA9B188" w14:textId="12A17A6F" w:rsidR="001A2E99" w:rsidRPr="001A2E99" w:rsidRDefault="001A2E99">
      <w:pPr>
        <w:pStyle w:val="Kommentarer"/>
        <w:rPr>
          <w:lang w:val="sv-SE"/>
        </w:rPr>
      </w:pPr>
      <w:r>
        <w:rPr>
          <w:rStyle w:val="Kommentarsreferens"/>
        </w:rPr>
        <w:annotationRef/>
      </w:r>
      <w:r w:rsidRPr="001A2E99">
        <w:rPr>
          <w:rStyle w:val="Kommentarsreferens"/>
          <w:lang w:val="sv-SE"/>
        </w:rPr>
        <w:t xml:space="preserve">uppdatera </w:t>
      </w:r>
      <w:proofErr w:type="spellStart"/>
      <w:r w:rsidRPr="001A2E99">
        <w:rPr>
          <w:rStyle w:val="Kommentarsreferens"/>
          <w:lang w:val="sv-SE"/>
        </w:rPr>
        <w:t>GCBn</w:t>
      </w:r>
      <w:proofErr w:type="spellEnd"/>
    </w:p>
  </w:comment>
  <w:comment w:id="125" w:author="Anna Gårdmark" w:date="2022-04-07T21:51:00Z" w:initials="AG">
    <w:p w14:paraId="487EAA7E" w14:textId="3063C01F" w:rsidR="001A2E99" w:rsidRPr="00094996" w:rsidRDefault="001A2E99">
      <w:pPr>
        <w:pStyle w:val="Kommentarer"/>
        <w:rPr>
          <w:lang w:val="sv-SE"/>
        </w:rPr>
      </w:pPr>
      <w:r>
        <w:rPr>
          <w:rStyle w:val="Kommentarsreferens"/>
        </w:rPr>
        <w:annotationRef/>
      </w:r>
      <w:proofErr w:type="gramStart"/>
      <w:r w:rsidRPr="001A2E99">
        <w:rPr>
          <w:lang w:val="sv-SE"/>
        </w:rPr>
        <w:t>tror också du behöver skriva.</w:t>
      </w:r>
      <w:proofErr w:type="gramEnd"/>
      <w:r w:rsidRPr="001A2E99">
        <w:rPr>
          <w:lang w:val="sv-SE"/>
        </w:rPr>
        <w:t xml:space="preserve"> </w:t>
      </w:r>
      <w:r w:rsidRPr="00094996">
        <w:rPr>
          <w:lang w:val="sv-SE"/>
        </w:rPr>
        <w:t>“In Swedish” efter de referenser som är just det</w:t>
      </w:r>
    </w:p>
  </w:comment>
  <w:comment w:id="126" w:author="Anna Gårdmark" w:date="2022-02-10T08:21:00Z" w:initials="AG">
    <w:p w14:paraId="61D260DD" w14:textId="2B92E1C1" w:rsidR="001A2E99" w:rsidRDefault="001A2E99">
      <w:pPr>
        <w:pStyle w:val="Kommentarer"/>
      </w:pPr>
      <w:r>
        <w:rPr>
          <w:rStyle w:val="Kommentarsreferens"/>
        </w:rPr>
        <w:annotationRef/>
      </w:r>
      <w:r>
        <w:t>need to use the same wordings as in the main text ‘warm area’ vs ‘cold area’ (or, if you go for my suggestion: ‘heated area’ vs ‘reference area’); it’s irrelevant that it is called the biotest lake</w:t>
      </w:r>
    </w:p>
    <w:p w14:paraId="0CC493C0" w14:textId="77777777" w:rsidR="001A2E99" w:rsidRDefault="001A2E99">
      <w:pPr>
        <w:pStyle w:val="Kommentarer"/>
      </w:pPr>
    </w:p>
    <w:p w14:paraId="5A7DA425" w14:textId="77777777" w:rsidR="001A2E99" w:rsidRDefault="001A2E99">
      <w:pPr>
        <w:pStyle w:val="Kommentarer"/>
      </w:pPr>
      <w:r>
        <w:t>should we perhaps make this figure more informative, by combining it with a photo of a gill lid, showing the growth rings?</w:t>
      </w:r>
    </w:p>
    <w:p w14:paraId="58301D4C" w14:textId="77777777" w:rsidR="001A2E99" w:rsidRDefault="001A2E99">
      <w:pPr>
        <w:pStyle w:val="Kommentarer"/>
      </w:pPr>
    </w:p>
    <w:p w14:paraId="77ADBA18" w14:textId="7876C396" w:rsidR="001A2E99" w:rsidRDefault="001A2E99">
      <w:pPr>
        <w:pStyle w:val="Kommentarer"/>
      </w:pPr>
      <w:r>
        <w:t>arrow for the warm water outlet needs to be moved to the actual outlet (inside the biotest! in the ‘fork’)</w:t>
      </w:r>
    </w:p>
    <w:p w14:paraId="7F3A57AF" w14:textId="7C42E110" w:rsidR="001A2E99" w:rsidRDefault="001A2E99">
      <w:pPr>
        <w:pStyle w:val="Kommentarer"/>
      </w:pPr>
    </w:p>
    <w:p w14:paraId="2CC112D5" w14:textId="15099378" w:rsidR="001A2E99" w:rsidRPr="00CC6788" w:rsidRDefault="001A2E99">
      <w:pPr>
        <w:pStyle w:val="Kommentarer"/>
        <w:rPr>
          <w:lang w:val="sv-SE"/>
        </w:rPr>
      </w:pPr>
      <w:r w:rsidRPr="00CC6788">
        <w:rPr>
          <w:lang w:val="sv-SE"/>
        </w:rPr>
        <w:t>föreslår också att du gör texten ‘</w:t>
      </w:r>
      <w:r>
        <w:rPr>
          <w:lang w:val="sv-SE"/>
        </w:rPr>
        <w:t>Sweden’ aningens mindre, så den inte ligger emot några andra linjer</w:t>
      </w:r>
    </w:p>
  </w:comment>
  <w:comment w:id="127" w:author="Max Lindmark" w:date="2022-02-23T11:16:00Z" w:initials="MOU">
    <w:p w14:paraId="7EF625F8" w14:textId="77777777" w:rsidR="001A2E99" w:rsidRPr="00C75D8E" w:rsidRDefault="001A2E99" w:rsidP="00C75D8E">
      <w:pPr>
        <w:rPr>
          <w:lang w:val="sv-SE"/>
        </w:rPr>
      </w:pPr>
      <w:r>
        <w:rPr>
          <w:rStyle w:val="Kommentarsreferens"/>
        </w:rPr>
        <w:annotationRef/>
      </w:r>
      <w:r w:rsidRPr="00C75D8E">
        <w:rPr>
          <w:sz w:val="20"/>
          <w:szCs w:val="20"/>
          <w:lang w:val="sv-SE"/>
        </w:rPr>
        <w:t>har du en bra gällocksbild vi kan använda?</w:t>
      </w:r>
    </w:p>
  </w:comment>
  <w:comment w:id="128" w:author="Anna Gårdmark" w:date="2022-02-11T07:56:00Z" w:initials="AG">
    <w:p w14:paraId="7B872047" w14:textId="441B8C76" w:rsidR="001A2E99" w:rsidRDefault="001A2E99">
      <w:pPr>
        <w:pStyle w:val="Kommentarer"/>
      </w:pPr>
      <w:r>
        <w:rPr>
          <w:rStyle w:val="Kommentarsreferens"/>
        </w:rPr>
        <w:annotationRef/>
      </w:r>
      <w:r>
        <w:rPr>
          <w:rStyle w:val="Kommentarsreferens"/>
        </w:rPr>
        <w:t>if you stick with ‘warm and cold area’ those terms should appear here in the text as well (suggest you change to heated and reference area throughout the manuscript)</w:t>
      </w:r>
    </w:p>
  </w:comment>
  <w:comment w:id="129" w:author="Anna Gårdmark" w:date="2022-02-11T07:51:00Z" w:initials="AG">
    <w:p w14:paraId="4123EFCC" w14:textId="5E608135" w:rsidR="001A2E99" w:rsidRDefault="001A2E99">
      <w:pPr>
        <w:pStyle w:val="Kommentarer"/>
      </w:pPr>
      <w:r>
        <w:rPr>
          <w:rStyle w:val="Kommentarsreferens"/>
        </w:rPr>
        <w:annotationRef/>
      </w:r>
      <w:r>
        <w:rPr>
          <w:rStyle w:val="Kommentarsreferens"/>
        </w:rPr>
        <w:t>in contrat to fig 4-5, in figs 2-3 you don’t have a color legend for the posterior distributions; is there a reason for why you don’t do the same in all figs 2-5?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EC6FAA" w15:done="0"/>
  <w15:commentEx w15:paraId="0A3CB557" w15:paraIdParent="46EC6FAA" w15:done="0"/>
  <w15:commentEx w15:paraId="000000AD" w15:done="1"/>
  <w15:commentEx w15:paraId="5ECD1C6C" w15:paraIdParent="000000AD" w15:done="1"/>
  <w15:commentEx w15:paraId="23EA0C22" w15:done="1"/>
  <w15:commentEx w15:paraId="000000B6" w15:done="1"/>
  <w15:commentEx w15:paraId="000000B1" w15:done="1"/>
  <w15:commentEx w15:paraId="000000B2" w15:paraIdParent="000000B1" w15:done="1"/>
  <w15:commentEx w15:paraId="06236145" w15:paraIdParent="000000B1" w15:done="1"/>
  <w15:commentEx w15:paraId="7965FF8C" w15:paraIdParent="000000B1" w15:done="1"/>
  <w15:commentEx w15:paraId="57F010A9" w15:done="1"/>
  <w15:commentEx w15:paraId="62176CAB" w15:done="1"/>
  <w15:commentEx w15:paraId="000000B8" w15:done="1"/>
  <w15:commentEx w15:paraId="441C3C1D" w15:done="1"/>
  <w15:commentEx w15:paraId="6F1C599B" w15:paraIdParent="441C3C1D" w15:done="1"/>
  <w15:commentEx w15:paraId="2A10D310" w15:done="1"/>
  <w15:commentEx w15:paraId="2BFB365B" w15:paraIdParent="2A10D310" w15:done="1"/>
  <w15:commentEx w15:paraId="757950F5" w15:done="1"/>
  <w15:commentEx w15:paraId="3321B3B4" w15:done="1"/>
  <w15:commentEx w15:paraId="0B6CCED3" w15:paraIdParent="3321B3B4" w15:done="1"/>
  <w15:commentEx w15:paraId="341402B3" w15:done="1"/>
  <w15:commentEx w15:paraId="40F19CEF" w15:paraIdParent="341402B3" w15:done="1"/>
  <w15:commentEx w15:paraId="000000A7" w15:done="1"/>
  <w15:commentEx w15:paraId="000000A8" w15:paraIdParent="000000A7" w15:done="1"/>
  <w15:commentEx w15:paraId="07268ACD" w15:done="1"/>
  <w15:commentEx w15:paraId="62B521B9" w15:paraIdParent="07268ACD" w15:done="1"/>
  <w15:commentEx w15:paraId="4629AF4F" w15:done="1"/>
  <w15:commentEx w15:paraId="7D56DB45" w15:paraIdParent="4629AF4F" w15:done="1"/>
  <w15:commentEx w15:paraId="14C70889" w15:paraIdParent="4629AF4F" w15:done="1"/>
  <w15:commentEx w15:paraId="7C1CFBEF" w15:done="1"/>
  <w15:commentEx w15:paraId="423D6841" w15:paraIdParent="7C1CFBEF" w15:done="1"/>
  <w15:commentEx w15:paraId="17C728CD" w15:paraIdParent="7C1CFBEF" w15:done="1"/>
  <w15:commentEx w15:paraId="65A43375" w15:done="1"/>
  <w15:commentEx w15:paraId="5C083976" w15:paraIdParent="65A43375" w15:done="1"/>
  <w15:commentEx w15:paraId="5C0E900D" w15:done="1"/>
  <w15:commentEx w15:paraId="12D8587F" w15:paraIdParent="5C0E900D" w15:done="1"/>
  <w15:commentEx w15:paraId="740DA1F9" w15:done="1"/>
  <w15:commentEx w15:paraId="22911C9D" w15:paraIdParent="740DA1F9" w15:done="1"/>
  <w15:commentEx w15:paraId="31B5A3A2" w15:done="1"/>
  <w15:commentEx w15:paraId="692F6E1F" w15:done="1"/>
  <w15:commentEx w15:paraId="2CD59B1A" w15:done="1"/>
  <w15:commentEx w15:paraId="1ED7F339" w15:paraIdParent="2CD59B1A" w15:done="1"/>
  <w15:commentEx w15:paraId="000000AB" w15:done="1"/>
  <w15:commentEx w15:paraId="000000B0" w15:done="1"/>
  <w15:commentEx w15:paraId="48C024DB" w15:done="1"/>
  <w15:commentEx w15:paraId="1CEDA30E" w15:paraIdParent="48C024DB" w15:done="1"/>
  <w15:commentEx w15:paraId="552D7B57" w15:done="1"/>
  <w15:commentEx w15:paraId="1CCEC445" w15:done="1"/>
  <w15:commentEx w15:paraId="027FD61E" w15:done="1"/>
  <w15:commentEx w15:paraId="397B9E89" w15:paraIdParent="027FD61E" w15:done="1"/>
  <w15:commentEx w15:paraId="6709477D" w15:done="0"/>
  <w15:commentEx w15:paraId="58CD8BC6" w15:paraIdParent="6709477D" w15:done="0"/>
  <w15:commentEx w15:paraId="05012B9A" w15:done="0"/>
  <w15:commentEx w15:paraId="504F5AA2" w15:done="1"/>
  <w15:commentEx w15:paraId="1CE6B7E7" w15:paraIdParent="504F5AA2" w15:done="1"/>
  <w15:commentEx w15:paraId="7EC80A7B" w15:done="1"/>
  <w15:commentEx w15:paraId="244C7532" w15:done="0"/>
  <w15:commentEx w15:paraId="29AAB762" w15:done="0"/>
  <w15:commentEx w15:paraId="1EA7022B" w15:done="1"/>
  <w15:commentEx w15:paraId="756D2A0D" w15:paraIdParent="1EA7022B" w15:done="1"/>
  <w15:commentEx w15:paraId="08784E35" w15:paraIdParent="1EA7022B" w15:done="1"/>
  <w15:commentEx w15:paraId="000000A6" w15:done="1"/>
  <w15:commentEx w15:paraId="7AD3F8A5" w15:done="1"/>
  <w15:commentEx w15:paraId="000000B5" w15:done="1"/>
  <w15:commentEx w15:paraId="381F3392" w15:done="1"/>
  <w15:commentEx w15:paraId="224937B5" w15:paraIdParent="381F3392" w15:done="1"/>
  <w15:commentEx w15:paraId="43FA298F" w15:paraIdParent="381F3392" w15:done="1"/>
  <w15:commentEx w15:paraId="36D045D8" w15:done="1"/>
  <w15:commentEx w15:paraId="4E6C7F7A" w15:done="1"/>
  <w15:commentEx w15:paraId="6F4EAF7E" w15:done="1"/>
  <w15:commentEx w15:paraId="63C891BB" w15:paraIdParent="6F4EAF7E" w15:done="1"/>
  <w15:commentEx w15:paraId="50429483" w15:done="1"/>
  <w15:commentEx w15:paraId="23EC1D5A" w15:done="1"/>
  <w15:commentEx w15:paraId="06A166B7" w15:paraIdParent="23EC1D5A" w15:done="1"/>
  <w15:commentEx w15:paraId="389294F7" w15:done="1"/>
  <w15:commentEx w15:paraId="0D7F59EC" w15:paraIdParent="389294F7" w15:done="1"/>
  <w15:commentEx w15:paraId="749A9F7C" w15:done="1"/>
  <w15:commentEx w15:paraId="000000A5" w15:done="1"/>
  <w15:commentEx w15:paraId="20C0607D" w15:paraIdParent="000000A5" w15:done="1"/>
  <w15:commentEx w15:paraId="000000A1" w15:done="1"/>
  <w15:commentEx w15:paraId="000000AC" w15:done="1"/>
  <w15:commentEx w15:paraId="000000A2" w15:done="1"/>
  <w15:commentEx w15:paraId="0EA9B188" w15:done="1"/>
  <w15:commentEx w15:paraId="487EAA7E" w15:paraIdParent="0EA9B188" w15:done="1"/>
  <w15:commentEx w15:paraId="2CC112D5" w15:done="1"/>
  <w15:commentEx w15:paraId="7EF625F8" w15:paraIdParent="2CC112D5" w15:done="1"/>
  <w15:commentEx w15:paraId="7B872047" w15:done="1"/>
  <w15:commentEx w15:paraId="4123EFC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AD5EC" w16cex:dateUtc="2022-04-07T19:12:00Z"/>
  <w16cex:commentExtensible w16cex:durableId="25FBD910" w16cex:dateUtc="2022-04-09T08:06:00Z"/>
  <w16cex:commentExtensible w16cex:durableId="25B67B3C" w16cex:dateUtc="2021-11-04T18:38:00Z"/>
  <w16cex:commentExtensible w16cex:durableId="25B67E11" w16cex:dateUtc="2022-02-15T18:31:00Z"/>
  <w16cex:commentExtensible w16cex:durableId="25C07DB3" w16cex:dateUtc="2022-02-23T08:32:00Z"/>
  <w16cex:commentExtensible w16cex:durableId="25B67B3B" w16cex:dateUtc="2021-08-10T08:34:00Z"/>
  <w16cex:commentExtensible w16cex:durableId="25B67B3A" w16cex:dateUtc="2021-08-10T08:36:00Z"/>
  <w16cex:commentExtensible w16cex:durableId="25B67B39" w16cex:dateUtc="2021-10-20T12:49:00Z"/>
  <w16cex:commentExtensible w16cex:durableId="25B67B38" w16cex:dateUtc="2022-02-09T18:17:00Z"/>
  <w16cex:commentExtensible w16cex:durableId="25C09A6A" w16cex:dateUtc="2022-02-23T10:35:00Z"/>
  <w16cex:commentExtensible w16cex:durableId="25B67B08" w16cex:dateUtc="2022-02-09T12:56:00Z"/>
  <w16cex:commentExtensible w16cex:durableId="25B67B09" w16cex:dateUtc="2022-02-09T13:05:00Z"/>
  <w16cex:commentExtensible w16cex:durableId="25B67B37" w16cex:dateUtc="2021-10-06T14:33:00Z"/>
  <w16cex:commentExtensible w16cex:durableId="25B67B0B" w16cex:dateUtc="2022-02-09T13:09:00Z"/>
  <w16cex:commentExtensible w16cex:durableId="25BE5844" w16cex:dateUtc="2022-02-21T17:28:00Z"/>
  <w16cex:commentExtensible w16cex:durableId="25B67B0C" w16cex:dateUtc="2022-02-09T17:31:00Z"/>
  <w16cex:commentExtensible w16cex:durableId="25FBD9DB" w16cex:dateUtc="2022-04-09T08:09:00Z"/>
  <w16cex:commentExtensible w16cex:durableId="25B67B0D" w16cex:dateUtc="2022-02-09T17:36:00Z"/>
  <w16cex:commentExtensible w16cex:durableId="25B67B0E" w16cex:dateUtc="2022-02-09T17:50:00Z"/>
  <w16cex:commentExtensible w16cex:durableId="25BE5AE6" w16cex:dateUtc="2022-02-21T17:39:00Z"/>
  <w16cex:commentExtensible w16cex:durableId="25B67B0F" w16cex:dateUtc="2022-02-09T17:52:00Z"/>
  <w16cex:commentExtensible w16cex:durableId="25BE5AFB" w16cex:dateUtc="2022-02-21T17:39:00Z"/>
  <w16cex:commentExtensible w16cex:durableId="25B67B36" w16cex:dateUtc="2021-08-10T08:36:00Z"/>
  <w16cex:commentExtensible w16cex:durableId="25B67B35" w16cex:dateUtc="2021-10-19T10:07:00Z"/>
  <w16cex:commentExtensible w16cex:durableId="25B67B10" w16cex:dateUtc="2022-02-10T07:54:00Z"/>
  <w16cex:commentExtensible w16cex:durableId="25C09205" w16cex:dateUtc="2022-02-23T09:59:00Z"/>
  <w16cex:commentExtensible w16cex:durableId="25B67B11" w16cex:dateUtc="2022-02-10T07:20:00Z"/>
  <w16cex:commentExtensible w16cex:durableId="25C09C0D" w16cex:dateUtc="2022-02-23T10:42:00Z"/>
  <w16cex:commentExtensible w16cex:durableId="25FBDA24" w16cex:dateUtc="2022-04-09T08:10:00Z"/>
  <w16cex:commentExtensible w16cex:durableId="25BE5C58" w16cex:dateUtc="2022-02-21T17:45:00Z"/>
  <w16cex:commentExtensible w16cex:durableId="25FAD608" w16cex:dateUtc="2022-04-07T19:06:00Z"/>
  <w16cex:commentExtensible w16cex:durableId="25FBDA51" w16cex:dateUtc="2022-04-09T08:11:00Z"/>
  <w16cex:commentExtensible w16cex:durableId="25FAD609" w16cex:dateUtc="2022-04-07T19:28:00Z"/>
  <w16cex:commentExtensible w16cex:durableId="25FBDA8E" w16cex:dateUtc="2022-04-09T08:12:00Z"/>
  <w16cex:commentExtensible w16cex:durableId="25FAD60A" w16cex:dateUtc="2022-04-07T19:29:00Z"/>
  <w16cex:commentExtensible w16cex:durableId="25FBDA9C" w16cex:dateUtc="2022-04-09T08:12:00Z"/>
  <w16cex:commentExtensible w16cex:durableId="25B67B12" w16cex:dateUtc="2022-02-10T09:32:00Z"/>
  <w16cex:commentExtensible w16cex:durableId="25BE5D69" w16cex:dateUtc="2022-02-21T17:50:00Z"/>
  <w16cex:commentExtensible w16cex:durableId="25FAD60D" w16cex:dateUtc="2022-04-07T19:29:00Z"/>
  <w16cex:commentExtensible w16cex:durableId="25FAD60E" w16cex:dateUtc="2022-04-07T19:29:00Z"/>
  <w16cex:commentExtensible w16cex:durableId="25BE5D4D" w16cex:dateUtc="2022-02-21T17:49:00Z"/>
  <w16cex:commentExtensible w16cex:durableId="25FAD610" w16cex:dateUtc="2022-04-07T19:30:00Z"/>
  <w16cex:commentExtensible w16cex:durableId="25B67B34" w16cex:dateUtc="2021-10-22T10:07:00Z"/>
  <w16cex:commentExtensible w16cex:durableId="25B67B32" w16cex:dateUtc="2021-08-10T08:36:00Z"/>
  <w16cex:commentExtensible w16cex:durableId="25FAD613" w16cex:dateUtc="2022-04-07T19:32:00Z"/>
  <w16cex:commentExtensible w16cex:durableId="25FBDB10" w16cex:dateUtc="2022-04-09T08:14:00Z"/>
  <w16cex:commentExtensible w16cex:durableId="25FAD614" w16cex:dateUtc="2022-04-07T19:33:00Z"/>
  <w16cex:commentExtensible w16cex:durableId="25BE5E94" w16cex:dateUtc="2022-02-21T17:55:00Z"/>
  <w16cex:commentExtensible w16cex:durableId="25B67B15" w16cex:dateUtc="2022-02-10T09:06:00Z"/>
  <w16cex:commentExtensible w16cex:durableId="25BE62C8" w16cex:dateUtc="2022-02-21T18:13:00Z"/>
  <w16cex:commentExtensible w16cex:durableId="25FAD618" w16cex:dateUtc="2022-04-07T19:34:00Z"/>
  <w16cex:commentExtensible w16cex:durableId="25FDB20D" w16cex:dateUtc="2022-04-10T17:44:00Z"/>
  <w16cex:commentExtensible w16cex:durableId="25B67B18" w16cex:dateUtc="2022-02-10T09:28:00Z"/>
  <w16cex:commentExtensible w16cex:durableId="25BE6504" w16cex:dateUtc="2022-02-21T18:22:00Z"/>
  <w16cex:commentExtensible w16cex:durableId="25FAD61B" w16cex:dateUtc="2022-04-07T19:35:00Z"/>
  <w16cex:commentExtensible w16cex:durableId="25B67B19" w16cex:dateUtc="2022-02-10T09:57:00Z"/>
  <w16cex:commentExtensible w16cex:durableId="25BE6571" w16cex:dateUtc="2022-02-21T18:24:00Z"/>
  <w16cex:commentExtensible w16cex:durableId="25FAD61E" w16cex:dateUtc="2022-04-07T19:39:00Z"/>
  <w16cex:commentExtensible w16cex:durableId="25B67B1C" w16cex:dateUtc="2021-08-12T18:43:00Z"/>
  <w16cex:commentExtensible w16cex:durableId="25FAD622" w16cex:dateUtc="2022-04-07T19:41:00Z"/>
  <w16cex:commentExtensible w16cex:durableId="25B67B30" w16cex:dateUtc="2021-10-08T08:35:00Z"/>
  <w16cex:commentExtensible w16cex:durableId="25B67B1D" w16cex:dateUtc="2022-02-10T10:17:00Z"/>
  <w16cex:commentExtensible w16cex:durableId="25BE6645" w16cex:dateUtc="2022-02-21T18:28:00Z"/>
  <w16cex:commentExtensible w16cex:durableId="25FAD626" w16cex:dateUtc="2022-04-07T19:08:00Z"/>
  <w16cex:commentExtensible w16cex:durableId="25BE6670" w16cex:dateUtc="2022-02-21T18:28:00Z"/>
  <w16cex:commentExtensible w16cex:durableId="25BE67E7" w16cex:dateUtc="2022-02-21T18:35:00Z"/>
  <w16cex:commentExtensible w16cex:durableId="25B67B1E" w16cex:dateUtc="2022-02-10T10:25:00Z"/>
  <w16cex:commentExtensible w16cex:durableId="25BE6841" w16cex:dateUtc="2022-02-21T18:36:00Z"/>
  <w16cex:commentExtensible w16cex:durableId="25B67B1F" w16cex:dateUtc="2022-02-10T10:27:00Z"/>
  <w16cex:commentExtensible w16cex:durableId="25B67B22" w16cex:dateUtc="2022-02-10T10:36:00Z"/>
  <w16cex:commentExtensible w16cex:durableId="25C0BEB7" w16cex:dateUtc="2022-02-23T13:09:00Z"/>
  <w16cex:commentExtensible w16cex:durableId="25B67B24" w16cex:dateUtc="2022-02-10T11:58:00Z"/>
  <w16cex:commentExtensible w16cex:durableId="25BE6A38" w16cex:dateUtc="2022-02-21T18:44:00Z"/>
  <w16cex:commentExtensible w16cex:durableId="24FD97D2" w16cex:dateUtc="2021-09-28T11:32:00Z"/>
  <w16cex:commentExtensible w16cex:durableId="25B67B2D" w16cex:dateUtc="2021-09-29T08:12:00Z"/>
  <w16cex:commentExtensible w16cex:durableId="25FAD63A" w16cex:dateUtc="2022-04-07T19:09:00Z"/>
  <w16cex:commentExtensible w16cex:durableId="25B67B2C" w16cex:dateUtc="2021-09-28T14:04:00Z"/>
  <w16cex:commentExtensible w16cex:durableId="25B67B2B" w16cex:dateUtc="2021-09-28T14:08:00Z"/>
  <w16cex:commentExtensible w16cex:durableId="25B67B2A" w16cex:dateUtc="2021-11-03T09:02:00Z"/>
  <w16cex:commentExtensible w16cex:durableId="25FAD631" w16cex:dateUtc="2022-04-07T19:22:00Z"/>
  <w16cex:commentExtensible w16cex:durableId="25FAD632" w16cex:dateUtc="2022-04-07T19:51:00Z"/>
  <w16cex:commentExtensible w16cex:durableId="25B67B27" w16cex:dateUtc="2022-02-10T07:21:00Z"/>
  <w16cex:commentExtensible w16cex:durableId="25C09601" w16cex:dateUtc="2022-02-23T10:16:00Z"/>
  <w16cex:commentExtensible w16cex:durableId="25B67B28" w16cex:dateUtc="2022-02-11T06:56:00Z"/>
  <w16cex:commentExtensible w16cex:durableId="25B67B29" w16cex:dateUtc="2022-02-11T06: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EC6FAA" w16cid:durableId="25FAD5EC"/>
  <w16cid:commentId w16cid:paraId="0A3CB557" w16cid:durableId="25FBD910"/>
  <w16cid:commentId w16cid:paraId="000000AD" w16cid:durableId="25B67B3C"/>
  <w16cid:commentId w16cid:paraId="5ECD1C6C" w16cid:durableId="25B67E11"/>
  <w16cid:commentId w16cid:paraId="23EA0C22" w16cid:durableId="25C07DB3"/>
  <w16cid:commentId w16cid:paraId="000000B6" w16cid:durableId="25B67B3B"/>
  <w16cid:commentId w16cid:paraId="000000B1" w16cid:durableId="25B67B3A"/>
  <w16cid:commentId w16cid:paraId="000000B2" w16cid:durableId="25B67B39"/>
  <w16cid:commentId w16cid:paraId="06236145" w16cid:durableId="25B67B38"/>
  <w16cid:commentId w16cid:paraId="7965FF8C" w16cid:durableId="25C09A6A"/>
  <w16cid:commentId w16cid:paraId="57F010A9" w16cid:durableId="25B67B08"/>
  <w16cid:commentId w16cid:paraId="62176CAB" w16cid:durableId="25B67B09"/>
  <w16cid:commentId w16cid:paraId="000000B8" w16cid:durableId="25B67B37"/>
  <w16cid:commentId w16cid:paraId="441C3C1D" w16cid:durableId="25B67B0B"/>
  <w16cid:commentId w16cid:paraId="6F1C599B" w16cid:durableId="25BE5844"/>
  <w16cid:commentId w16cid:paraId="2A10D310" w16cid:durableId="25B67B0C"/>
  <w16cid:commentId w16cid:paraId="2BFB365B" w16cid:durableId="25FBD9DB"/>
  <w16cid:commentId w16cid:paraId="757950F5" w16cid:durableId="25B67B0D"/>
  <w16cid:commentId w16cid:paraId="3321B3B4" w16cid:durableId="25B67B0E"/>
  <w16cid:commentId w16cid:paraId="0B6CCED3" w16cid:durableId="25BE5AE6"/>
  <w16cid:commentId w16cid:paraId="341402B3" w16cid:durableId="25B67B0F"/>
  <w16cid:commentId w16cid:paraId="40F19CEF" w16cid:durableId="25BE5AFB"/>
  <w16cid:commentId w16cid:paraId="000000A7" w16cid:durableId="25B67B36"/>
  <w16cid:commentId w16cid:paraId="000000A8" w16cid:durableId="25B67B35"/>
  <w16cid:commentId w16cid:paraId="07268ACD" w16cid:durableId="25B67B10"/>
  <w16cid:commentId w16cid:paraId="62B521B9" w16cid:durableId="25C09205"/>
  <w16cid:commentId w16cid:paraId="4629AF4F" w16cid:durableId="25B67B11"/>
  <w16cid:commentId w16cid:paraId="7D56DB45" w16cid:durableId="25C09C0D"/>
  <w16cid:commentId w16cid:paraId="14C70889" w16cid:durableId="25FBDA24"/>
  <w16cid:commentId w16cid:paraId="7C1CFBEF" w16cid:durableId="25BE5C58"/>
  <w16cid:commentId w16cid:paraId="423D6841" w16cid:durableId="25FAD608"/>
  <w16cid:commentId w16cid:paraId="17C728CD" w16cid:durableId="25FBDA51"/>
  <w16cid:commentId w16cid:paraId="65A43375" w16cid:durableId="25FAD609"/>
  <w16cid:commentId w16cid:paraId="5C083976" w16cid:durableId="25FBDA8E"/>
  <w16cid:commentId w16cid:paraId="5C0E900D" w16cid:durableId="25FAD60A"/>
  <w16cid:commentId w16cid:paraId="12D8587F" w16cid:durableId="25FBDA9C"/>
  <w16cid:commentId w16cid:paraId="740DA1F9" w16cid:durableId="25B67B12"/>
  <w16cid:commentId w16cid:paraId="22911C9D" w16cid:durableId="25BE5D69"/>
  <w16cid:commentId w16cid:paraId="31B5A3A2" w16cid:durableId="25FAD60D"/>
  <w16cid:commentId w16cid:paraId="692F6E1F" w16cid:durableId="25FAD60E"/>
  <w16cid:commentId w16cid:paraId="2CD59B1A" w16cid:durableId="25BE5D4D"/>
  <w16cid:commentId w16cid:paraId="1ED7F339" w16cid:durableId="25FAD610"/>
  <w16cid:commentId w16cid:paraId="000000AB" w16cid:durableId="25B67B34"/>
  <w16cid:commentId w16cid:paraId="000000B0" w16cid:durableId="25B67B32"/>
  <w16cid:commentId w16cid:paraId="48C024DB" w16cid:durableId="25FAD613"/>
  <w16cid:commentId w16cid:paraId="1CEDA30E" w16cid:durableId="25FBDB10"/>
  <w16cid:commentId w16cid:paraId="552D7B57" w16cid:durableId="25FAD614"/>
  <w16cid:commentId w16cid:paraId="1CCEC445" w16cid:durableId="25BE5E94"/>
  <w16cid:commentId w16cid:paraId="027FD61E" w16cid:durableId="25B67B15"/>
  <w16cid:commentId w16cid:paraId="397B9E89" w16cid:durableId="25BE62C8"/>
  <w16cid:commentId w16cid:paraId="6709477D" w16cid:durableId="25FAD618"/>
  <w16cid:commentId w16cid:paraId="58CD8BC6" w16cid:durableId="25FDB20D"/>
  <w16cid:commentId w16cid:paraId="504F5AA2" w16cid:durableId="25B67B18"/>
  <w16cid:commentId w16cid:paraId="1CE6B7E7" w16cid:durableId="25BE6504"/>
  <w16cid:commentId w16cid:paraId="7EC80A7B" w16cid:durableId="25FAD61B"/>
  <w16cid:commentId w16cid:paraId="1EA7022B" w16cid:durableId="25B67B19"/>
  <w16cid:commentId w16cid:paraId="756D2A0D" w16cid:durableId="25BE6571"/>
  <w16cid:commentId w16cid:paraId="08784E35" w16cid:durableId="25FAD61E"/>
  <w16cid:commentId w16cid:paraId="000000A6" w16cid:durableId="25B67B1C"/>
  <w16cid:commentId w16cid:paraId="7AD3F8A5" w16cid:durableId="25FAD622"/>
  <w16cid:commentId w16cid:paraId="000000B5" w16cid:durableId="25B67B30"/>
  <w16cid:commentId w16cid:paraId="381F3392" w16cid:durableId="25B67B1D"/>
  <w16cid:commentId w16cid:paraId="224937B5" w16cid:durableId="25BE6645"/>
  <w16cid:commentId w16cid:paraId="43FA298F" w16cid:durableId="25FAD626"/>
  <w16cid:commentId w16cid:paraId="36D045D8" w16cid:durableId="25BE6670"/>
  <w16cid:commentId w16cid:paraId="4E6C7F7A" w16cid:durableId="25BE67E7"/>
  <w16cid:commentId w16cid:paraId="6F4EAF7E" w16cid:durableId="25B67B1E"/>
  <w16cid:commentId w16cid:paraId="63C891BB" w16cid:durableId="25BE6841"/>
  <w16cid:commentId w16cid:paraId="50429483" w16cid:durableId="25B67B1F"/>
  <w16cid:commentId w16cid:paraId="23EC1D5A" w16cid:durableId="25B67B22"/>
  <w16cid:commentId w16cid:paraId="06A166B7" w16cid:durableId="25C0BEB7"/>
  <w16cid:commentId w16cid:paraId="389294F7" w16cid:durableId="25B67B24"/>
  <w16cid:commentId w16cid:paraId="0D7F59EC" w16cid:durableId="25BE6A38"/>
  <w16cid:commentId w16cid:paraId="749A9F7C" w16cid:durableId="24FD97D2"/>
  <w16cid:commentId w16cid:paraId="000000A5" w16cid:durableId="25B67B2D"/>
  <w16cid:commentId w16cid:paraId="20C0607D" w16cid:durableId="25FAD63A"/>
  <w16cid:commentId w16cid:paraId="000000A1" w16cid:durableId="25B67B2C"/>
  <w16cid:commentId w16cid:paraId="000000AC" w16cid:durableId="25B67B2B"/>
  <w16cid:commentId w16cid:paraId="000000A2" w16cid:durableId="25B67B2A"/>
  <w16cid:commentId w16cid:paraId="0EA9B188" w16cid:durableId="25FAD631"/>
  <w16cid:commentId w16cid:paraId="487EAA7E" w16cid:durableId="25FAD632"/>
  <w16cid:commentId w16cid:paraId="2CC112D5" w16cid:durableId="25B67B27"/>
  <w16cid:commentId w16cid:paraId="7EF625F8" w16cid:durableId="25C09601"/>
  <w16cid:commentId w16cid:paraId="7B872047" w16cid:durableId="25B67B28"/>
  <w16cid:commentId w16cid:paraId="4123EFCC" w16cid:durableId="25B67B2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DE8"/>
    <w:rsid w:val="000040EC"/>
    <w:rsid w:val="000108E9"/>
    <w:rsid w:val="000174AE"/>
    <w:rsid w:val="000242F8"/>
    <w:rsid w:val="000246A2"/>
    <w:rsid w:val="00030B3B"/>
    <w:rsid w:val="000350F4"/>
    <w:rsid w:val="00037DE8"/>
    <w:rsid w:val="000432AC"/>
    <w:rsid w:val="00043B6E"/>
    <w:rsid w:val="000537CE"/>
    <w:rsid w:val="00060BD1"/>
    <w:rsid w:val="00064D15"/>
    <w:rsid w:val="0006677B"/>
    <w:rsid w:val="000677E3"/>
    <w:rsid w:val="00072C77"/>
    <w:rsid w:val="00072E48"/>
    <w:rsid w:val="00076934"/>
    <w:rsid w:val="00077EB3"/>
    <w:rsid w:val="000812AB"/>
    <w:rsid w:val="0008422D"/>
    <w:rsid w:val="00084FA0"/>
    <w:rsid w:val="000909DE"/>
    <w:rsid w:val="000939B7"/>
    <w:rsid w:val="00094996"/>
    <w:rsid w:val="00095AF9"/>
    <w:rsid w:val="00097CEF"/>
    <w:rsid w:val="000A1566"/>
    <w:rsid w:val="000A2EEE"/>
    <w:rsid w:val="000B1480"/>
    <w:rsid w:val="000B6084"/>
    <w:rsid w:val="000C5704"/>
    <w:rsid w:val="000D3DA3"/>
    <w:rsid w:val="000E52A3"/>
    <w:rsid w:val="000F2085"/>
    <w:rsid w:val="00100F78"/>
    <w:rsid w:val="001079D5"/>
    <w:rsid w:val="00125ECD"/>
    <w:rsid w:val="00127BEE"/>
    <w:rsid w:val="00134E04"/>
    <w:rsid w:val="001369DC"/>
    <w:rsid w:val="00136D0F"/>
    <w:rsid w:val="00142217"/>
    <w:rsid w:val="00146DC4"/>
    <w:rsid w:val="001500C1"/>
    <w:rsid w:val="00153565"/>
    <w:rsid w:val="0015632C"/>
    <w:rsid w:val="00162BD5"/>
    <w:rsid w:val="0016430A"/>
    <w:rsid w:val="0016529A"/>
    <w:rsid w:val="00172D56"/>
    <w:rsid w:val="0017374F"/>
    <w:rsid w:val="001818DE"/>
    <w:rsid w:val="0019477B"/>
    <w:rsid w:val="0019563D"/>
    <w:rsid w:val="0019778E"/>
    <w:rsid w:val="001A2E99"/>
    <w:rsid w:val="001A7BA5"/>
    <w:rsid w:val="001B1A85"/>
    <w:rsid w:val="001B3620"/>
    <w:rsid w:val="001B73AA"/>
    <w:rsid w:val="001C3C16"/>
    <w:rsid w:val="001C4211"/>
    <w:rsid w:val="001C7DC9"/>
    <w:rsid w:val="001D1471"/>
    <w:rsid w:val="001D3E57"/>
    <w:rsid w:val="001D76A0"/>
    <w:rsid w:val="001E1D7B"/>
    <w:rsid w:val="001E5A72"/>
    <w:rsid w:val="001F15E1"/>
    <w:rsid w:val="001F4275"/>
    <w:rsid w:val="001F4671"/>
    <w:rsid w:val="00200EA1"/>
    <w:rsid w:val="00202178"/>
    <w:rsid w:val="0021366A"/>
    <w:rsid w:val="002157F5"/>
    <w:rsid w:val="00217B65"/>
    <w:rsid w:val="00223D1A"/>
    <w:rsid w:val="0024288E"/>
    <w:rsid w:val="002470E8"/>
    <w:rsid w:val="002564A5"/>
    <w:rsid w:val="00261347"/>
    <w:rsid w:val="0026143C"/>
    <w:rsid w:val="002707A1"/>
    <w:rsid w:val="00271130"/>
    <w:rsid w:val="00282509"/>
    <w:rsid w:val="002945A0"/>
    <w:rsid w:val="00294A32"/>
    <w:rsid w:val="002960B1"/>
    <w:rsid w:val="00296C3B"/>
    <w:rsid w:val="002B2CE7"/>
    <w:rsid w:val="002B3E1E"/>
    <w:rsid w:val="002B6171"/>
    <w:rsid w:val="002B6F53"/>
    <w:rsid w:val="002B7CBE"/>
    <w:rsid w:val="002C7E4D"/>
    <w:rsid w:val="002D1E75"/>
    <w:rsid w:val="002D3AAF"/>
    <w:rsid w:val="002E2325"/>
    <w:rsid w:val="002F2D16"/>
    <w:rsid w:val="002F3E52"/>
    <w:rsid w:val="002F5B76"/>
    <w:rsid w:val="00300E1C"/>
    <w:rsid w:val="00303E9A"/>
    <w:rsid w:val="00310356"/>
    <w:rsid w:val="00310F0E"/>
    <w:rsid w:val="00315D5B"/>
    <w:rsid w:val="00320473"/>
    <w:rsid w:val="0032100D"/>
    <w:rsid w:val="0032621A"/>
    <w:rsid w:val="003339F5"/>
    <w:rsid w:val="00342B54"/>
    <w:rsid w:val="0034319C"/>
    <w:rsid w:val="00343767"/>
    <w:rsid w:val="00353AAC"/>
    <w:rsid w:val="00354CF6"/>
    <w:rsid w:val="00354D76"/>
    <w:rsid w:val="00356D83"/>
    <w:rsid w:val="0036568E"/>
    <w:rsid w:val="00372FAF"/>
    <w:rsid w:val="00373546"/>
    <w:rsid w:val="003759DB"/>
    <w:rsid w:val="00380024"/>
    <w:rsid w:val="0038238E"/>
    <w:rsid w:val="003833A5"/>
    <w:rsid w:val="00385B4A"/>
    <w:rsid w:val="003A2013"/>
    <w:rsid w:val="003A3021"/>
    <w:rsid w:val="003A3F81"/>
    <w:rsid w:val="003B611F"/>
    <w:rsid w:val="003B69A1"/>
    <w:rsid w:val="003C2311"/>
    <w:rsid w:val="003D6A14"/>
    <w:rsid w:val="003E1E7F"/>
    <w:rsid w:val="003E5047"/>
    <w:rsid w:val="003E5359"/>
    <w:rsid w:val="003E57F8"/>
    <w:rsid w:val="003F0D4B"/>
    <w:rsid w:val="0040617E"/>
    <w:rsid w:val="00410AAA"/>
    <w:rsid w:val="00412EE6"/>
    <w:rsid w:val="004156B9"/>
    <w:rsid w:val="004240E7"/>
    <w:rsid w:val="00424D0C"/>
    <w:rsid w:val="00425177"/>
    <w:rsid w:val="00425183"/>
    <w:rsid w:val="0042575D"/>
    <w:rsid w:val="0042599F"/>
    <w:rsid w:val="00427E18"/>
    <w:rsid w:val="004350D2"/>
    <w:rsid w:val="0046101A"/>
    <w:rsid w:val="00470025"/>
    <w:rsid w:val="00471580"/>
    <w:rsid w:val="004733B3"/>
    <w:rsid w:val="00474C58"/>
    <w:rsid w:val="00486051"/>
    <w:rsid w:val="00490D02"/>
    <w:rsid w:val="004A17F7"/>
    <w:rsid w:val="004A2C35"/>
    <w:rsid w:val="004B4D8C"/>
    <w:rsid w:val="004B5DCD"/>
    <w:rsid w:val="004B7A7F"/>
    <w:rsid w:val="004C1890"/>
    <w:rsid w:val="004D703A"/>
    <w:rsid w:val="004E3B1C"/>
    <w:rsid w:val="004E4B9A"/>
    <w:rsid w:val="004F6D6E"/>
    <w:rsid w:val="005022CF"/>
    <w:rsid w:val="0050256B"/>
    <w:rsid w:val="00510C86"/>
    <w:rsid w:val="0051174D"/>
    <w:rsid w:val="00511DC7"/>
    <w:rsid w:val="005121D6"/>
    <w:rsid w:val="005228F8"/>
    <w:rsid w:val="005232DC"/>
    <w:rsid w:val="00523E53"/>
    <w:rsid w:val="00524398"/>
    <w:rsid w:val="00525B0C"/>
    <w:rsid w:val="00526157"/>
    <w:rsid w:val="00532868"/>
    <w:rsid w:val="0054101E"/>
    <w:rsid w:val="0054137D"/>
    <w:rsid w:val="00547F85"/>
    <w:rsid w:val="005503A6"/>
    <w:rsid w:val="005611AE"/>
    <w:rsid w:val="005633FC"/>
    <w:rsid w:val="00563FD3"/>
    <w:rsid w:val="00565A8A"/>
    <w:rsid w:val="005749EF"/>
    <w:rsid w:val="005839E3"/>
    <w:rsid w:val="00585B8C"/>
    <w:rsid w:val="005B2073"/>
    <w:rsid w:val="005B46E6"/>
    <w:rsid w:val="005B5D9A"/>
    <w:rsid w:val="005D0905"/>
    <w:rsid w:val="005D12BD"/>
    <w:rsid w:val="005E2DE4"/>
    <w:rsid w:val="005E3F19"/>
    <w:rsid w:val="005E5A84"/>
    <w:rsid w:val="005E62D0"/>
    <w:rsid w:val="005F1BD5"/>
    <w:rsid w:val="005F5032"/>
    <w:rsid w:val="005F64D8"/>
    <w:rsid w:val="00610569"/>
    <w:rsid w:val="00631969"/>
    <w:rsid w:val="00635CA0"/>
    <w:rsid w:val="006366FD"/>
    <w:rsid w:val="00641BF9"/>
    <w:rsid w:val="00643101"/>
    <w:rsid w:val="006442FC"/>
    <w:rsid w:val="00646C76"/>
    <w:rsid w:val="006618C2"/>
    <w:rsid w:val="00667C83"/>
    <w:rsid w:val="006718CD"/>
    <w:rsid w:val="00674349"/>
    <w:rsid w:val="00674C63"/>
    <w:rsid w:val="006873AE"/>
    <w:rsid w:val="006949A4"/>
    <w:rsid w:val="006966B9"/>
    <w:rsid w:val="006A31B6"/>
    <w:rsid w:val="006A3266"/>
    <w:rsid w:val="006A37CA"/>
    <w:rsid w:val="006A3F31"/>
    <w:rsid w:val="006A487B"/>
    <w:rsid w:val="006A5A65"/>
    <w:rsid w:val="006A670D"/>
    <w:rsid w:val="006B2987"/>
    <w:rsid w:val="006B2EC2"/>
    <w:rsid w:val="006C2275"/>
    <w:rsid w:val="006C6EC6"/>
    <w:rsid w:val="006D173F"/>
    <w:rsid w:val="006D1B1F"/>
    <w:rsid w:val="006E05B8"/>
    <w:rsid w:val="006F1AC7"/>
    <w:rsid w:val="006F3752"/>
    <w:rsid w:val="007064E7"/>
    <w:rsid w:val="00721680"/>
    <w:rsid w:val="00722697"/>
    <w:rsid w:val="007275DF"/>
    <w:rsid w:val="00727B43"/>
    <w:rsid w:val="0073271F"/>
    <w:rsid w:val="00740D36"/>
    <w:rsid w:val="00741298"/>
    <w:rsid w:val="00741676"/>
    <w:rsid w:val="0074708A"/>
    <w:rsid w:val="00755F9D"/>
    <w:rsid w:val="007560F6"/>
    <w:rsid w:val="00761E3D"/>
    <w:rsid w:val="007706B2"/>
    <w:rsid w:val="00771B2E"/>
    <w:rsid w:val="0077456C"/>
    <w:rsid w:val="007751F2"/>
    <w:rsid w:val="00780A61"/>
    <w:rsid w:val="0078385D"/>
    <w:rsid w:val="007879BB"/>
    <w:rsid w:val="00793EAE"/>
    <w:rsid w:val="00795B8A"/>
    <w:rsid w:val="00796AE9"/>
    <w:rsid w:val="007A081A"/>
    <w:rsid w:val="007A5721"/>
    <w:rsid w:val="007B3E32"/>
    <w:rsid w:val="007B7930"/>
    <w:rsid w:val="007C2531"/>
    <w:rsid w:val="007C3DE3"/>
    <w:rsid w:val="007C4BF0"/>
    <w:rsid w:val="007D0556"/>
    <w:rsid w:val="007D26B6"/>
    <w:rsid w:val="007D519D"/>
    <w:rsid w:val="007D6AB5"/>
    <w:rsid w:val="007E0D6C"/>
    <w:rsid w:val="007E4429"/>
    <w:rsid w:val="007E75B5"/>
    <w:rsid w:val="007F5B61"/>
    <w:rsid w:val="0080056B"/>
    <w:rsid w:val="008022D1"/>
    <w:rsid w:val="008164C6"/>
    <w:rsid w:val="00821D88"/>
    <w:rsid w:val="00822EA1"/>
    <w:rsid w:val="00825F3D"/>
    <w:rsid w:val="00826C17"/>
    <w:rsid w:val="00827412"/>
    <w:rsid w:val="00832A7F"/>
    <w:rsid w:val="00845E15"/>
    <w:rsid w:val="008464D0"/>
    <w:rsid w:val="00873785"/>
    <w:rsid w:val="008842A2"/>
    <w:rsid w:val="0089070D"/>
    <w:rsid w:val="008A570E"/>
    <w:rsid w:val="008A6516"/>
    <w:rsid w:val="008B1EB2"/>
    <w:rsid w:val="008E0411"/>
    <w:rsid w:val="008E1A87"/>
    <w:rsid w:val="008E6239"/>
    <w:rsid w:val="008F4827"/>
    <w:rsid w:val="008F7750"/>
    <w:rsid w:val="00902F9B"/>
    <w:rsid w:val="00911780"/>
    <w:rsid w:val="00916235"/>
    <w:rsid w:val="00917F18"/>
    <w:rsid w:val="00924CC9"/>
    <w:rsid w:val="00927478"/>
    <w:rsid w:val="00930BA5"/>
    <w:rsid w:val="00932624"/>
    <w:rsid w:val="00944756"/>
    <w:rsid w:val="0094685F"/>
    <w:rsid w:val="0096485A"/>
    <w:rsid w:val="0097774D"/>
    <w:rsid w:val="00997513"/>
    <w:rsid w:val="009A20C8"/>
    <w:rsid w:val="009B06EB"/>
    <w:rsid w:val="009B76CE"/>
    <w:rsid w:val="009C0978"/>
    <w:rsid w:val="009C46D5"/>
    <w:rsid w:val="009C5925"/>
    <w:rsid w:val="009C72FA"/>
    <w:rsid w:val="009D6500"/>
    <w:rsid w:val="009E4D66"/>
    <w:rsid w:val="009E63FA"/>
    <w:rsid w:val="009E7BC3"/>
    <w:rsid w:val="009F441C"/>
    <w:rsid w:val="009F6CE8"/>
    <w:rsid w:val="00A05A5C"/>
    <w:rsid w:val="00A117C8"/>
    <w:rsid w:val="00A208A0"/>
    <w:rsid w:val="00A21F67"/>
    <w:rsid w:val="00A23814"/>
    <w:rsid w:val="00A26E79"/>
    <w:rsid w:val="00A378E6"/>
    <w:rsid w:val="00A43508"/>
    <w:rsid w:val="00A46A16"/>
    <w:rsid w:val="00A522EC"/>
    <w:rsid w:val="00A6677F"/>
    <w:rsid w:val="00A771EF"/>
    <w:rsid w:val="00A81FFB"/>
    <w:rsid w:val="00A87E2A"/>
    <w:rsid w:val="00A946FE"/>
    <w:rsid w:val="00A95B1D"/>
    <w:rsid w:val="00AA0DFB"/>
    <w:rsid w:val="00AA1CB5"/>
    <w:rsid w:val="00AB6551"/>
    <w:rsid w:val="00AC2B67"/>
    <w:rsid w:val="00AE67F7"/>
    <w:rsid w:val="00AF0692"/>
    <w:rsid w:val="00AF1E8F"/>
    <w:rsid w:val="00AF55A6"/>
    <w:rsid w:val="00B00533"/>
    <w:rsid w:val="00B069EB"/>
    <w:rsid w:val="00B214DB"/>
    <w:rsid w:val="00B25121"/>
    <w:rsid w:val="00B2549B"/>
    <w:rsid w:val="00B32633"/>
    <w:rsid w:val="00B4189E"/>
    <w:rsid w:val="00B41B40"/>
    <w:rsid w:val="00B46755"/>
    <w:rsid w:val="00B5032F"/>
    <w:rsid w:val="00B510B0"/>
    <w:rsid w:val="00B554AF"/>
    <w:rsid w:val="00B56B81"/>
    <w:rsid w:val="00B61DF6"/>
    <w:rsid w:val="00B70C58"/>
    <w:rsid w:val="00B72FAB"/>
    <w:rsid w:val="00B81BE4"/>
    <w:rsid w:val="00B8225E"/>
    <w:rsid w:val="00BA718D"/>
    <w:rsid w:val="00BB5C9B"/>
    <w:rsid w:val="00BC2601"/>
    <w:rsid w:val="00BC5A89"/>
    <w:rsid w:val="00BF1B78"/>
    <w:rsid w:val="00C00598"/>
    <w:rsid w:val="00C075DC"/>
    <w:rsid w:val="00C1116D"/>
    <w:rsid w:val="00C12467"/>
    <w:rsid w:val="00C126A5"/>
    <w:rsid w:val="00C200F3"/>
    <w:rsid w:val="00C214C9"/>
    <w:rsid w:val="00C23EB6"/>
    <w:rsid w:val="00C240DD"/>
    <w:rsid w:val="00C30CE0"/>
    <w:rsid w:val="00C32350"/>
    <w:rsid w:val="00C40368"/>
    <w:rsid w:val="00C40B68"/>
    <w:rsid w:val="00C4753B"/>
    <w:rsid w:val="00C552F1"/>
    <w:rsid w:val="00C6123E"/>
    <w:rsid w:val="00C627F4"/>
    <w:rsid w:val="00C70D21"/>
    <w:rsid w:val="00C75D8E"/>
    <w:rsid w:val="00C81606"/>
    <w:rsid w:val="00C82348"/>
    <w:rsid w:val="00C84399"/>
    <w:rsid w:val="00C848C5"/>
    <w:rsid w:val="00CA0D07"/>
    <w:rsid w:val="00CA2A92"/>
    <w:rsid w:val="00CA300E"/>
    <w:rsid w:val="00CA3E37"/>
    <w:rsid w:val="00CA4134"/>
    <w:rsid w:val="00CB31F2"/>
    <w:rsid w:val="00CC22E7"/>
    <w:rsid w:val="00CC2AA9"/>
    <w:rsid w:val="00CC6788"/>
    <w:rsid w:val="00CD2448"/>
    <w:rsid w:val="00CD50EA"/>
    <w:rsid w:val="00CD5D25"/>
    <w:rsid w:val="00CE2390"/>
    <w:rsid w:val="00CE3D12"/>
    <w:rsid w:val="00CE5D77"/>
    <w:rsid w:val="00CF1985"/>
    <w:rsid w:val="00CF1F05"/>
    <w:rsid w:val="00D0424F"/>
    <w:rsid w:val="00D10989"/>
    <w:rsid w:val="00D1119F"/>
    <w:rsid w:val="00D11B8E"/>
    <w:rsid w:val="00D12C53"/>
    <w:rsid w:val="00D1439C"/>
    <w:rsid w:val="00D1572D"/>
    <w:rsid w:val="00D33A68"/>
    <w:rsid w:val="00D42196"/>
    <w:rsid w:val="00D4685F"/>
    <w:rsid w:val="00D5038D"/>
    <w:rsid w:val="00D51935"/>
    <w:rsid w:val="00D558BD"/>
    <w:rsid w:val="00D6328E"/>
    <w:rsid w:val="00D66B67"/>
    <w:rsid w:val="00D75471"/>
    <w:rsid w:val="00D92C17"/>
    <w:rsid w:val="00DA0FAF"/>
    <w:rsid w:val="00DA2A76"/>
    <w:rsid w:val="00DA45D1"/>
    <w:rsid w:val="00DB7DD9"/>
    <w:rsid w:val="00DD34B3"/>
    <w:rsid w:val="00DD4ECF"/>
    <w:rsid w:val="00DD5BA5"/>
    <w:rsid w:val="00DE65B6"/>
    <w:rsid w:val="00DF1DD3"/>
    <w:rsid w:val="00DF67E3"/>
    <w:rsid w:val="00E0077A"/>
    <w:rsid w:val="00E24FF9"/>
    <w:rsid w:val="00E3089F"/>
    <w:rsid w:val="00E40B76"/>
    <w:rsid w:val="00E46EE6"/>
    <w:rsid w:val="00E54287"/>
    <w:rsid w:val="00E57AAC"/>
    <w:rsid w:val="00E65AA0"/>
    <w:rsid w:val="00E67D72"/>
    <w:rsid w:val="00E71D43"/>
    <w:rsid w:val="00E724AE"/>
    <w:rsid w:val="00E75A7D"/>
    <w:rsid w:val="00E800BA"/>
    <w:rsid w:val="00E81E29"/>
    <w:rsid w:val="00E85208"/>
    <w:rsid w:val="00E85A7D"/>
    <w:rsid w:val="00EA0730"/>
    <w:rsid w:val="00EA34FE"/>
    <w:rsid w:val="00EA6A19"/>
    <w:rsid w:val="00EA7BA5"/>
    <w:rsid w:val="00EB2923"/>
    <w:rsid w:val="00EE37B2"/>
    <w:rsid w:val="00EE4444"/>
    <w:rsid w:val="00EF237D"/>
    <w:rsid w:val="00EF66BE"/>
    <w:rsid w:val="00EF7CAE"/>
    <w:rsid w:val="00F0171D"/>
    <w:rsid w:val="00F01DD5"/>
    <w:rsid w:val="00F02C46"/>
    <w:rsid w:val="00F064B1"/>
    <w:rsid w:val="00F0736E"/>
    <w:rsid w:val="00F117B5"/>
    <w:rsid w:val="00F243BC"/>
    <w:rsid w:val="00F26DBE"/>
    <w:rsid w:val="00F42173"/>
    <w:rsid w:val="00F5516D"/>
    <w:rsid w:val="00F60FC7"/>
    <w:rsid w:val="00F61640"/>
    <w:rsid w:val="00F649A6"/>
    <w:rsid w:val="00F71454"/>
    <w:rsid w:val="00F738BF"/>
    <w:rsid w:val="00F762C4"/>
    <w:rsid w:val="00F765CD"/>
    <w:rsid w:val="00F81307"/>
    <w:rsid w:val="00F87FEE"/>
    <w:rsid w:val="00F95F53"/>
    <w:rsid w:val="00FB0A64"/>
    <w:rsid w:val="00FB33F8"/>
    <w:rsid w:val="00FB42D9"/>
    <w:rsid w:val="00FB7184"/>
    <w:rsid w:val="00FC254E"/>
    <w:rsid w:val="00FC7195"/>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Rubrik1">
    <w:name w:val="heading 1"/>
    <w:basedOn w:val="Normal"/>
    <w:next w:val="Normal"/>
    <w:pPr>
      <w:keepNext/>
      <w:keepLines/>
      <w:spacing w:before="480" w:after="120"/>
      <w:outlineLvl w:val="0"/>
    </w:pPr>
    <w:rPr>
      <w:b/>
      <w:sz w:val="48"/>
      <w:szCs w:val="48"/>
    </w:rPr>
  </w:style>
  <w:style w:type="paragraph" w:styleId="Rubrik2">
    <w:name w:val="heading 2"/>
    <w:basedOn w:val="Normal"/>
    <w:next w:val="Normal"/>
    <w:pPr>
      <w:keepNext/>
      <w:keepLines/>
      <w:spacing w:before="360" w:after="80"/>
      <w:outlineLvl w:val="1"/>
    </w:pPr>
    <w:rPr>
      <w:b/>
      <w:sz w:val="36"/>
      <w:szCs w:val="36"/>
    </w:rPr>
  </w:style>
  <w:style w:type="paragraph" w:styleId="Rubrik3">
    <w:name w:val="heading 3"/>
    <w:basedOn w:val="Normal"/>
    <w:next w:val="Normal"/>
    <w:pPr>
      <w:keepNext/>
      <w:keepLines/>
      <w:spacing w:before="280" w:after="80"/>
      <w:outlineLvl w:val="2"/>
    </w:pPr>
    <w:rPr>
      <w:b/>
      <w:sz w:val="28"/>
      <w:szCs w:val="28"/>
    </w:rPr>
  </w:style>
  <w:style w:type="paragraph" w:styleId="Rubrik4">
    <w:name w:val="heading 4"/>
    <w:basedOn w:val="Normal"/>
    <w:next w:val="Normal"/>
    <w:pPr>
      <w:keepNext/>
      <w:keepLines/>
      <w:spacing w:before="240" w:after="40"/>
      <w:outlineLvl w:val="3"/>
    </w:pPr>
    <w:rPr>
      <w:b/>
    </w:rPr>
  </w:style>
  <w:style w:type="paragraph" w:styleId="Rubrik5">
    <w:name w:val="heading 5"/>
    <w:basedOn w:val="Normal"/>
    <w:next w:val="Normal"/>
    <w:pPr>
      <w:keepNext/>
      <w:keepLines/>
      <w:spacing w:before="220" w:after="40"/>
      <w:outlineLvl w:val="4"/>
    </w:pPr>
    <w:rPr>
      <w:b/>
      <w:sz w:val="22"/>
      <w:szCs w:val="22"/>
    </w:rPr>
  </w:style>
  <w:style w:type="paragraph" w:styleId="Rubrik6">
    <w:name w:val="heading 6"/>
    <w:basedOn w:val="Normal"/>
    <w:next w:val="Normal"/>
    <w:pPr>
      <w:keepNext/>
      <w:keepLines/>
      <w:spacing w:before="200" w:after="40"/>
      <w:outlineLvl w:val="5"/>
    </w:pPr>
    <w:rPr>
      <w:b/>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Rubrik">
    <w:name w:val="Title"/>
    <w:basedOn w:val="Normal"/>
    <w:next w:val="Normal"/>
    <w:pPr>
      <w:keepNext/>
      <w:keepLines/>
      <w:spacing w:before="480" w:after="120"/>
    </w:pPr>
    <w:rPr>
      <w:b/>
      <w:sz w:val="72"/>
      <w:szCs w:val="72"/>
    </w:rPr>
  </w:style>
  <w:style w:type="paragraph" w:styleId="Normalwebb">
    <w:name w:val="Normal (Web)"/>
    <w:basedOn w:val="Normal"/>
    <w:uiPriority w:val="99"/>
    <w:semiHidden/>
    <w:unhideWhenUsed/>
    <w:rsid w:val="00A73AC9"/>
    <w:pPr>
      <w:spacing w:before="100" w:beforeAutospacing="1" w:after="100" w:afterAutospacing="1"/>
    </w:pPr>
    <w:rPr>
      <w:lang w:eastAsia="en-GB"/>
    </w:rPr>
  </w:style>
  <w:style w:type="character" w:styleId="Hyperlnk">
    <w:name w:val="Hyperlink"/>
    <w:basedOn w:val="Standardstycketeckensnitt"/>
    <w:uiPriority w:val="99"/>
    <w:semiHidden/>
    <w:qFormat/>
    <w:rsid w:val="00CB744B"/>
    <w:rPr>
      <w:color w:val="0000FF"/>
      <w:u w:val="single"/>
    </w:rPr>
  </w:style>
  <w:style w:type="character" w:customStyle="1" w:styleId="UnresolvedMention1">
    <w:name w:val="Unresolved Mention1"/>
    <w:basedOn w:val="Standardstycketeckensnitt"/>
    <w:uiPriority w:val="99"/>
    <w:semiHidden/>
    <w:unhideWhenUsed/>
    <w:rsid w:val="00CB744B"/>
    <w:rPr>
      <w:color w:val="605E5C"/>
      <w:shd w:val="clear" w:color="auto" w:fill="E1DFDD"/>
    </w:rPr>
  </w:style>
  <w:style w:type="paragraph" w:styleId="Sidhuvud">
    <w:name w:val="header"/>
    <w:basedOn w:val="Normal"/>
    <w:link w:val="SidhuvudChar"/>
    <w:uiPriority w:val="99"/>
    <w:unhideWhenUsed/>
    <w:rsid w:val="00807D3F"/>
    <w:pPr>
      <w:tabs>
        <w:tab w:val="center" w:pos="4513"/>
        <w:tab w:val="right" w:pos="9026"/>
      </w:tabs>
    </w:pPr>
  </w:style>
  <w:style w:type="character" w:customStyle="1" w:styleId="SidhuvudChar">
    <w:name w:val="Sidhuvud Char"/>
    <w:basedOn w:val="Standardstycketeckensnitt"/>
    <w:link w:val="Sidhuvud"/>
    <w:uiPriority w:val="99"/>
    <w:rsid w:val="00807D3F"/>
    <w:rPr>
      <w:lang w:val="en-GB"/>
    </w:rPr>
  </w:style>
  <w:style w:type="paragraph" w:styleId="Sidfot">
    <w:name w:val="footer"/>
    <w:basedOn w:val="Normal"/>
    <w:link w:val="SidfotChar"/>
    <w:uiPriority w:val="99"/>
    <w:unhideWhenUsed/>
    <w:rsid w:val="00807D3F"/>
    <w:pPr>
      <w:tabs>
        <w:tab w:val="center" w:pos="4513"/>
        <w:tab w:val="right" w:pos="9026"/>
      </w:tabs>
    </w:pPr>
  </w:style>
  <w:style w:type="character" w:customStyle="1" w:styleId="SidfotChar">
    <w:name w:val="Sidfot Char"/>
    <w:basedOn w:val="Standardstycketeckensnitt"/>
    <w:link w:val="Sidfot"/>
    <w:uiPriority w:val="99"/>
    <w:rsid w:val="00807D3F"/>
    <w:rPr>
      <w:lang w:val="en-GB"/>
    </w:rPr>
  </w:style>
  <w:style w:type="character" w:styleId="Kommentarsreferens">
    <w:name w:val="annotation reference"/>
    <w:basedOn w:val="Standardstycketeckensnitt"/>
    <w:uiPriority w:val="99"/>
    <w:semiHidden/>
    <w:unhideWhenUsed/>
    <w:rsid w:val="00807D3F"/>
    <w:rPr>
      <w:sz w:val="16"/>
      <w:szCs w:val="16"/>
    </w:rPr>
  </w:style>
  <w:style w:type="paragraph" w:styleId="Kommentarer">
    <w:name w:val="annotation text"/>
    <w:basedOn w:val="Normal"/>
    <w:link w:val="KommentarerChar"/>
    <w:uiPriority w:val="99"/>
    <w:semiHidden/>
    <w:unhideWhenUsed/>
    <w:rsid w:val="00807D3F"/>
    <w:rPr>
      <w:sz w:val="20"/>
      <w:szCs w:val="20"/>
    </w:rPr>
  </w:style>
  <w:style w:type="character" w:customStyle="1" w:styleId="KommentarerChar">
    <w:name w:val="Kommentarer Char"/>
    <w:basedOn w:val="Standardstycketeckensnitt"/>
    <w:link w:val="Kommentarer"/>
    <w:uiPriority w:val="99"/>
    <w:semiHidden/>
    <w:rsid w:val="00807D3F"/>
    <w:rPr>
      <w:sz w:val="20"/>
      <w:szCs w:val="20"/>
      <w:lang w:val="en-GB"/>
    </w:rPr>
  </w:style>
  <w:style w:type="paragraph" w:styleId="Kommentarsmne">
    <w:name w:val="annotation subject"/>
    <w:basedOn w:val="Kommentarer"/>
    <w:next w:val="Kommentarer"/>
    <w:link w:val="KommentarsmneChar"/>
    <w:uiPriority w:val="99"/>
    <w:semiHidden/>
    <w:unhideWhenUsed/>
    <w:rsid w:val="00807D3F"/>
    <w:rPr>
      <w:b/>
      <w:bCs/>
    </w:rPr>
  </w:style>
  <w:style w:type="character" w:customStyle="1" w:styleId="KommentarsmneChar">
    <w:name w:val="Kommentarsämne Char"/>
    <w:basedOn w:val="KommentarerChar"/>
    <w:link w:val="Kommentarsmne"/>
    <w:uiPriority w:val="99"/>
    <w:semiHidden/>
    <w:rsid w:val="00807D3F"/>
    <w:rPr>
      <w:b/>
      <w:bCs/>
      <w:sz w:val="20"/>
      <w:szCs w:val="20"/>
      <w:lang w:val="en-GB"/>
    </w:rPr>
  </w:style>
  <w:style w:type="character" w:styleId="AnvndHyperlnk">
    <w:name w:val="FollowedHyperlink"/>
    <w:basedOn w:val="Standardstycketeckensnitt"/>
    <w:uiPriority w:val="99"/>
    <w:semiHidden/>
    <w:unhideWhenUsed/>
    <w:rsid w:val="00D87D86"/>
    <w:rPr>
      <w:color w:val="954F72" w:themeColor="followedHyperlink"/>
      <w:u w:val="single"/>
    </w:rPr>
  </w:style>
  <w:style w:type="character" w:styleId="Platshllartext">
    <w:name w:val="Placeholder Text"/>
    <w:basedOn w:val="Standardstycketeckensnitt"/>
    <w:uiPriority w:val="99"/>
    <w:semiHidden/>
    <w:rsid w:val="007D43EC"/>
    <w:rPr>
      <w:color w:val="808080"/>
    </w:rPr>
  </w:style>
  <w:style w:type="paragraph" w:styleId="Litteraturfrteckning">
    <w:name w:val="Bibliography"/>
    <w:basedOn w:val="Normal"/>
    <w:next w:val="Normal"/>
    <w:uiPriority w:val="37"/>
    <w:unhideWhenUsed/>
    <w:rsid w:val="00F1162E"/>
    <w:pPr>
      <w:tabs>
        <w:tab w:val="left" w:pos="380"/>
      </w:tabs>
      <w:spacing w:line="480" w:lineRule="auto"/>
      <w:ind w:left="384" w:hanging="384"/>
    </w:pPr>
  </w:style>
  <w:style w:type="paragraph" w:styleId="Revision">
    <w:name w:val="Revision"/>
    <w:hidden/>
    <w:uiPriority w:val="99"/>
    <w:semiHidden/>
    <w:rsid w:val="001E3BD3"/>
  </w:style>
  <w:style w:type="paragraph" w:styleId="Underrubrik">
    <w:name w:val="Subtitle"/>
    <w:basedOn w:val="Normal"/>
    <w:next w:val="Normal"/>
    <w:pPr>
      <w:keepNext/>
      <w:keepLines/>
      <w:spacing w:before="360" w:after="80"/>
    </w:pPr>
    <w:rPr>
      <w:rFonts w:ascii="Georgia" w:eastAsia="Georgia" w:hAnsi="Georgia" w:cs="Georgia"/>
      <w:i/>
      <w:color w:val="666666"/>
      <w:sz w:val="48"/>
      <w:szCs w:val="48"/>
    </w:rPr>
  </w:style>
  <w:style w:type="paragraph" w:styleId="Ballongtext">
    <w:name w:val="Balloon Text"/>
    <w:basedOn w:val="Normal"/>
    <w:link w:val="BallongtextChar"/>
    <w:uiPriority w:val="99"/>
    <w:semiHidden/>
    <w:unhideWhenUsed/>
    <w:rsid w:val="001B1A85"/>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1B1A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74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link.springer.com/content/pdf/10.1007/s00227-018-3333-z.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axlindmark/warm_life_history" TargetMode="Externa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styles" Target="styles.xml"/><Relationship Id="rId16" Type="http://schemas.microsoft.com/office/2018/08/relationships/commentsExtensible" Target="commentsExtensib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27208</Words>
  <Characters>144204</Characters>
  <Application>Microsoft Office Word</Application>
  <DocSecurity>0</DocSecurity>
  <Lines>1201</Lines>
  <Paragraphs>342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171070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Anna Gårdmark</cp:lastModifiedBy>
  <cp:revision>5</cp:revision>
  <dcterms:created xsi:type="dcterms:W3CDTF">2022-04-11T08:01:00Z</dcterms:created>
  <dcterms:modified xsi:type="dcterms:W3CDTF">2022-04-11T15:32:00Z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id="ikhVIpmL"/&gt;&lt;style id="http://www.zotero.org/styles/nature" hasBibliography="1" bibliographyStyleHasBeenSet="1"/&gt;&lt;prefs&gt;&lt;pref name="fieldType" value="Field"/&gt;&lt;pref name="dontAskDelayCitationUpdates</vt:lpwstr>
  </property>
  <property fmtid="{D5CDD505-2E9C-101B-9397-08002B2CF9AE}" pid="3" name="ZOTERO_PREF_2">
    <vt:lpwstr>" value="true"/&gt;&lt;/prefs&gt;&lt;/data&gt;</vt:lpwstr>
  </property>
</Properties>
</file>