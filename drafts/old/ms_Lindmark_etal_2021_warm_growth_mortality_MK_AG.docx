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5891C8A2" w:rsidR="00037DE8" w:rsidRDefault="00C00598">
      <w:pPr>
        <w:spacing w:line="480" w:lineRule="auto"/>
        <w:jc w:val="center"/>
        <w:rPr>
          <w:b/>
          <w:i/>
          <w:sz w:val="32"/>
          <w:szCs w:val="32"/>
        </w:rPr>
      </w:pPr>
      <w:sdt>
        <w:sdtPr>
          <w:tag w:val="goog_rdk_0"/>
          <w:id w:val="-56396389"/>
          <w:showingPlcHdr/>
        </w:sdtPr>
        <w:sdtContent>
          <w:r w:rsidR="0008422D">
            <w:t xml:space="preserve">     </w:t>
          </w:r>
          <w:commentRangeStart w:id="0"/>
        </w:sdtContent>
      </w:sdt>
      <w:r w:rsidR="001B1A85">
        <w:rPr>
          <w:b/>
          <w:i/>
          <w:sz w:val="32"/>
          <w:szCs w:val="32"/>
        </w:rPr>
        <w:t>Manuscript</w:t>
      </w:r>
      <w:commentRangeEnd w:id="0"/>
      <w:r w:rsidR="001B1A85">
        <w:commentReference w:id="0"/>
      </w:r>
    </w:p>
    <w:p w14:paraId="00000002" w14:textId="77777777" w:rsidR="00037DE8" w:rsidRDefault="00C00598">
      <w:pPr>
        <w:spacing w:line="480" w:lineRule="auto"/>
        <w:jc w:val="center"/>
        <w:rPr>
          <w:b/>
          <w:sz w:val="32"/>
          <w:szCs w:val="32"/>
        </w:rPr>
      </w:pPr>
      <w:sdt>
        <w:sdtPr>
          <w:tag w:val="goog_rdk_1"/>
          <w:id w:val="-432973576"/>
        </w:sdtPr>
        <w:sdtContent>
          <w:commentRangeStart w:id="1"/>
        </w:sdtContent>
      </w:sdt>
      <w:r w:rsidR="001B1A85">
        <w:rPr>
          <w:b/>
          <w:sz w:val="32"/>
          <w:szCs w:val="32"/>
        </w:rPr>
        <w:t>Larger but younger fish when growth compensates for higher mortality in warmed ecosystem</w:t>
      </w:r>
      <w:commentRangeEnd w:id="1"/>
      <w:r w:rsidR="001B1A85">
        <w:commentReference w:id="1"/>
      </w:r>
    </w:p>
    <w:p w14:paraId="00000003" w14:textId="77777777" w:rsidR="00037DE8" w:rsidRDefault="00037DE8">
      <w:pPr>
        <w:spacing w:line="480" w:lineRule="auto"/>
        <w:jc w:val="both"/>
      </w:pPr>
    </w:p>
    <w:p w14:paraId="00000004" w14:textId="77777777" w:rsidR="00037DE8" w:rsidRPr="00261347" w:rsidRDefault="001B1A85">
      <w:pPr>
        <w:spacing w:line="480" w:lineRule="auto"/>
        <w:jc w:val="both"/>
        <w:rPr>
          <w:vertAlign w:val="superscript"/>
          <w:lang w:val="sv-SE"/>
        </w:rPr>
      </w:pPr>
      <w:r w:rsidRPr="00261347">
        <w:rPr>
          <w:lang w:val="sv-SE"/>
        </w:rPr>
        <w:t>Max Lindmark</w:t>
      </w:r>
      <w:r w:rsidRPr="00261347">
        <w:rPr>
          <w:vertAlign w:val="superscript"/>
          <w:lang w:val="sv-SE"/>
        </w:rPr>
        <w:t>a,b,1</w:t>
      </w:r>
      <w:r w:rsidRPr="00261347">
        <w:rPr>
          <w:lang w:val="sv-SE"/>
        </w:rPr>
        <w:t xml:space="preserve">, Malin  </w:t>
      </w:r>
      <w:proofErr w:type="spellStart"/>
      <w:r w:rsidRPr="00261347">
        <w:rPr>
          <w:lang w:val="sv-SE"/>
        </w:rPr>
        <w:t>Karlsson</w:t>
      </w:r>
      <w:r w:rsidRPr="00261347">
        <w:rPr>
          <w:vertAlign w:val="superscript"/>
          <w:lang w:val="sv-SE"/>
        </w:rPr>
        <w:t>a</w:t>
      </w:r>
      <w:proofErr w:type="spellEnd"/>
      <w:r w:rsidRPr="00261347">
        <w:rPr>
          <w:lang w:val="sv-SE"/>
        </w:rPr>
        <w:t xml:space="preserve">, Anna </w:t>
      </w:r>
      <w:proofErr w:type="spellStart"/>
      <w:r w:rsidRPr="00261347">
        <w:rPr>
          <w:lang w:val="sv-SE"/>
        </w:rPr>
        <w:t>Gårdmark</w:t>
      </w:r>
      <w:r w:rsidRPr="00261347">
        <w:rPr>
          <w:vertAlign w:val="superscript"/>
          <w:lang w:val="sv-SE"/>
        </w:rPr>
        <w:t>c</w:t>
      </w:r>
      <w:proofErr w:type="spellEnd"/>
    </w:p>
    <w:p w14:paraId="00000005" w14:textId="77777777" w:rsidR="00037DE8" w:rsidRPr="00261347" w:rsidRDefault="00037DE8">
      <w:pPr>
        <w:spacing w:line="480" w:lineRule="auto"/>
        <w:jc w:val="both"/>
        <w:rPr>
          <w:lang w:val="sv-SE"/>
        </w:rPr>
      </w:pPr>
      <w:bookmarkStart w:id="2" w:name="_GoBack"/>
      <w:bookmarkEnd w:id="2"/>
    </w:p>
    <w:p w14:paraId="00000006" w14:textId="77777777" w:rsidR="00037DE8" w:rsidRDefault="001B1A85">
      <w:pPr>
        <w:spacing w:line="480" w:lineRule="auto"/>
        <w:jc w:val="both"/>
      </w:pPr>
      <w:proofErr w:type="gramStart"/>
      <w:r>
        <w:rPr>
          <w:vertAlign w:val="superscript"/>
        </w:rPr>
        <w:t>a</w:t>
      </w:r>
      <w:proofErr w:type="gramEnd"/>
      <w:r>
        <w:rPr>
          <w:vertAlign w:val="superscript"/>
        </w:rPr>
        <w:t xml:space="preserve"> </w:t>
      </w:r>
      <w:r>
        <w:t xml:space="preserve">Swedish University of Agricultural Sciences, Department of Aquatic Resources, Institute of Coastal Research, </w:t>
      </w:r>
      <w:proofErr w:type="spellStart"/>
      <w:r>
        <w:t>Skolgatan</w:t>
      </w:r>
      <w:proofErr w:type="spellEnd"/>
      <w:r>
        <w:t xml:space="preserve"> 6, 742 42 Öregrund,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 xml:space="preserve">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 xml:space="preserve">Swedish University of Agricultural Sciences, Department of Aquatic Resources, </w:t>
      </w:r>
      <w:proofErr w:type="spellStart"/>
      <w:r>
        <w:t>Skolgatan</w:t>
      </w:r>
      <w:proofErr w:type="spellEnd"/>
      <w:r>
        <w:t xml:space="preserve"> 6, SE-742 42 Öregrund,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proofErr w:type="gramStart"/>
      <w:r>
        <w:rPr>
          <w:vertAlign w:val="superscript"/>
        </w:rPr>
        <w:t>1</w:t>
      </w:r>
      <w:proofErr w:type="gramEnd"/>
      <w:r>
        <w:t xml:space="preserve"> Author to whom correspondence should be addressed. Current address:</w:t>
      </w:r>
    </w:p>
    <w:p w14:paraId="0000000D" w14:textId="77777777" w:rsidR="00037DE8" w:rsidRDefault="001B1A85">
      <w:pPr>
        <w:spacing w:line="480" w:lineRule="auto"/>
        <w:jc w:val="both"/>
      </w:pPr>
      <w:r>
        <w:t xml:space="preserve">Max Lindmark, 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00000010" w14:textId="77777777" w:rsidR="00037DE8" w:rsidRDefault="00037DE8">
      <w:pPr>
        <w:spacing w:line="480" w:lineRule="auto"/>
        <w:jc w:val="both"/>
      </w:pPr>
    </w:p>
    <w:p w14:paraId="00000011" w14:textId="77777777" w:rsidR="00037DE8" w:rsidRDefault="00037DE8">
      <w:pPr>
        <w:spacing w:line="480" w:lineRule="auto"/>
        <w:jc w:val="both"/>
        <w:rPr>
          <w:b/>
          <w:color w:val="333333"/>
          <w:highlight w:val="white"/>
        </w:rPr>
      </w:pPr>
    </w:p>
    <w:p w14:paraId="00000012" w14:textId="77777777" w:rsidR="00037DE8" w:rsidRDefault="001B1A85">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00000013" w14:textId="77777777" w:rsidR="00037DE8" w:rsidRDefault="00C00598">
      <w:pPr>
        <w:spacing w:line="480" w:lineRule="auto"/>
        <w:jc w:val="both"/>
        <w:rPr>
          <w:sz w:val="28"/>
          <w:szCs w:val="28"/>
        </w:rPr>
      </w:pPr>
      <w:sdt>
        <w:sdtPr>
          <w:tag w:val="goog_rdk_2"/>
          <w:id w:val="1449580287"/>
        </w:sdtPr>
        <w:sdtContent>
          <w:commentRangeStart w:id="3"/>
          <w:commentRangeStart w:id="4"/>
        </w:sdtContent>
      </w:sdt>
      <w:r w:rsidR="001B1A85">
        <w:rPr>
          <w:sz w:val="28"/>
          <w:szCs w:val="28"/>
        </w:rPr>
        <w:t>Abstract</w:t>
      </w:r>
      <w:commentRangeEnd w:id="3"/>
      <w:r w:rsidR="001B1A85">
        <w:commentReference w:id="3"/>
      </w:r>
      <w:commentRangeEnd w:id="4"/>
      <w:r w:rsidR="000E52A3">
        <w:rPr>
          <w:rStyle w:val="Kommentarsreferens"/>
        </w:rPr>
        <w:commentReference w:id="4"/>
      </w:r>
    </w:p>
    <w:p w14:paraId="00000014" w14:textId="30648A6A" w:rsidR="00037DE8" w:rsidRDefault="00C00598">
      <w:pPr>
        <w:spacing w:line="480" w:lineRule="auto"/>
        <w:jc w:val="both"/>
      </w:pPr>
      <w:customXmlDelRangeStart w:id="5" w:author="Anna Gårdmark" w:date="2022-02-09T13:49:00Z"/>
      <w:sdt>
        <w:sdtPr>
          <w:tag w:val="goog_rdk_3"/>
          <w:id w:val="-1903745123"/>
        </w:sdtPr>
        <w:sdtContent>
          <w:customXmlDelRangeEnd w:id="5"/>
          <w:commentRangeStart w:id="6"/>
          <w:customXmlDelRangeStart w:id="7" w:author="Anna Gårdmark" w:date="2022-02-09T13:49:00Z"/>
        </w:sdtContent>
      </w:sdt>
      <w:customXmlDelRangeEnd w:id="7"/>
      <w:r w:rsidR="001B1A85">
        <w:t xml:space="preserve">Ectotherms </w:t>
      </w:r>
      <w:proofErr w:type="gramStart"/>
      <w:r w:rsidR="001B1A85">
        <w:t>are often predicted</w:t>
      </w:r>
      <w:proofErr w:type="gramEnd"/>
      <w:r w:rsidR="001B1A85">
        <w:t xml:space="preserve"> to “shrink” with global warming due to smaller adult body sizes, in line with the temperature-size rule (TSR). </w:t>
      </w:r>
      <w:del w:id="8" w:author="Anna Gårdmark" w:date="2022-02-09T13:38:00Z">
        <w:r w:rsidR="001B1A85" w:rsidDel="001B1A85">
          <w:delText>However, t</w:delText>
        </w:r>
      </w:del>
      <w:ins w:id="9" w:author="Anna Gårdmark" w:date="2022-02-09T13:39:00Z">
        <w:r w:rsidR="001B1A85">
          <w:t xml:space="preserve">Still, </w:t>
        </w:r>
      </w:ins>
      <w:del w:id="10" w:author="Anna Gårdmark" w:date="2022-02-09T13:40:00Z">
        <w:r w:rsidR="001B1A85" w:rsidDel="001B1A85">
          <w:delText xml:space="preserve">he </w:delText>
        </w:r>
      </w:del>
      <w:r w:rsidR="001B1A85">
        <w:t xml:space="preserve">TSR </w:t>
      </w:r>
      <w:del w:id="11" w:author="Anna Gårdmark" w:date="2022-02-09T13:40:00Z">
        <w:r w:rsidR="001B1A85" w:rsidDel="001B1A85">
          <w:delText xml:space="preserve">also </w:delText>
        </w:r>
      </w:del>
      <w:r w:rsidR="001B1A85">
        <w:t xml:space="preserve">predicts faster </w:t>
      </w:r>
      <w:ins w:id="12" w:author="Anna Gårdmark" w:date="2022-02-09T13:38:00Z">
        <w:r w:rsidR="001B1A85">
          <w:t xml:space="preserve">juvenile </w:t>
        </w:r>
      </w:ins>
      <w:r w:rsidR="001B1A85">
        <w:t>growth rates</w:t>
      </w:r>
      <w:ins w:id="13" w:author="Anna Gårdmark" w:date="2022-02-09T13:36:00Z">
        <w:r w:rsidR="001B1A85">
          <w:t>.</w:t>
        </w:r>
      </w:ins>
      <w:del w:id="14" w:author="Anna Gårdmark" w:date="2022-02-09T13:36:00Z">
        <w:r w:rsidR="001B1A85" w:rsidDel="001B1A85">
          <w:delText>,</w:delText>
        </w:r>
      </w:del>
      <w:ins w:id="15" w:author="Anna Gårdmark" w:date="2022-02-09T13:36:00Z">
        <w:r w:rsidR="001B1A85" w:rsidDel="001B1A85">
          <w:t xml:space="preserve"> </w:t>
        </w:r>
      </w:ins>
      <w:del w:id="16" w:author="Anna Gårdmark" w:date="2022-02-09T13:36:00Z">
        <w:r w:rsidR="001B1A85" w:rsidDel="001B1A85">
          <w:delText xml:space="preserve"> hence,</w:delText>
        </w:r>
      </w:del>
      <w:r w:rsidR="001B1A85">
        <w:t xml:space="preserve"> </w:t>
      </w:r>
      <w:del w:id="17" w:author="Anna Gårdmark" w:date="2022-02-09T13:36:00Z">
        <w:r w:rsidR="001B1A85" w:rsidDel="001B1A85">
          <w:delText>t</w:delText>
        </w:r>
      </w:del>
      <w:ins w:id="18" w:author="Anna Gårdmark" w:date="2022-02-09T13:36:00Z">
        <w:r w:rsidR="001B1A85">
          <w:t>T</w:t>
        </w:r>
      </w:ins>
      <w:r w:rsidR="001B1A85">
        <w:t xml:space="preserve">he </w:t>
      </w:r>
      <w:ins w:id="19" w:author="Anna Gårdmark" w:date="2022-02-09T13:36:00Z">
        <w:r w:rsidR="001B1A85">
          <w:t xml:space="preserve">net </w:t>
        </w:r>
      </w:ins>
      <w:r w:rsidR="001B1A85">
        <w:t xml:space="preserve">effect of warming on </w:t>
      </w:r>
      <w:proofErr w:type="gramStart"/>
      <w:ins w:id="20" w:author="Anna Gårdmark" w:date="2022-02-09T13:40:00Z">
        <w:r w:rsidR="001B1A85">
          <w:t xml:space="preserve">population </w:t>
        </w:r>
      </w:ins>
      <w:del w:id="21" w:author="Anna Gårdmark" w:date="2022-02-09T13:37:00Z">
        <w:r w:rsidR="001B1A85" w:rsidDel="001B1A85">
          <w:delText xml:space="preserve">the </w:delText>
        </w:r>
      </w:del>
      <w:r w:rsidR="001B1A85">
        <w:t>body size distribution</w:t>
      </w:r>
      <w:ins w:id="22" w:author="Anna Gårdmark" w:date="2022-02-09T13:37:00Z">
        <w:r w:rsidR="001B1A85">
          <w:t>s</w:t>
        </w:r>
      </w:ins>
      <w:proofErr w:type="gramEnd"/>
      <w:ins w:id="23" w:author="Anna Gårdmark" w:date="2022-02-09T13:38:00Z">
        <w:r w:rsidR="001B1A85">
          <w:t>, however,</w:t>
        </w:r>
      </w:ins>
      <w:r w:rsidR="001B1A85">
        <w:t xml:space="preserve"> depends </w:t>
      </w:r>
      <w:ins w:id="24" w:author="Anna Gårdmark" w:date="2022-02-09T13:39:00Z">
        <w:r w:rsidR="001B1A85">
          <w:t xml:space="preserve">also </w:t>
        </w:r>
      </w:ins>
      <w:r w:rsidR="001B1A85">
        <w:t>on mortality</w:t>
      </w:r>
      <w:del w:id="25" w:author="Anna Gårdmark" w:date="2022-02-09T13:46:00Z">
        <w:r w:rsidR="001B1A85" w:rsidDel="001B1A85">
          <w:delText xml:space="preserve"> rates</w:delText>
        </w:r>
      </w:del>
      <w:r w:rsidR="001B1A85">
        <w:t>.</w:t>
      </w:r>
      <w:commentRangeEnd w:id="6"/>
      <w:r w:rsidR="001B1A85">
        <w:commentReference w:id="6"/>
      </w:r>
      <w:r w:rsidR="001B1A85">
        <w:t xml:space="preserve"> We used data from an artificially heated (+8C) </w:t>
      </w:r>
      <w:del w:id="26" w:author="Anna Gårdmark" w:date="2022-02-09T13:40:00Z">
        <w:r w:rsidR="001B1A85" w:rsidDel="001B1A85">
          <w:delText xml:space="preserve">lake </w:delText>
        </w:r>
      </w:del>
      <w:ins w:id="27" w:author="Anna Gårdmark" w:date="2022-02-09T13:40:00Z">
        <w:r w:rsidR="001B1A85">
          <w:t>bay</w:t>
        </w:r>
      </w:ins>
      <w:ins w:id="28" w:author="Anna Gårdmark" w:date="2022-02-09T13:47:00Z">
        <w:r w:rsidR="00C40B68">
          <w:t xml:space="preserve"> in comparison with an unheated area,</w:t>
        </w:r>
      </w:ins>
      <w:ins w:id="29" w:author="Anna Gårdmark" w:date="2022-02-09T13:40:00Z">
        <w:r w:rsidR="001B1A85">
          <w:t xml:space="preserve"> </w:t>
        </w:r>
      </w:ins>
      <w:r w:rsidR="001B1A85">
        <w:t>to analyze how warming has affected body growth, mortality rates and population size-structure of Eurasian perch (</w:t>
      </w:r>
      <w:proofErr w:type="spellStart"/>
      <w:r w:rsidR="001B1A85">
        <w:rPr>
          <w:i/>
        </w:rPr>
        <w:t>Perca</w:t>
      </w:r>
      <w:proofErr w:type="spellEnd"/>
      <w:r w:rsidR="001B1A85">
        <w:rPr>
          <w:i/>
        </w:rPr>
        <w:t xml:space="preserve"> </w:t>
      </w:r>
      <w:proofErr w:type="spellStart"/>
      <w:r w:rsidR="001B1A85">
        <w:rPr>
          <w:i/>
        </w:rPr>
        <w:t>fluviatilis</w:t>
      </w:r>
      <w:proofErr w:type="spellEnd"/>
      <w:r w:rsidR="001B1A85">
        <w:t xml:space="preserve">). </w:t>
      </w:r>
      <w:ins w:id="30" w:author="Anna Gårdmark" w:date="2022-02-09T13:50:00Z">
        <w:r w:rsidR="00C40B68">
          <w:t>In the warm bay, b</w:t>
        </w:r>
      </w:ins>
      <w:del w:id="31" w:author="Anna Gårdmark" w:date="2022-02-09T13:48:00Z">
        <w:r w:rsidR="001B1A85" w:rsidDel="00C40B68">
          <w:delText xml:space="preserve">Compared to a reference area, we found that </w:delText>
        </w:r>
      </w:del>
      <w:del w:id="32" w:author="Anna Gårdmark" w:date="2022-02-09T13:46:00Z">
        <w:r w:rsidR="001B1A85" w:rsidDel="001B1A85">
          <w:delText xml:space="preserve">the </w:delText>
        </w:r>
      </w:del>
      <w:ins w:id="33" w:author="Anna Gårdmark" w:date="2022-02-09T13:46:00Z">
        <w:r w:rsidR="001B1A85">
          <w:t xml:space="preserve">ody </w:t>
        </w:r>
      </w:ins>
      <w:r w:rsidR="001B1A85">
        <w:t xml:space="preserve">size was larger for all ages and growth </w:t>
      </w:r>
      <w:del w:id="34" w:author="Anna Gårdmark" w:date="2022-02-11T12:56:00Z">
        <w:r w:rsidR="001B1A85" w:rsidDel="000E52A3">
          <w:delText xml:space="preserve">was </w:delText>
        </w:r>
      </w:del>
      <w:r w:rsidR="001B1A85">
        <w:t xml:space="preserve">faster for all sizes, </w:t>
      </w:r>
      <w:del w:id="35" w:author="Anna Gårdmark" w:date="2022-02-09T13:46:00Z">
        <w:r w:rsidR="001B1A85" w:rsidDel="00C40B68">
          <w:delText>to the extent</w:delText>
        </w:r>
      </w:del>
      <w:ins w:id="36" w:author="Anna Gårdmark" w:date="2022-02-09T13:50:00Z">
        <w:r w:rsidR="00C40B68">
          <w:t>resulting in larger</w:t>
        </w:r>
      </w:ins>
      <w:del w:id="37" w:author="Anna Gårdmark" w:date="2022-02-09T13:50:00Z">
        <w:r w:rsidR="001B1A85" w:rsidDel="00C40B68">
          <w:delText xml:space="preserve"> that the</w:delText>
        </w:r>
      </w:del>
      <w:r w:rsidR="001B1A85">
        <w:t xml:space="preserve"> size-spectrum slope </w:t>
      </w:r>
      <w:del w:id="38" w:author="Anna Gårdmark" w:date="2022-02-09T13:50:00Z">
        <w:r w:rsidR="001B1A85" w:rsidDel="00C40B68">
          <w:delText xml:space="preserve">was larger </w:delText>
        </w:r>
      </w:del>
      <w:r w:rsidR="001B1A85">
        <w:t>(</w:t>
      </w:r>
      <w:del w:id="39" w:author="Anna Gårdmark" w:date="2022-02-09T13:53:00Z">
        <w:r w:rsidR="001B1A85" w:rsidDel="00C40B68">
          <w:delText xml:space="preserve">higher </w:delText>
        </w:r>
      </w:del>
      <w:ins w:id="40" w:author="Anna Gårdmark" w:date="2022-02-11T12:56:00Z">
        <w:r w:rsidR="000E52A3">
          <w:t>greater</w:t>
        </w:r>
      </w:ins>
      <w:ins w:id="41" w:author="Anna Gårdmark" w:date="2022-02-09T13:53:00Z">
        <w:r w:rsidR="00C40B68">
          <w:t xml:space="preserve"> </w:t>
        </w:r>
      </w:ins>
      <w:r w:rsidR="001B1A85">
        <w:t>proportion of large fish</w:t>
      </w:r>
      <w:del w:id="42" w:author="Anna Gårdmark" w:date="2022-02-09T13:49:00Z">
        <w:r w:rsidR="001B1A85" w:rsidDel="00C40B68">
          <w:delText xml:space="preserve"> in</w:delText>
        </w:r>
      </w:del>
      <w:r w:rsidR="001B1A85">
        <w:t>)</w:t>
      </w:r>
      <w:del w:id="43" w:author="Anna Gårdmark" w:date="2022-02-09T13:50:00Z">
        <w:r w:rsidR="001B1A85" w:rsidDel="00C40B68">
          <w:delText xml:space="preserve"> </w:delText>
        </w:r>
      </w:del>
      <w:ins w:id="44" w:author="Anna Gårdmark" w:date="2022-02-09T13:50:00Z">
        <w:r w:rsidR="00C40B68">
          <w:t xml:space="preserve"> </w:t>
        </w:r>
      </w:ins>
      <w:r w:rsidR="001B1A85">
        <w:t xml:space="preserve">– despite </w:t>
      </w:r>
      <w:del w:id="45" w:author="Anna Gårdmark" w:date="2022-02-09T13:50:00Z">
        <w:r w:rsidR="001B1A85" w:rsidDel="00C40B68">
          <w:delText xml:space="preserve">the </w:delText>
        </w:r>
      </w:del>
      <w:r w:rsidR="001B1A85">
        <w:t xml:space="preserve">higher mortality. </w:t>
      </w:r>
      <w:ins w:id="46" w:author="Anna Gårdmark" w:date="2022-02-11T12:46:00Z">
        <w:r w:rsidR="00CA2A92">
          <w:t xml:space="preserve">Combining </w:t>
        </w:r>
      </w:ins>
      <w:ins w:id="47" w:author="Anna Gårdmark" w:date="2022-02-11T12:47:00Z">
        <w:r w:rsidR="00CA2A92">
          <w:t xml:space="preserve">temperature </w:t>
        </w:r>
      </w:ins>
      <w:ins w:id="48" w:author="Anna Gårdmark" w:date="2022-02-11T12:46:00Z">
        <w:r w:rsidR="00CA2A92">
          <w:t xml:space="preserve">effects on growth with </w:t>
        </w:r>
      </w:ins>
      <w:ins w:id="49" w:author="Anna Gårdmark" w:date="2022-02-11T12:49:00Z">
        <w:r w:rsidR="00CA2A92">
          <w:t xml:space="preserve">those on </w:t>
        </w:r>
      </w:ins>
      <w:ins w:id="50" w:author="Anna Gårdmark" w:date="2022-02-11T12:46:00Z">
        <w:r w:rsidR="00CA2A92">
          <w:t xml:space="preserve">mortality is </w:t>
        </w:r>
      </w:ins>
      <w:ins w:id="51" w:author="Anna Gårdmark" w:date="2022-02-11T12:48:00Z">
        <w:r w:rsidR="00CA2A92">
          <w:t>necessary</w:t>
        </w:r>
      </w:ins>
      <w:ins w:id="52" w:author="Anna Gårdmark" w:date="2022-02-11T12:46:00Z">
        <w:r w:rsidR="00CA2A92">
          <w:t xml:space="preserve"> for </w:t>
        </w:r>
      </w:ins>
      <w:ins w:id="53" w:author="Anna Gårdmark" w:date="2022-02-11T12:47:00Z">
        <w:r w:rsidR="00CA2A92">
          <w:t xml:space="preserve">understanding </w:t>
        </w:r>
      </w:ins>
      <w:ins w:id="54" w:author="Anna Gårdmark" w:date="2022-02-11T12:48:00Z">
        <w:r w:rsidR="00CA2A92">
          <w:t xml:space="preserve">warming-induced </w:t>
        </w:r>
      </w:ins>
      <w:ins w:id="55" w:author="Anna Gårdmark" w:date="2022-02-11T12:47:00Z">
        <w:r w:rsidR="00CA2A92">
          <w:t>changes in size-distributions</w:t>
        </w:r>
      </w:ins>
      <w:ins w:id="56" w:author="Anna Gårdmark" w:date="2022-02-11T12:50:00Z">
        <w:r w:rsidR="00CA2A92">
          <w:t xml:space="preserve">. </w:t>
        </w:r>
      </w:ins>
      <w:commentRangeStart w:id="57"/>
      <w:del w:id="58" w:author="Anna Gårdmark" w:date="2022-02-11T12:51:00Z">
        <w:r w:rsidR="001B1A85" w:rsidRPr="000242F8" w:rsidDel="00CA2A92">
          <w:rPr>
            <w:highlight w:val="yellow"/>
            <w:rPrChange w:id="59" w:author="Anna Gårdmark" w:date="2022-02-11T08:29:00Z">
              <w:rPr/>
            </w:rPrChange>
          </w:rPr>
          <w:delText xml:space="preserve">Due to the allometric scaling of ecological functions and the effects of demography on population stability, it is important to move beyond changes in means and evaluate change in size- and age-distributions </w:delText>
        </w:r>
      </w:del>
      <w:del w:id="60" w:author="Anna Gårdmark" w:date="2022-02-11T12:53:00Z">
        <w:r w:rsidR="001B1A85" w:rsidRPr="000242F8" w:rsidDel="000E52A3">
          <w:rPr>
            <w:highlight w:val="yellow"/>
            <w:rPrChange w:id="61" w:author="Anna Gårdmark" w:date="2022-02-11T08:29:00Z">
              <w:rPr/>
            </w:rPrChange>
          </w:rPr>
          <w:delText>for predicting the effects of climate change</w:delText>
        </w:r>
      </w:del>
      <w:ins w:id="62" w:author="Anna Gårdmark" w:date="2022-02-11T12:53:00Z">
        <w:r w:rsidR="000E52A3">
          <w:rPr>
            <w:highlight w:val="yellow"/>
          </w:rPr>
          <w:t>Because</w:t>
        </w:r>
      </w:ins>
      <w:ins w:id="63" w:author="Anna Gårdmark" w:date="2022-02-11T12:51:00Z">
        <w:r w:rsidR="00CA2A92">
          <w:rPr>
            <w:highlight w:val="yellow"/>
          </w:rPr>
          <w:t xml:space="preserve"> </w:t>
        </w:r>
        <w:r w:rsidR="00CA2A92" w:rsidRPr="005E771C">
          <w:rPr>
            <w:highlight w:val="yellow"/>
          </w:rPr>
          <w:t xml:space="preserve">ecological </w:t>
        </w:r>
        <w:r w:rsidR="00CA2A92">
          <w:rPr>
            <w:highlight w:val="yellow"/>
          </w:rPr>
          <w:t xml:space="preserve">dynamics </w:t>
        </w:r>
      </w:ins>
      <w:ins w:id="64" w:author="Anna Gårdmark" w:date="2022-02-11T12:52:00Z">
        <w:r w:rsidR="00CA2A92">
          <w:rPr>
            <w:highlight w:val="yellow"/>
          </w:rPr>
          <w:t>emerge from size-dependent</w:t>
        </w:r>
      </w:ins>
      <w:ins w:id="65" w:author="Anna Gårdmark" w:date="2022-02-11T12:53:00Z">
        <w:r w:rsidR="000E52A3">
          <w:rPr>
            <w:highlight w:val="yellow"/>
          </w:rPr>
          <w:t xml:space="preserve"> processes and </w:t>
        </w:r>
      </w:ins>
      <w:ins w:id="66" w:author="Anna Gårdmark" w:date="2022-02-11T12:51:00Z">
        <w:r w:rsidR="00CA2A92" w:rsidRPr="005E771C">
          <w:rPr>
            <w:highlight w:val="yellow"/>
          </w:rPr>
          <w:t>functions</w:t>
        </w:r>
      </w:ins>
      <w:ins w:id="67" w:author="Anna Gårdmark" w:date="2022-02-11T12:53:00Z">
        <w:r w:rsidR="000E52A3">
          <w:rPr>
            <w:highlight w:val="yellow"/>
          </w:rPr>
          <w:t xml:space="preserve">, </w:t>
        </w:r>
      </w:ins>
      <w:ins w:id="68" w:author="Anna Gårdmark" w:date="2022-02-11T12:54:00Z">
        <w:r w:rsidR="000E52A3">
          <w:t xml:space="preserve">addressing </w:t>
        </w:r>
      </w:ins>
      <w:ins w:id="69" w:author="Anna Gårdmark" w:date="2022-02-11T12:55:00Z">
        <w:r w:rsidR="000E52A3">
          <w:t xml:space="preserve">how warming affects size-distributions through multiple processes </w:t>
        </w:r>
      </w:ins>
      <w:ins w:id="70" w:author="Anna Gårdmark" w:date="2022-02-11T12:54:00Z">
        <w:r w:rsidR="000E52A3">
          <w:t xml:space="preserve">is essential </w:t>
        </w:r>
        <w:r w:rsidR="000E52A3" w:rsidRPr="005E771C">
          <w:rPr>
            <w:highlight w:val="yellow"/>
          </w:rPr>
          <w:t>for predicting the effects of climate change</w:t>
        </w:r>
      </w:ins>
      <w:r w:rsidR="001B1A85" w:rsidRPr="000242F8">
        <w:rPr>
          <w:highlight w:val="yellow"/>
          <w:rPrChange w:id="71" w:author="Anna Gårdmark" w:date="2022-02-11T08:29:00Z">
            <w:rPr/>
          </w:rPrChange>
        </w:rPr>
        <w:t>.</w:t>
      </w:r>
      <w:commentRangeEnd w:id="57"/>
      <w:r w:rsidR="00C40B68" w:rsidRPr="000242F8">
        <w:rPr>
          <w:rStyle w:val="Kommentarsreferens"/>
          <w:highlight w:val="yellow"/>
          <w:rPrChange w:id="72" w:author="Anna Gårdmark" w:date="2022-02-11T08:29:00Z">
            <w:rPr>
              <w:rStyle w:val="Kommentarsreferens"/>
            </w:rPr>
          </w:rPrChange>
        </w:rPr>
        <w:commentReference w:id="57"/>
      </w:r>
    </w:p>
    <w:p w14:paraId="00000015" w14:textId="77777777" w:rsidR="00037DE8" w:rsidRDefault="00037DE8">
      <w:pPr>
        <w:spacing w:line="480" w:lineRule="auto"/>
        <w:jc w:val="both"/>
      </w:pPr>
    </w:p>
    <w:p w14:paraId="00000016" w14:textId="77777777" w:rsidR="00037DE8" w:rsidRDefault="00037DE8">
      <w:pPr>
        <w:spacing w:line="480" w:lineRule="auto"/>
        <w:jc w:val="both"/>
      </w:pPr>
    </w:p>
    <w:p w14:paraId="00000017" w14:textId="77777777" w:rsidR="00037DE8" w:rsidRDefault="00037DE8">
      <w:pPr>
        <w:spacing w:line="480" w:lineRule="auto"/>
        <w:jc w:val="both"/>
      </w:pPr>
    </w:p>
    <w:p w14:paraId="00000018" w14:textId="77777777" w:rsidR="00037DE8" w:rsidRDefault="00037DE8">
      <w:pPr>
        <w:spacing w:line="480" w:lineRule="auto"/>
        <w:jc w:val="both"/>
      </w:pPr>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7777777" w:rsidR="00037DE8" w:rsidRDefault="00037DE8">
      <w:pPr>
        <w:spacing w:line="480" w:lineRule="auto"/>
        <w:jc w:val="both"/>
      </w:pPr>
    </w:p>
    <w:p w14:paraId="0000001F" w14:textId="77777777" w:rsidR="00037DE8" w:rsidRDefault="00037DE8">
      <w:pPr>
        <w:spacing w:line="480" w:lineRule="auto"/>
        <w:jc w:val="both"/>
      </w:pPr>
    </w:p>
    <w:p w14:paraId="00000020" w14:textId="77777777" w:rsidR="00037DE8" w:rsidRDefault="00037DE8">
      <w:pPr>
        <w:spacing w:line="480" w:lineRule="auto"/>
        <w:jc w:val="both"/>
      </w:pPr>
    </w:p>
    <w:p w14:paraId="00000021" w14:textId="77777777" w:rsidR="00037DE8" w:rsidRDefault="00037DE8">
      <w:pPr>
        <w:spacing w:line="480" w:lineRule="auto"/>
        <w:jc w:val="both"/>
      </w:pPr>
    </w:p>
    <w:p w14:paraId="00000022" w14:textId="77777777" w:rsidR="00037DE8" w:rsidRDefault="00C00598">
      <w:pPr>
        <w:spacing w:line="480" w:lineRule="auto"/>
        <w:jc w:val="both"/>
        <w:rPr>
          <w:sz w:val="28"/>
          <w:szCs w:val="28"/>
        </w:rPr>
      </w:pPr>
      <w:sdt>
        <w:sdtPr>
          <w:tag w:val="goog_rdk_4"/>
          <w:id w:val="-862580522"/>
        </w:sdtPr>
        <w:sdtContent>
          <w:commentRangeStart w:id="73"/>
        </w:sdtContent>
      </w:sdt>
      <w:sdt>
        <w:sdtPr>
          <w:tag w:val="goog_rdk_5"/>
          <w:id w:val="964627628"/>
        </w:sdtPr>
        <w:sdtContent>
          <w:commentRangeStart w:id="74"/>
        </w:sdtContent>
      </w:sdt>
      <w:sdt>
        <w:sdtPr>
          <w:tag w:val="goog_rdk_6"/>
          <w:id w:val="1892773601"/>
        </w:sdtPr>
        <w:sdtContent>
          <w:commentRangeStart w:id="75"/>
          <w:commentRangeStart w:id="76"/>
        </w:sdtContent>
      </w:sdt>
      <w:r w:rsidR="001B1A85">
        <w:rPr>
          <w:sz w:val="28"/>
          <w:szCs w:val="28"/>
        </w:rPr>
        <w:t>Introduction</w:t>
      </w:r>
      <w:commentRangeEnd w:id="73"/>
      <w:r w:rsidR="001B1A85">
        <w:commentReference w:id="73"/>
      </w:r>
      <w:commentRangeEnd w:id="74"/>
      <w:r w:rsidR="001B1A85">
        <w:commentReference w:id="74"/>
      </w:r>
      <w:commentRangeEnd w:id="76"/>
      <w:r w:rsidR="001B1A85">
        <w:commentReference w:id="76"/>
      </w:r>
      <w:commentRangeEnd w:id="75"/>
      <w:r w:rsidR="008F4827">
        <w:rPr>
          <w:rStyle w:val="Kommentarsreferens"/>
        </w:rPr>
        <w:commentReference w:id="75"/>
      </w:r>
    </w:p>
    <w:p w14:paraId="00000023" w14:textId="320F9B4E" w:rsidR="00037DE8" w:rsidRDefault="001B1A85">
      <w:pPr>
        <w:spacing w:line="480" w:lineRule="auto"/>
        <w:jc w:val="both"/>
      </w:pPr>
      <w:del w:id="77" w:author="Anna Gårdmark" w:date="2022-02-09T18:53:00Z">
        <w:r w:rsidDel="00300E1C">
          <w:delText>It is commonly predicted that g</w:delText>
        </w:r>
      </w:del>
      <w:ins w:id="78" w:author="Anna Gårdmark" w:date="2022-02-09T18:53:00Z">
        <w:r w:rsidR="00300E1C">
          <w:t>G</w:t>
        </w:r>
      </w:ins>
      <w:r>
        <w:t xml:space="preserve">lobal warming </w:t>
      </w:r>
      <w:proofErr w:type="gramStart"/>
      <w:ins w:id="79" w:author="Anna Gårdmark" w:date="2022-02-09T18:53:00Z">
        <w:r w:rsidR="00300E1C">
          <w:t>is commonly predicted</w:t>
        </w:r>
        <w:proofErr w:type="gramEnd"/>
        <w:r w:rsidR="00300E1C">
          <w:t xml:space="preserve"> to</w:t>
        </w:r>
      </w:ins>
      <w:del w:id="80" w:author="Anna Gårdmark" w:date="2022-02-09T18:54:00Z">
        <w:r w:rsidDel="00300E1C">
          <w:delText>will</w:delText>
        </w:r>
      </w:del>
      <w:r>
        <w:t xml:space="preserve"> cause ectotherm species</w:t>
      </w:r>
      <w:ins w:id="81" w:author="Anna Gårdmark" w:date="2022-02-09T19:17:00Z">
        <w:r w:rsidR="008F4827">
          <w:t>,</w:t>
        </w:r>
      </w:ins>
      <w:del w:id="82" w:author="Anna Gårdmark" w:date="2022-02-09T19:17:00Z">
        <w:r w:rsidDel="008F4827">
          <w:delText xml:space="preserve"> – which </w:delText>
        </w:r>
      </w:del>
      <w:ins w:id="83" w:author="Anna Gårdmark" w:date="2022-02-09T19:17:00Z">
        <w:r w:rsidR="008F4827">
          <w:t xml:space="preserve"> </w:t>
        </w:r>
      </w:ins>
      <w:r>
        <w:t>constitut</w:t>
      </w:r>
      <w:del w:id="84" w:author="Anna Gårdmark" w:date="2022-02-09T19:17:00Z">
        <w:r w:rsidDel="008F4827">
          <w:delText>e</w:delText>
        </w:r>
      </w:del>
      <w:ins w:id="85" w:author="Anna Gårdmark" w:date="2022-02-09T19:17:00Z">
        <w:r w:rsidR="008F4827">
          <w:t>ing</w:t>
        </w:r>
      </w:ins>
      <w:r>
        <w:t xml:space="preserve"> 99% of species globally (Wilson 1992; Atkinson &amp; </w:t>
      </w:r>
      <w:proofErr w:type="spellStart"/>
      <w:r>
        <w:t>Sibly</w:t>
      </w:r>
      <w:proofErr w:type="spellEnd"/>
      <w:r>
        <w:t xml:space="preserve"> 1997)</w:t>
      </w:r>
      <w:ins w:id="86" w:author="Anna Gårdmark" w:date="2022-02-09T19:17:00Z">
        <w:r w:rsidR="008F4827">
          <w:t>,</w:t>
        </w:r>
      </w:ins>
      <w:del w:id="87" w:author="Anna Gårdmark" w:date="2022-02-09T19:17:00Z">
        <w:r w:rsidDel="008F4827">
          <w:delText xml:space="preserve"> –</w:delText>
        </w:r>
      </w:del>
      <w:r>
        <w:t xml:space="preserve"> to shrink (Gardner </w:t>
      </w:r>
      <w:r>
        <w:rPr>
          <w:i/>
        </w:rPr>
        <w:t>et al.</w:t>
      </w:r>
      <w:r>
        <w:t xml:space="preserve"> 2011; Sheridan &amp; Bickford 2011; Cheung </w:t>
      </w:r>
      <w:r>
        <w:rPr>
          <w:i/>
        </w:rPr>
        <w:t>et al.</w:t>
      </w:r>
      <w:r>
        <w:t xml:space="preserve"> 2013). </w:t>
      </w:r>
      <w:del w:id="88" w:author="Anna Gårdmark" w:date="2022-02-09T18:56:00Z">
        <w:r w:rsidDel="00300E1C">
          <w:delText>However</w:delText>
        </w:r>
      </w:del>
      <w:ins w:id="89" w:author="Anna Gårdmark" w:date="2022-02-09T19:06:00Z">
        <w:r w:rsidR="00162BD5">
          <w:t>M</w:t>
        </w:r>
      </w:ins>
      <w:ins w:id="90" w:author="Anna Gårdmark" w:date="2022-02-09T18:56:00Z">
        <w:r w:rsidR="00300E1C">
          <w:t xml:space="preserve">ean body size </w:t>
        </w:r>
      </w:ins>
      <w:ins w:id="91" w:author="Anna Gårdmark" w:date="2022-02-09T19:06:00Z">
        <w:r w:rsidR="00162BD5">
          <w:t xml:space="preserve">responses to temperature </w:t>
        </w:r>
      </w:ins>
      <w:ins w:id="92" w:author="Anna Gårdmark" w:date="2022-02-09T18:56:00Z">
        <w:r w:rsidR="00300E1C">
          <w:t>may however be uninformative</w:t>
        </w:r>
      </w:ins>
      <w:r>
        <w:t>,</w:t>
      </w:r>
      <w:ins w:id="93" w:author="Anna Gårdmark" w:date="2022-02-09T18:56:00Z">
        <w:r w:rsidR="00300E1C">
          <w:t xml:space="preserve"> as</w:t>
        </w:r>
      </w:ins>
      <w:r>
        <w:t xml:space="preserve"> the size-distribution of many species spans several orders of magnitude. </w:t>
      </w:r>
      <w:del w:id="94" w:author="Anna Gårdmark" w:date="2022-02-09T18:56:00Z">
        <w:r w:rsidDel="00300E1C">
          <w:delText>A w</w:delText>
        </w:r>
      </w:del>
      <w:ins w:id="95" w:author="Anna Gårdmark" w:date="2022-02-09T18:56:00Z">
        <w:r w:rsidR="00300E1C">
          <w:t>W</w:t>
        </w:r>
      </w:ins>
      <w:r>
        <w:t>arming</w:t>
      </w:r>
      <w:ins w:id="96" w:author="Anna Gårdmark" w:date="2022-02-09T18:56:00Z">
        <w:r w:rsidR="00300E1C">
          <w:t xml:space="preserve"> can</w:t>
        </w:r>
      </w:ins>
      <w:ins w:id="97" w:author="Anna Gårdmark" w:date="2022-02-09T18:58:00Z">
        <w:r w:rsidR="00300E1C">
          <w:t xml:space="preserve"> </w:t>
        </w:r>
      </w:ins>
      <w:ins w:id="98" w:author="Anna Gårdmark" w:date="2022-02-11T09:20:00Z">
        <w:r w:rsidR="00F87FEE">
          <w:t xml:space="preserve">even </w:t>
        </w:r>
      </w:ins>
      <w:ins w:id="99" w:author="Anna Gårdmark" w:date="2022-02-09T18:58:00Z">
        <w:r w:rsidR="00300E1C">
          <w:t>shift size-distributions without altering</w:t>
        </w:r>
      </w:ins>
      <w:del w:id="100" w:author="Anna Gårdmark" w:date="2022-02-09T18:58:00Z">
        <w:r w:rsidDel="00162BD5">
          <w:delText>-signal in</w:delText>
        </w:r>
      </w:del>
      <w:r>
        <w:t xml:space="preserve"> mean size</w:t>
      </w:r>
      <w:del w:id="101" w:author="Anna Gårdmark" w:date="2022-02-09T18:58:00Z">
        <w:r w:rsidDel="00162BD5">
          <w:delText xml:space="preserve"> could </w:delText>
        </w:r>
      </w:del>
      <w:customXmlDelRangeStart w:id="102" w:author="Anna Gårdmark" w:date="2022-02-09T13:55:00Z"/>
      <w:sdt>
        <w:sdtPr>
          <w:tag w:val="goog_rdk_7"/>
          <w:id w:val="-792826856"/>
        </w:sdtPr>
        <w:sdtContent>
          <w:customXmlDelRangeEnd w:id="102"/>
          <w:del w:id="103" w:author="Anna Gårdmark" w:date="2022-02-09T13:55:00Z">
            <w:r w:rsidDel="00C40B68">
              <w:delText>be</w:delText>
            </w:r>
          </w:del>
          <w:customXmlDelRangeStart w:id="104" w:author="Anna Gårdmark" w:date="2022-02-09T13:55:00Z"/>
        </w:sdtContent>
      </w:sdt>
      <w:customXmlDelRangeEnd w:id="104"/>
      <w:del w:id="105" w:author="Anna Gårdmark" w:date="2022-02-09T13:55:00Z">
        <w:r w:rsidDel="00C40B68">
          <w:delText xml:space="preserve"> </w:delText>
        </w:r>
      </w:del>
      <w:del w:id="106" w:author="Anna Gårdmark" w:date="2022-02-09T18:58:00Z">
        <w:r w:rsidDel="00162BD5">
          <w:delText xml:space="preserve">therefore be </w:delText>
        </w:r>
      </w:del>
      <w:commentRangeStart w:id="107"/>
      <w:del w:id="108" w:author="Anna Gårdmark" w:date="2022-02-09T13:55:00Z">
        <w:r w:rsidDel="00C40B68">
          <w:delText xml:space="preserve">undetected </w:delText>
        </w:r>
      </w:del>
      <w:commentRangeEnd w:id="107"/>
      <w:ins w:id="109" w:author="Anna Gårdmark" w:date="2022-02-09T13:56:00Z">
        <w:r w:rsidR="00C40B68">
          <w:rPr>
            <w:rStyle w:val="Kommentarsreferens"/>
          </w:rPr>
          <w:commentReference w:id="107"/>
        </w:r>
      </w:ins>
      <w:del w:id="110" w:author="Anna Gårdmark" w:date="2022-02-09T18:58:00Z">
        <w:r w:rsidDel="00162BD5">
          <w:delText>even if the size-distribution changes</w:delText>
        </w:r>
      </w:del>
      <w:ins w:id="111" w:author="Anna Gårdmark" w:date="2022-02-09T13:56:00Z">
        <w:r w:rsidR="00C40B68">
          <w:t>; for example,</w:t>
        </w:r>
      </w:ins>
      <w:r>
        <w:t xml:space="preserve"> if </w:t>
      </w:r>
      <w:del w:id="112" w:author="Anna Gårdmark" w:date="2022-02-09T13:56:00Z">
        <w:r w:rsidDel="00C40B68">
          <w:delText xml:space="preserve">e.g. </w:delText>
        </w:r>
      </w:del>
      <w:r>
        <w:t xml:space="preserve">increases in juvenile growth outweigh the decline in growth by adults, as consistent with the temperature size-rule, TSR (Atkinson 1994). </w:t>
      </w:r>
      <w:del w:id="113" w:author="Anna Gårdmark" w:date="2022-02-09T13:59:00Z">
        <w:r w:rsidDel="00A26E79">
          <w:delText>It may be more informative to i</w:delText>
        </w:r>
      </w:del>
      <w:ins w:id="114" w:author="Anna Gårdmark" w:date="2022-02-09T19:02:00Z">
        <w:r w:rsidR="00162BD5">
          <w:t>Resolving how warming</w:t>
        </w:r>
      </w:ins>
      <w:ins w:id="115" w:author="Anna Gårdmark" w:date="2022-02-09T19:03:00Z">
        <w:r w:rsidR="00162BD5">
          <w:t xml:space="preserve"> induces</w:t>
        </w:r>
      </w:ins>
      <w:del w:id="116" w:author="Anna Gårdmark" w:date="2022-02-09T19:02:00Z">
        <w:r w:rsidDel="00162BD5">
          <w:delText>nvestigat</w:delText>
        </w:r>
      </w:del>
      <w:del w:id="117" w:author="Anna Gårdmark" w:date="2022-02-09T13:59:00Z">
        <w:r w:rsidDel="00A26E79">
          <w:delText>e</w:delText>
        </w:r>
      </w:del>
      <w:r>
        <w:t xml:space="preserve"> change</w:t>
      </w:r>
      <w:ins w:id="118" w:author="Anna Gårdmark" w:date="2022-02-09T19:03:00Z">
        <w:r w:rsidR="00162BD5">
          <w:t>s</w:t>
        </w:r>
      </w:ins>
      <w:r>
        <w:t xml:space="preserve"> in </w:t>
      </w:r>
      <w:del w:id="119" w:author="Anna Gårdmark" w:date="2022-02-09T19:19:00Z">
        <w:r w:rsidDel="00832A7F">
          <w:delText xml:space="preserve">the </w:delText>
        </w:r>
      </w:del>
      <w:ins w:id="120" w:author="Anna Gårdmark" w:date="2022-02-09T19:19:00Z">
        <w:r w:rsidR="00832A7F">
          <w:t xml:space="preserve">population </w:t>
        </w:r>
      </w:ins>
      <w:r>
        <w:t>size-distribution</w:t>
      </w:r>
      <w:ins w:id="121" w:author="Anna Gårdmark" w:date="2022-02-09T19:20:00Z">
        <w:r w:rsidR="00832A7F">
          <w:t>s</w:t>
        </w:r>
      </w:ins>
      <w:r>
        <w:t xml:space="preserve"> </w:t>
      </w:r>
      <w:del w:id="122" w:author="Anna Gårdmark" w:date="2022-02-09T19:03:00Z">
        <w:r w:rsidDel="00162BD5">
          <w:delText>and how these emerge</w:delText>
        </w:r>
      </w:del>
      <w:ins w:id="123" w:author="Anna Gårdmark" w:date="2022-02-09T13:59:00Z">
        <w:r w:rsidR="00A26E79">
          <w:t>may thus be more in</w:t>
        </w:r>
      </w:ins>
      <w:ins w:id="124" w:author="Anna Gårdmark" w:date="2022-02-09T18:57:00Z">
        <w:r w:rsidR="00300E1C">
          <w:t>struc</w:t>
        </w:r>
      </w:ins>
      <w:ins w:id="125" w:author="Anna Gårdmark" w:date="2022-02-09T13:59:00Z">
        <w:r w:rsidR="00A26E79">
          <w:t>tive</w:t>
        </w:r>
      </w:ins>
      <w:r>
        <w:t xml:space="preserve"> (</w:t>
      </w:r>
      <w:proofErr w:type="spellStart"/>
      <w:r>
        <w:t>Fritschie</w:t>
      </w:r>
      <w:proofErr w:type="spellEnd"/>
      <w:r>
        <w:t xml:space="preserve"> &amp; Olden 2016), </w:t>
      </w:r>
      <w:ins w:id="126" w:author="Anna Gårdmark" w:date="2022-02-09T13:59:00Z">
        <w:r w:rsidR="00A26E79">
          <w:t xml:space="preserve">especially </w:t>
        </w:r>
      </w:ins>
      <w:ins w:id="127" w:author="Anna Gårdmark" w:date="2022-02-09T19:04:00Z">
        <w:r w:rsidR="00162BD5">
          <w:t>for</w:t>
        </w:r>
      </w:ins>
      <w:del w:id="128" w:author="Anna Gårdmark" w:date="2022-02-09T19:04:00Z">
        <w:r w:rsidDel="00162BD5">
          <w:delText>if</w:delText>
        </w:r>
      </w:del>
      <w:r>
        <w:t xml:space="preserve"> </w:t>
      </w:r>
      <w:del w:id="129" w:author="Anna Gårdmark" w:date="2022-02-09T19:03:00Z">
        <w:r w:rsidDel="00162BD5">
          <w:delText xml:space="preserve">the aim is to </w:delText>
        </w:r>
      </w:del>
      <w:r>
        <w:t>infer</w:t>
      </w:r>
      <w:ins w:id="130" w:author="Anna Gårdmark" w:date="2022-02-09T19:03:00Z">
        <w:r w:rsidR="00162BD5">
          <w:t>ring</w:t>
        </w:r>
      </w:ins>
      <w:r>
        <w:t xml:space="preserve"> </w:t>
      </w:r>
      <w:del w:id="131" w:author="Anna Gårdmark" w:date="2022-02-09T19:04:00Z">
        <w:r w:rsidDel="00162BD5">
          <w:delText xml:space="preserve">effects of </w:delText>
        </w:r>
      </w:del>
      <w:r>
        <w:t>warming</w:t>
      </w:r>
      <w:ins w:id="132" w:author="Anna Gårdmark" w:date="2022-02-09T19:04:00Z">
        <w:r w:rsidR="00162BD5">
          <w:t xml:space="preserve"> effects</w:t>
        </w:r>
      </w:ins>
      <w:r>
        <w:t xml:space="preserve"> on </w:t>
      </w:r>
      <w:del w:id="133" w:author="Anna Gårdmark" w:date="2022-02-09T19:04:00Z">
        <w:r w:rsidDel="00162BD5">
          <w:delText xml:space="preserve">ecosystem properties such as </w:delText>
        </w:r>
      </w:del>
      <w:del w:id="134" w:author="Anna Gårdmark" w:date="2022-02-09T14:00:00Z">
        <w:r w:rsidDel="00A26E79">
          <w:delText xml:space="preserve">the </w:delText>
        </w:r>
      </w:del>
      <w:ins w:id="135" w:author="Anna Gårdmark" w:date="2022-02-09T14:00:00Z">
        <w:r w:rsidR="00A26E79">
          <w:t xml:space="preserve">species’ </w:t>
        </w:r>
      </w:ins>
      <w:r>
        <w:t>ecological role</w:t>
      </w:r>
      <w:del w:id="136" w:author="Anna Gårdmark" w:date="2022-02-09T14:00:00Z">
        <w:r w:rsidDel="00A26E79">
          <w:delText xml:space="preserve"> of individual species</w:delText>
        </w:r>
      </w:del>
      <w:r>
        <w:t>, biomass production,</w:t>
      </w:r>
      <w:ins w:id="137" w:author="Anna Gårdmark" w:date="2022-02-09T14:00:00Z">
        <w:r w:rsidR="00A26E79">
          <w:t xml:space="preserve"> or</w:t>
        </w:r>
      </w:ins>
      <w:r>
        <w:t xml:space="preserve"> </w:t>
      </w:r>
      <w:del w:id="138" w:author="Anna Gårdmark" w:date="2022-02-09T13:59:00Z">
        <w:r w:rsidDel="00A26E79">
          <w:delText xml:space="preserve"> </w:delText>
        </w:r>
      </w:del>
      <w:r>
        <w:t>energy fluxes (</w:t>
      </w:r>
      <w:proofErr w:type="spellStart"/>
      <w:r>
        <w:t>Yvon</w:t>
      </w:r>
      <w:proofErr w:type="spellEnd"/>
      <w:r>
        <w:t xml:space="preserve">‐Durocher </w:t>
      </w:r>
      <w:r>
        <w:rPr>
          <w:i/>
        </w:rPr>
        <w:t>et al.</w:t>
      </w:r>
      <w:r>
        <w:t xml:space="preserve"> 2011). This is because key traits such as metabolism, feeding, growth, mortality </w:t>
      </w:r>
      <w:ins w:id="139" w:author="Anna Gårdmark" w:date="2022-02-09T19:04:00Z">
        <w:r w:rsidR="00162BD5">
          <w:t xml:space="preserve">scale with body size </w:t>
        </w:r>
      </w:ins>
      <w:r>
        <w:t>(</w:t>
      </w:r>
      <w:proofErr w:type="spellStart"/>
      <w:r>
        <w:t>Ursin</w:t>
      </w:r>
      <w:proofErr w:type="spellEnd"/>
      <w:r>
        <w:t xml:space="preserve"> 1973; </w:t>
      </w:r>
      <w:proofErr w:type="spellStart"/>
      <w:r>
        <w:t>Pauly</w:t>
      </w:r>
      <w:proofErr w:type="spellEnd"/>
      <w:r>
        <w:t xml:space="preserve"> 1980; Brown </w:t>
      </w:r>
      <w:r>
        <w:rPr>
          <w:i/>
        </w:rPr>
        <w:t>et al.</w:t>
      </w:r>
      <w:r>
        <w:t xml:space="preserve"> 2004; Blanchard </w:t>
      </w:r>
      <w:r>
        <w:rPr>
          <w:i/>
        </w:rPr>
        <w:t>et al.</w:t>
      </w:r>
      <w:r>
        <w:t xml:space="preserve"> 2017; Thorson </w:t>
      </w:r>
      <w:r>
        <w:rPr>
          <w:i/>
        </w:rPr>
        <w:t>et al.</w:t>
      </w:r>
      <w:r>
        <w:t xml:space="preserve"> 2017; Andersen 2020)</w:t>
      </w:r>
      <w:del w:id="140" w:author="Anna Gårdmark" w:date="2022-02-09T19:04:00Z">
        <w:r w:rsidDel="00162BD5">
          <w:delText>, scale with size</w:delText>
        </w:r>
      </w:del>
      <w:ins w:id="141" w:author="Anna Gårdmark" w:date="2022-02-09T14:03:00Z">
        <w:r w:rsidR="00A26E79">
          <w:t>. The diversity of size within a population thus matters for its dynamics</w:t>
        </w:r>
      </w:ins>
      <w:ins w:id="142" w:author="Anna Gårdmark" w:date="2022-02-09T14:05:00Z">
        <w:r w:rsidR="00A26E79">
          <w:t xml:space="preserve"> under warming</w:t>
        </w:r>
      </w:ins>
      <w:del w:id="143" w:author="Anna Gårdmark" w:date="2022-02-09T14:02:00Z">
        <w:r w:rsidDel="00A26E79">
          <w:delText xml:space="preserve"> </w:delText>
        </w:r>
        <w:commentRangeStart w:id="144"/>
        <w:r w:rsidDel="00A26E79">
          <w:delText>allometrically</w:delText>
        </w:r>
      </w:del>
      <w:commentRangeEnd w:id="144"/>
      <w:r w:rsidR="00A26E79">
        <w:rPr>
          <w:rStyle w:val="Kommentarsreferens"/>
        </w:rPr>
        <w:commentReference w:id="144"/>
      </w:r>
      <w:r>
        <w:t>, a</w:t>
      </w:r>
      <w:ins w:id="145" w:author="Anna Gårdmark" w:date="2022-02-09T14:03:00Z">
        <w:r w:rsidR="00A26E79">
          <w:t>s</w:t>
        </w:r>
      </w:ins>
      <w:del w:id="146" w:author="Anna Gårdmark" w:date="2022-02-09T14:03:00Z">
        <w:r w:rsidDel="00A26E79">
          <w:delText>nd</w:delText>
        </w:r>
      </w:del>
      <w:r>
        <w:t xml:space="preserve"> the</w:t>
      </w:r>
      <w:del w:id="147" w:author="Anna Gårdmark" w:date="2022-02-09T14:04:00Z">
        <w:r w:rsidDel="00A26E79">
          <w:delText xml:space="preserve"> trait</w:delText>
        </w:r>
      </w:del>
      <w:r>
        <w:t xml:space="preserve"> value</w:t>
      </w:r>
      <w:ins w:id="148" w:author="Anna Gårdmark" w:date="2022-02-09T14:04:00Z">
        <w:r w:rsidR="00A26E79">
          <w:t xml:space="preserve"> of these traits</w:t>
        </w:r>
      </w:ins>
      <w:r>
        <w:t xml:space="preserve"> at </w:t>
      </w:r>
      <w:del w:id="149" w:author="Anna Gårdmark" w:date="2022-02-09T19:05:00Z">
        <w:r w:rsidDel="00162BD5">
          <w:delText>the average</w:delText>
        </w:r>
      </w:del>
      <w:ins w:id="150" w:author="Anna Gårdmark" w:date="2022-02-09T19:05:00Z">
        <w:r w:rsidR="00162BD5">
          <w:t>mean body</w:t>
        </w:r>
      </w:ins>
      <w:r>
        <w:t xml:space="preserve"> size is not the same as the </w:t>
      </w:r>
      <w:del w:id="151" w:author="Anna Gårdmark" w:date="2022-02-09T19:05:00Z">
        <w:r w:rsidDel="00162BD5">
          <w:delText xml:space="preserve">average </w:delText>
        </w:r>
      </w:del>
      <w:ins w:id="152" w:author="Anna Gårdmark" w:date="2022-02-09T19:05:00Z">
        <w:r w:rsidR="00162BD5">
          <w:t xml:space="preserve">mean </w:t>
        </w:r>
      </w:ins>
      <w:r>
        <w:t xml:space="preserve">population trait value (Bernhardt </w:t>
      </w:r>
      <w:r>
        <w:rPr>
          <w:i/>
        </w:rPr>
        <w:t>et al.</w:t>
      </w:r>
      <w:r>
        <w:t xml:space="preserve"> 2018). </w:t>
      </w:r>
    </w:p>
    <w:p w14:paraId="00000024" w14:textId="47FD70A7" w:rsidR="00037DE8" w:rsidRDefault="001B1A85">
      <w:pPr>
        <w:spacing w:line="480" w:lineRule="auto"/>
        <w:ind w:firstLine="284"/>
        <w:jc w:val="both"/>
      </w:pPr>
      <w:r>
        <w:lastRenderedPageBreak/>
        <w:t>The</w:t>
      </w:r>
      <w:ins w:id="153" w:author="Anna Gårdmark" w:date="2022-02-09T18:17:00Z">
        <w:r w:rsidR="0008422D">
          <w:t xml:space="preserve"> population size distribution</w:t>
        </w:r>
      </w:ins>
      <w:r>
        <w:t xml:space="preserve"> </w:t>
      </w:r>
      <w:proofErr w:type="gramStart"/>
      <w:ins w:id="154" w:author="Anna Gårdmark" w:date="2022-02-09T18:17:00Z">
        <w:r w:rsidR="0008422D">
          <w:t>can be represented</w:t>
        </w:r>
        <w:proofErr w:type="gramEnd"/>
        <w:r w:rsidR="0008422D">
          <w:t xml:space="preserve"> as a </w:t>
        </w:r>
      </w:ins>
      <w:r>
        <w:t>size-spectrum</w:t>
      </w:r>
      <w:ins w:id="155" w:author="Anna Gårdmark" w:date="2022-02-09T18:17:00Z">
        <w:r w:rsidR="0008422D">
          <w:t>, which</w:t>
        </w:r>
      </w:ins>
      <w:r>
        <w:t xml:space="preserve"> is the </w:t>
      </w:r>
      <w:del w:id="156" w:author="Anna Gårdmark" w:date="2022-02-09T19:21:00Z">
        <w:r w:rsidDel="00832A7F">
          <w:delText xml:space="preserve">relationship between </w:delText>
        </w:r>
      </w:del>
      <w:r>
        <w:t>number</w:t>
      </w:r>
      <w:ins w:id="157" w:author="Anna Gårdmark" w:date="2022-02-09T19:20:00Z">
        <w:r w:rsidR="00832A7F">
          <w:t xml:space="preserve"> </w:t>
        </w:r>
      </w:ins>
      <w:del w:id="158" w:author="Anna Gårdmark" w:date="2022-02-09T19:21:00Z">
        <w:r w:rsidDel="00832A7F">
          <w:delText xml:space="preserve"> </w:delText>
        </w:r>
      </w:del>
      <w:r>
        <w:t xml:space="preserve">of individuals in </w:t>
      </w:r>
      <w:del w:id="159" w:author="Anna Gårdmark" w:date="2022-02-09T19:22:00Z">
        <w:r w:rsidDel="00832A7F">
          <w:delText xml:space="preserve">a </w:delText>
        </w:r>
      </w:del>
      <w:ins w:id="160" w:author="Anna Gårdmark" w:date="2022-02-09T19:22:00Z">
        <w:r w:rsidR="00832A7F">
          <w:t xml:space="preserve">different </w:t>
        </w:r>
      </w:ins>
      <w:r>
        <w:t>body-size class</w:t>
      </w:r>
      <w:ins w:id="161" w:author="Anna Gårdmark" w:date="2022-02-09T19:22:00Z">
        <w:r w:rsidR="00832A7F">
          <w:t>es related to the mean size of each class</w:t>
        </w:r>
      </w:ins>
      <w:del w:id="162" w:author="Anna Gårdmark" w:date="2022-02-09T19:20:00Z">
        <w:r w:rsidDel="00832A7F">
          <w:delText xml:space="preserve"> and the average size of that class</w:delText>
        </w:r>
      </w:del>
      <w:ins w:id="163" w:author="Anna Gårdmark" w:date="2022-02-09T19:07:00Z">
        <w:r w:rsidR="00162BD5">
          <w:t xml:space="preserve">. </w:t>
        </w:r>
      </w:ins>
      <w:del w:id="164" w:author="Anna Gårdmark" w:date="2022-02-09T19:07:00Z">
        <w:r w:rsidDel="00162BD5">
          <w:delText>, and t</w:delText>
        </w:r>
      </w:del>
      <w:ins w:id="165" w:author="Anna Gårdmark" w:date="2022-02-09T19:07:00Z">
        <w:r w:rsidR="00162BD5">
          <w:t>T</w:t>
        </w:r>
      </w:ins>
      <w:r>
        <w:t>he size-spectrum slope (</w:t>
      </w:r>
      <m:oMath>
        <m:r>
          <w:rPr>
            <w:rFonts w:ascii="Cambria Math" w:hAnsi="Cambria Math"/>
          </w:rPr>
          <m:t>γ</m:t>
        </m:r>
      </m:oMath>
      <w:r>
        <w:t>) is the often-linear relationship between the</w:t>
      </w:r>
      <w:ins w:id="166" w:author="Anna Gårdmark" w:date="2022-02-09T19:07:00Z">
        <w:r w:rsidR="00162BD5">
          <w:t>se</w:t>
        </w:r>
      </w:ins>
      <w:r>
        <w:t xml:space="preserve"> </w:t>
      </w:r>
      <w:del w:id="167" w:author="Anna Gårdmark" w:date="2022-02-09T19:23:00Z">
        <w:r w:rsidDel="00832A7F">
          <w:delText xml:space="preserve">two </w:delText>
        </w:r>
      </w:del>
      <w:r>
        <w:t xml:space="preserve">variables on a log-log scale (Sheldon </w:t>
      </w:r>
      <w:r>
        <w:rPr>
          <w:i/>
        </w:rPr>
        <w:t>et al.</w:t>
      </w:r>
      <w:r>
        <w:t xml:space="preserve"> 1973; White </w:t>
      </w:r>
      <w:r>
        <w:rPr>
          <w:i/>
        </w:rPr>
        <w:t>et al.</w:t>
      </w:r>
      <w:r>
        <w:t xml:space="preserve"> 2007; Edwards </w:t>
      </w:r>
      <w:r>
        <w:rPr>
          <w:i/>
        </w:rPr>
        <w:t>et al.</w:t>
      </w:r>
      <w:r>
        <w:t xml:space="preserve"> 2017). Hence, </w:t>
      </w:r>
      <w:del w:id="168" w:author="Anna Gårdmark" w:date="2022-02-09T19:23:00Z">
        <w:r w:rsidDel="00832A7F">
          <w:delText xml:space="preserve">it </w:delText>
        </w:r>
      </w:del>
      <w:ins w:id="169" w:author="Anna Gårdmark" w:date="2022-02-09T19:23:00Z">
        <w:r w:rsidR="00832A7F">
          <w:t xml:space="preserve">the size-spectrum slope </w:t>
        </w:r>
      </w:ins>
      <w:r>
        <w:t xml:space="preserve">implicitly captures temperature-dependent ecological processes such as body growth, mortality and recruitment (Blanchard </w:t>
      </w:r>
      <w:r>
        <w:rPr>
          <w:i/>
        </w:rPr>
        <w:t>et al.</w:t>
      </w:r>
      <w:r>
        <w:t xml:space="preserve"> 2017; </w:t>
      </w:r>
      <w:proofErr w:type="spellStart"/>
      <w:r>
        <w:t>Heneghan</w:t>
      </w:r>
      <w:proofErr w:type="spellEnd"/>
      <w:r>
        <w:t xml:space="preserve"> </w:t>
      </w:r>
      <w:r>
        <w:rPr>
          <w:i/>
        </w:rPr>
        <w:t>et al.</w:t>
      </w:r>
      <w:r>
        <w:t xml:space="preserve"> 2019). Despite its rich theoretical foundation (Andersen 2019) and usefulness as an ecological indicator</w:t>
      </w:r>
      <w:ins w:id="170" w:author="Anna Gårdmark" w:date="2022-02-09T19:23:00Z">
        <w:r w:rsidR="00832A7F">
          <w:t xml:space="preserve"> (ref)</w:t>
        </w:r>
      </w:ins>
      <w:r>
        <w:t xml:space="preserve">, </w:t>
      </w:r>
      <w:del w:id="171" w:author="Anna Gårdmark" w:date="2022-02-09T18:18:00Z">
        <w:r w:rsidDel="00927478">
          <w:delText xml:space="preserve">relatively </w:delText>
        </w:r>
      </w:del>
      <w:r>
        <w:t xml:space="preserve">few studies have evaluated warming-effects on the species size-spectrum in larger bodied species </w:t>
      </w:r>
      <w:sdt>
        <w:sdtPr>
          <w:tag w:val="goog_rdk_8"/>
          <w:id w:val="1086888571"/>
        </w:sdtPr>
        <w:sdtContent>
          <w:commentRangeStart w:id="172"/>
        </w:sdtContent>
      </w:sdt>
      <w:r>
        <w:t xml:space="preserve">(but see (Blanchard </w:t>
      </w:r>
      <w:r>
        <w:rPr>
          <w:i/>
        </w:rPr>
        <w:t>et al.</w:t>
      </w:r>
      <w:r>
        <w:t xml:space="preserve"> 2005))</w:t>
      </w:r>
      <w:commentRangeEnd w:id="172"/>
      <w:r>
        <w:commentReference w:id="172"/>
      </w:r>
      <w:r>
        <w:t xml:space="preserve">. </w:t>
      </w:r>
      <w:del w:id="173" w:author="Anna Gårdmark" w:date="2022-02-09T19:08:00Z">
        <w:r w:rsidDel="008F4827">
          <w:delText xml:space="preserve">This could be due to a lack of theoretical predictions for how species spectra will change with warming </w:delText>
        </w:r>
        <w:commentRangeStart w:id="174"/>
        <w:r w:rsidDel="008F4827">
          <w:delText xml:space="preserve">(note that in unicellular multispecies communities, slopes are predicted to decline as smaller-bodied species become more dominant (Daufresne </w:delText>
        </w:r>
        <w:r w:rsidDel="008F4827">
          <w:rPr>
            <w:i/>
          </w:rPr>
          <w:delText>et al.</w:delText>
        </w:r>
        <w:r w:rsidDel="008F4827">
          <w:delText xml:space="preserve"> 2009; Yvon‐Durocher </w:delText>
        </w:r>
        <w:r w:rsidDel="008F4827">
          <w:rPr>
            <w:i/>
          </w:rPr>
          <w:delText>et al.</w:delText>
        </w:r>
        <w:r w:rsidDel="008F4827">
          <w:delText xml:space="preserve"> 2011)). </w:delText>
        </w:r>
        <w:commentRangeEnd w:id="174"/>
        <w:r w:rsidR="00927478" w:rsidDel="008F4827">
          <w:rPr>
            <w:rStyle w:val="Kommentarsreferens"/>
          </w:rPr>
          <w:commentReference w:id="174"/>
        </w:r>
        <w:r w:rsidDel="008F4827">
          <w:delText>Perhaps it is difficult to reconcile t</w:delText>
        </w:r>
      </w:del>
      <w:proofErr w:type="gramStart"/>
      <w:ins w:id="175" w:author="Anna Gårdmark" w:date="2022-02-09T19:08:00Z">
        <w:r w:rsidR="008F4827">
          <w:t>T</w:t>
        </w:r>
      </w:ins>
      <w:r>
        <w:t>he</w:t>
      </w:r>
      <w:ins w:id="176" w:author="Anna Gårdmark" w:date="2022-02-09T19:08:00Z">
        <w:r w:rsidR="008F4827">
          <w:t>re are</w:t>
        </w:r>
      </w:ins>
      <w:r>
        <w:t xml:space="preserve"> numerous </w:t>
      </w:r>
      <w:ins w:id="177" w:author="Anna Gårdmark" w:date="2022-02-09T18:23:00Z">
        <w:r w:rsidR="00927478">
          <w:t>ways</w:t>
        </w:r>
      </w:ins>
      <w:commentRangeStart w:id="178"/>
      <w:del w:id="179" w:author="Anna Gårdmark" w:date="2022-02-09T18:23:00Z">
        <w:r w:rsidDel="00927478">
          <w:delText>patch</w:delText>
        </w:r>
      </w:del>
      <w:r>
        <w:t xml:space="preserve"> </w:t>
      </w:r>
      <w:commentRangeEnd w:id="178"/>
      <w:r w:rsidR="001F4275">
        <w:rPr>
          <w:rStyle w:val="Kommentarsreferens"/>
        </w:rPr>
        <w:commentReference w:id="178"/>
      </w:r>
      <w:r>
        <w:t>by which the species size-spectrum could change with warming (</w:t>
      </w:r>
      <w:proofErr w:type="spellStart"/>
      <w:r>
        <w:t>Heneghan</w:t>
      </w:r>
      <w:proofErr w:type="spellEnd"/>
      <w:r>
        <w:t xml:space="preserve"> </w:t>
      </w:r>
      <w:r>
        <w:rPr>
          <w:i/>
        </w:rPr>
        <w:t>et al.</w:t>
      </w:r>
      <w:r>
        <w:t xml:space="preserve"> 2019)</w:t>
      </w:r>
      <w:proofErr w:type="gramEnd"/>
      <w:r>
        <w:t xml:space="preserve">. For instance, the clearest </w:t>
      </w:r>
      <w:del w:id="180" w:author="Anna Gårdmark" w:date="2022-02-09T18:21:00Z">
        <w:r w:rsidDel="00927478">
          <w:delText xml:space="preserve">effect </w:delText>
        </w:r>
      </w:del>
      <w:ins w:id="181" w:author="Anna Gårdmark" w:date="2022-02-09T18:21:00Z">
        <w:r w:rsidR="00927478">
          <w:t xml:space="preserve">consequence </w:t>
        </w:r>
      </w:ins>
      <w:r>
        <w:t xml:space="preserve">of TSR </w:t>
      </w:r>
      <w:del w:id="182" w:author="Anna Gårdmark" w:date="2022-02-09T18:21:00Z">
        <w:r w:rsidDel="00927478">
          <w:delText xml:space="preserve">on </w:delText>
        </w:r>
      </w:del>
      <w:ins w:id="183" w:author="Anna Gårdmark" w:date="2022-02-09T18:21:00Z">
        <w:r w:rsidR="00927478">
          <w:t xml:space="preserve">for </w:t>
        </w:r>
      </w:ins>
      <w:r>
        <w:t xml:space="preserve">the size-spectrum is a decline in </w:t>
      </w:r>
      <w:del w:id="184" w:author="Anna Gårdmark" w:date="2022-02-09T19:08:00Z">
        <w:r w:rsidDel="008F4827">
          <w:delText xml:space="preserve">the </w:delText>
        </w:r>
      </w:del>
      <w:r>
        <w:t xml:space="preserve">maximum size. However, </w:t>
      </w:r>
      <w:del w:id="185" w:author="Anna Gårdmark" w:date="2022-02-09T19:09:00Z">
        <w:r w:rsidDel="008F4827">
          <w:delText xml:space="preserve">if </w:delText>
        </w:r>
      </w:del>
      <w:ins w:id="186" w:author="Anna Gårdmark" w:date="2022-02-09T19:09:00Z">
        <w:r w:rsidR="008F4827">
          <w:t xml:space="preserve">unless </w:t>
        </w:r>
      </w:ins>
      <w:ins w:id="187" w:author="Anna Gårdmark" w:date="2022-02-09T18:23:00Z">
        <w:r w:rsidR="00927478">
          <w:t xml:space="preserve">warming </w:t>
        </w:r>
      </w:ins>
      <w:ins w:id="188" w:author="Anna Gårdmark" w:date="2022-02-09T19:09:00Z">
        <w:r w:rsidR="008F4827">
          <w:t xml:space="preserve">also alters </w:t>
        </w:r>
      </w:ins>
      <w:r>
        <w:t>the relative abundance</w:t>
      </w:r>
      <w:ins w:id="189" w:author="Anna Gårdmark" w:date="2022-02-09T18:22:00Z">
        <w:r w:rsidR="00927478">
          <w:t>s</w:t>
        </w:r>
      </w:ins>
      <w:r>
        <w:t xml:space="preserve"> of juveniles and adults</w:t>
      </w:r>
      <w:del w:id="190" w:author="Anna Gårdmark" w:date="2022-02-09T19:10:00Z">
        <w:r w:rsidDel="008F4827">
          <w:delText xml:space="preserve"> remain</w:delText>
        </w:r>
      </w:del>
      <w:del w:id="191" w:author="Anna Gårdmark" w:date="2022-02-09T18:22:00Z">
        <w:r w:rsidDel="00927478">
          <w:delText>s</w:delText>
        </w:r>
      </w:del>
      <w:del w:id="192" w:author="Anna Gårdmark" w:date="2022-02-09T19:10:00Z">
        <w:r w:rsidDel="008F4827">
          <w:delText xml:space="preserve"> constant</w:delText>
        </w:r>
      </w:del>
      <w:r>
        <w:t xml:space="preserve">, </w:t>
      </w:r>
      <w:del w:id="193" w:author="Anna Gårdmark" w:date="2022-02-09T18:24:00Z">
        <w:r w:rsidDel="00927478">
          <w:delText xml:space="preserve">but </w:delText>
        </w:r>
      </w:del>
      <w:r>
        <w:t xml:space="preserve">the same number of adults </w:t>
      </w:r>
      <w:del w:id="194" w:author="Anna Gårdmark" w:date="2022-02-09T18:24:00Z">
        <w:r w:rsidDel="00927478">
          <w:delText xml:space="preserve">now </w:delText>
        </w:r>
      </w:del>
      <w:ins w:id="195" w:author="Anna Gårdmark" w:date="2022-02-09T19:10:00Z">
        <w:r w:rsidR="008F4827">
          <w:t>will</w:t>
        </w:r>
      </w:ins>
      <w:ins w:id="196" w:author="Anna Gårdmark" w:date="2022-02-09T18:24:00Z">
        <w:r w:rsidR="00927478">
          <w:t xml:space="preserve"> </w:t>
        </w:r>
      </w:ins>
      <w:r>
        <w:t xml:space="preserve">accumulate in a smaller size-range, </w:t>
      </w:r>
      <w:ins w:id="197" w:author="Anna Gårdmark" w:date="2022-02-09T18:25:00Z">
        <w:r w:rsidR="00927478">
          <w:t>resulting in a less steep</w:t>
        </w:r>
      </w:ins>
      <w:del w:id="198" w:author="Anna Gårdmark" w:date="2022-02-09T18:25:00Z">
        <w:r w:rsidDel="00927478">
          <w:delText>the</w:delText>
        </w:r>
      </w:del>
      <w:r>
        <w:t xml:space="preserve"> </w:t>
      </w:r>
      <w:ins w:id="199" w:author="Anna Gårdmark" w:date="2022-02-09T18:25:00Z">
        <w:r w:rsidR="00927478">
          <w:t xml:space="preserve">slope of the </w:t>
        </w:r>
      </w:ins>
      <w:r>
        <w:t>size-spectrum</w:t>
      </w:r>
      <w:del w:id="200" w:author="Anna Gårdmark" w:date="2022-02-09T18:25:00Z">
        <w:r w:rsidDel="00927478">
          <w:delText xml:space="preserve"> slope could become less steep</w:delText>
        </w:r>
      </w:del>
      <w:r>
        <w:t xml:space="preserve">. </w:t>
      </w:r>
      <w:ins w:id="201" w:author="Anna Gårdmark" w:date="2022-02-09T18:28:00Z">
        <w:r w:rsidR="00A21F67">
          <w:t xml:space="preserve">Warming can </w:t>
        </w:r>
      </w:ins>
      <w:ins w:id="202" w:author="Anna Gårdmark" w:date="2022-02-09T19:11:00Z">
        <w:r w:rsidR="008F4827">
          <w:t xml:space="preserve">also </w:t>
        </w:r>
      </w:ins>
      <w:ins w:id="203" w:author="Anna Gårdmark" w:date="2022-02-09T18:29:00Z">
        <w:r w:rsidR="00A21F67">
          <w:t>lead to e</w:t>
        </w:r>
      </w:ins>
      <w:del w:id="204" w:author="Anna Gårdmark" w:date="2022-02-09T18:29:00Z">
        <w:r w:rsidDel="00A21F67">
          <w:delText>E</w:delText>
        </w:r>
      </w:del>
      <w:r>
        <w:t>levated mortality</w:t>
      </w:r>
      <w:ins w:id="205" w:author="Anna Gårdmark" w:date="2022-02-09T18:29:00Z">
        <w:r w:rsidR="00A21F67">
          <w:t>, which</w:t>
        </w:r>
      </w:ins>
      <w:del w:id="206" w:author="Anna Gårdmark" w:date="2022-02-09T18:29:00Z">
        <w:r w:rsidDel="00A21F67">
          <w:delText xml:space="preserve"> </w:delText>
        </w:r>
      </w:del>
      <w:ins w:id="207" w:author="Anna Gårdmark" w:date="2022-02-09T18:27:00Z">
        <w:r w:rsidR="00927478">
          <w:t xml:space="preserve"> </w:t>
        </w:r>
      </w:ins>
      <w:r>
        <w:t xml:space="preserve">truncates the age-distribution towards younger individuals (Barnett </w:t>
      </w:r>
      <w:r>
        <w:rPr>
          <w:i/>
        </w:rPr>
        <w:t>et al.</w:t>
      </w:r>
      <w:r>
        <w:t xml:space="preserve"> 2017)</w:t>
      </w:r>
      <w:ins w:id="208" w:author="Anna Gårdmark" w:date="2022-02-09T18:30:00Z">
        <w:r w:rsidR="00A21F67">
          <w:t>.</w:t>
        </w:r>
      </w:ins>
      <w:del w:id="209" w:author="Anna Gårdmark" w:date="2022-02-09T18:30:00Z">
        <w:r w:rsidDel="00A21F67">
          <w:delText>, but i</w:delText>
        </w:r>
      </w:del>
      <w:ins w:id="210" w:author="Anna Gårdmark" w:date="2022-02-09T18:30:00Z">
        <w:r w:rsidR="00A21F67">
          <w:t xml:space="preserve"> I</w:t>
        </w:r>
      </w:ins>
      <w:r>
        <w:t xml:space="preserve">ncreased growth rates </w:t>
      </w:r>
      <w:del w:id="211" w:author="Anna Gårdmark" w:date="2022-02-09T18:31:00Z">
        <w:r w:rsidDel="00A21F67">
          <w:delText xml:space="preserve">(from warming, reduced density dependence or both) </w:delText>
        </w:r>
      </w:del>
      <w:r>
        <w:t>can</w:t>
      </w:r>
      <w:ins w:id="212" w:author="Anna Gårdmark" w:date="2022-02-09T18:31:00Z">
        <w:r w:rsidR="00A21F67">
          <w:t xml:space="preserve"> however</w:t>
        </w:r>
      </w:ins>
      <w:r>
        <w:t xml:space="preserve"> counter the effects of mortality on abundance-at-size</w:t>
      </w:r>
      <w:del w:id="213" w:author="Anna Gårdmark" w:date="2022-02-09T19:11:00Z">
        <w:r w:rsidDel="008F4827">
          <w:delText xml:space="preserve"> </w:delText>
        </w:r>
      </w:del>
      <w:ins w:id="214" w:author="Anna Gårdmark" w:date="2022-02-09T19:11:00Z">
        <w:r w:rsidR="008F4827">
          <w:t>,</w:t>
        </w:r>
      </w:ins>
      <w:del w:id="215" w:author="Anna Gårdmark" w:date="2022-02-09T19:11:00Z">
        <w:r w:rsidDel="008F4827">
          <w:delText>–</w:delText>
        </w:r>
      </w:del>
      <w:r>
        <w:t xml:space="preserve"> unless only small individuals benefit from warming (</w:t>
      </w:r>
      <w:proofErr w:type="spellStart"/>
      <w:r>
        <w:t>Daufresne</w:t>
      </w:r>
      <w:proofErr w:type="spellEnd"/>
      <w:r>
        <w:t xml:space="preserve"> </w:t>
      </w:r>
      <w:r>
        <w:rPr>
          <w:i/>
        </w:rPr>
        <w:t>et al.</w:t>
      </w:r>
      <w:r>
        <w:t xml:space="preserve"> 2009; Lindmark </w:t>
      </w:r>
      <w:r>
        <w:rPr>
          <w:i/>
        </w:rPr>
        <w:t>et al.</w:t>
      </w:r>
      <w:r>
        <w:t xml:space="preserve"> 2021). </w:t>
      </w:r>
      <w:ins w:id="216" w:author="Anna Gårdmark" w:date="2022-02-09T19:12:00Z">
        <w:r w:rsidR="008F4827">
          <w:t>Growth rates can increase due to physiological response</w:t>
        </w:r>
      </w:ins>
      <w:ins w:id="217" w:author="Anna Gårdmark" w:date="2022-02-09T19:13:00Z">
        <w:r w:rsidR="008F4827">
          <w:t>s</w:t>
        </w:r>
      </w:ins>
      <w:ins w:id="218" w:author="Anna Gårdmark" w:date="2022-02-09T19:12:00Z">
        <w:r w:rsidR="008F4827">
          <w:t xml:space="preserve"> to higher tem</w:t>
        </w:r>
      </w:ins>
      <w:ins w:id="219" w:author="Anna Gårdmark" w:date="2022-02-09T19:14:00Z">
        <w:r w:rsidR="008F4827">
          <w:t>p</w:t>
        </w:r>
      </w:ins>
      <w:ins w:id="220" w:author="Anna Gårdmark" w:date="2022-02-09T19:13:00Z">
        <w:r w:rsidR="008F4827">
          <w:t xml:space="preserve">eratures, or reduced density-dependence following warming-induced mortality, or both. </w:t>
        </w:r>
      </w:ins>
      <w:commentRangeStart w:id="221"/>
      <w:r>
        <w:t xml:space="preserve">Hence, the effect of warming on the size-spectrum depends on several interlinked processes affecting </w:t>
      </w:r>
      <w:r>
        <w:lastRenderedPageBreak/>
        <w:t>abundance-at-size and size-at-age.</w:t>
      </w:r>
      <w:commentRangeEnd w:id="221"/>
      <w:r w:rsidR="00A21F67">
        <w:rPr>
          <w:rStyle w:val="Kommentarsreferens"/>
        </w:rPr>
        <w:commentReference w:id="221"/>
      </w:r>
      <w:ins w:id="222" w:author="Anna Gårdmark" w:date="2022-02-09T18:32:00Z">
        <w:r w:rsidR="00A21F67">
          <w:t xml:space="preserve"> Yet, while warming effects on </w:t>
        </w:r>
      </w:ins>
      <w:ins w:id="223" w:author="Anna Gårdmark" w:date="2022-02-09T18:33:00Z">
        <w:r w:rsidR="00A21F67">
          <w:t xml:space="preserve">ectotherm body </w:t>
        </w:r>
      </w:ins>
      <w:ins w:id="224" w:author="Anna Gårdmark" w:date="2022-02-09T18:32:00Z">
        <w:r w:rsidR="00A21F67">
          <w:t>growth has been thoroughly studied</w:t>
        </w:r>
      </w:ins>
      <w:ins w:id="225" w:author="Anna Gårdmark" w:date="2022-02-09T18:35:00Z">
        <w:r w:rsidR="00A21F67">
          <w:t xml:space="preserve"> (ref, ref, ref)</w:t>
        </w:r>
      </w:ins>
      <w:ins w:id="226" w:author="Anna Gårdmark" w:date="2022-02-09T18:33:00Z">
        <w:r w:rsidR="00A21F67">
          <w:t>, those on mortality</w:t>
        </w:r>
      </w:ins>
      <w:ins w:id="227" w:author="Anna Gårdmark" w:date="2022-02-09T18:34:00Z">
        <w:r w:rsidR="00A21F67">
          <w:t xml:space="preserve"> in wild populations have not, nor their joint consequences for population size-spectra</w:t>
        </w:r>
      </w:ins>
      <w:ins w:id="228" w:author="Anna Gårdmark" w:date="2022-02-09T18:36:00Z">
        <w:r w:rsidR="00A21F67">
          <w:t xml:space="preserve"> in warming environments</w:t>
        </w:r>
      </w:ins>
      <w:ins w:id="229" w:author="Anna Gårdmark" w:date="2022-02-09T18:34:00Z">
        <w:r w:rsidR="00A21F67">
          <w:t>.</w:t>
        </w:r>
      </w:ins>
    </w:p>
    <w:p w14:paraId="00000025" w14:textId="6226D0C1" w:rsidR="00037DE8" w:rsidRDefault="001B1A85">
      <w:pPr>
        <w:spacing w:line="480" w:lineRule="auto"/>
        <w:ind w:firstLine="284"/>
        <w:jc w:val="both"/>
      </w:pPr>
      <w:del w:id="230" w:author="Anna Gårdmark" w:date="2022-02-09T19:15:00Z">
        <w:r w:rsidDel="008F4827">
          <w:delText>In this study, w</w:delText>
        </w:r>
      </w:del>
      <w:ins w:id="231" w:author="Anna Gårdmark" w:date="2022-02-09T19:15:00Z">
        <w:r w:rsidR="008F4827">
          <w:t>W</w:t>
        </w:r>
      </w:ins>
      <w:r>
        <w:t>e use</w:t>
      </w:r>
      <w:ins w:id="232" w:author="Anna Gårdmark" w:date="2022-02-09T19:15:00Z">
        <w:r w:rsidR="008F4827">
          <w:t>d</w:t>
        </w:r>
      </w:ins>
      <w:r>
        <w:t xml:space="preserve"> data from </w:t>
      </w:r>
      <w:del w:id="233" w:author="Anna Gårdmark" w:date="2022-02-09T18:37:00Z">
        <w:r w:rsidDel="00A21F67">
          <w:delText xml:space="preserve">the </w:delText>
        </w:r>
      </w:del>
      <w:ins w:id="234" w:author="Anna Gårdmark" w:date="2022-02-09T18:37:00Z">
        <w:r w:rsidR="00A21F67">
          <w:t xml:space="preserve">a </w:t>
        </w:r>
      </w:ins>
      <w:r>
        <w:t>unique large-scale</w:t>
      </w:r>
      <w:ins w:id="235" w:author="Anna Gårdmark" w:date="2022-02-09T19:15:00Z">
        <w:r w:rsidR="008F4827">
          <w:t xml:space="preserve"> 23-year-long</w:t>
        </w:r>
      </w:ins>
      <w:r>
        <w:t xml:space="preserve"> </w:t>
      </w:r>
      <w:ins w:id="236" w:author="Anna Gårdmark" w:date="2022-02-09T19:15:00Z">
        <w:r w:rsidR="008F4827">
          <w:t xml:space="preserve">experiment </w:t>
        </w:r>
      </w:ins>
      <w:del w:id="237" w:author="Anna Gårdmark" w:date="2022-02-09T18:37:00Z">
        <w:r w:rsidDel="00A21F67">
          <w:delText xml:space="preserve">semi-natural </w:delText>
        </w:r>
      </w:del>
      <w:ins w:id="238" w:author="Anna Gårdmark" w:date="2022-02-09T18:37:00Z">
        <w:r w:rsidR="00A21F67">
          <w:t xml:space="preserve">heating </w:t>
        </w:r>
      </w:ins>
      <w:del w:id="239" w:author="Anna Gårdmark" w:date="2022-02-09T19:15:00Z">
        <w:r w:rsidDel="008F4827">
          <w:delText xml:space="preserve">experiment </w:delText>
        </w:r>
      </w:del>
      <w:ins w:id="240" w:author="Anna Gårdmark" w:date="2022-02-09T18:37:00Z">
        <w:r w:rsidR="00A21F67">
          <w:t>a coastal ecosystem</w:t>
        </w:r>
      </w:ins>
      <w:del w:id="241" w:author="Anna Gårdmark" w:date="2022-02-09T18:37:00Z">
        <w:r w:rsidDel="00A21F67">
          <w:delText xml:space="preserve">that is the </w:delText>
        </w:r>
        <w:commentRangeStart w:id="242"/>
        <w:r w:rsidDel="00A21F67">
          <w:delText>Biotest lake</w:delText>
        </w:r>
      </w:del>
      <w:commentRangeEnd w:id="242"/>
      <w:r w:rsidR="00A21F67">
        <w:rPr>
          <w:rStyle w:val="Kommentarsreferens"/>
        </w:rPr>
        <w:commentReference w:id="242"/>
      </w:r>
      <w:del w:id="243" w:author="Anna Gårdmark" w:date="2022-02-09T19:16:00Z">
        <w:r w:rsidDel="008F4827">
          <w:delText xml:space="preserve"> </w:delText>
        </w:r>
      </w:del>
      <w:ins w:id="244" w:author="Anna Gårdmark" w:date="2022-02-09T18:39:00Z">
        <w:r w:rsidR="00100F78">
          <w:t xml:space="preserve"> </w:t>
        </w:r>
      </w:ins>
      <w:r>
        <w:t xml:space="preserve">to quantify </w:t>
      </w:r>
      <w:ins w:id="245" w:author="Anna Gårdmark" w:date="2022-02-09T18:39:00Z">
        <w:r w:rsidR="00100F78">
          <w:t xml:space="preserve">how warming </w:t>
        </w:r>
      </w:ins>
      <w:r>
        <w:t>change</w:t>
      </w:r>
      <w:ins w:id="246" w:author="Anna Gårdmark" w:date="2022-02-09T18:41:00Z">
        <w:r w:rsidR="00100F78">
          <w:t>d</w:t>
        </w:r>
      </w:ins>
      <w:del w:id="247" w:author="Anna Gårdmark" w:date="2022-02-09T18:41:00Z">
        <w:r w:rsidDel="00100F78">
          <w:delText>s</w:delText>
        </w:r>
      </w:del>
      <w:r>
        <w:t xml:space="preserve"> </w:t>
      </w:r>
      <w:del w:id="248" w:author="Anna Gårdmark" w:date="2022-02-09T18:39:00Z">
        <w:r w:rsidDel="00100F78">
          <w:delText xml:space="preserve">in </w:delText>
        </w:r>
      </w:del>
      <w:ins w:id="249" w:author="Anna Gårdmark" w:date="2022-02-09T18:38:00Z">
        <w:r w:rsidR="00100F78">
          <w:t xml:space="preserve">fish </w:t>
        </w:r>
      </w:ins>
      <w:r>
        <w:t xml:space="preserve">body growth, mortality, and the size structure in a </w:t>
      </w:r>
      <w:del w:id="250" w:author="Anna Gårdmark" w:date="2022-02-09T18:38:00Z">
        <w:r w:rsidDel="00100F78">
          <w:delText xml:space="preserve">non-commercially </w:delText>
        </w:r>
      </w:del>
      <w:ins w:id="251" w:author="Anna Gårdmark" w:date="2022-02-09T18:38:00Z">
        <w:r w:rsidR="00100F78">
          <w:t>un</w:t>
        </w:r>
      </w:ins>
      <w:r>
        <w:t>exploited population of Eurasian perch (</w:t>
      </w:r>
      <w:proofErr w:type="spellStart"/>
      <w:r>
        <w:rPr>
          <w:i/>
        </w:rPr>
        <w:t>Perca</w:t>
      </w:r>
      <w:proofErr w:type="spellEnd"/>
      <w:r>
        <w:rPr>
          <w:i/>
        </w:rPr>
        <w:t xml:space="preserve"> </w:t>
      </w:r>
      <w:proofErr w:type="spellStart"/>
      <w:r>
        <w:rPr>
          <w:i/>
        </w:rPr>
        <w:t>fluviatilis</w:t>
      </w:r>
      <w:proofErr w:type="spellEnd"/>
      <w:r>
        <w:t xml:space="preserve">, </w:t>
      </w:r>
      <w:del w:id="252" w:author="Anna Gårdmark" w:date="2022-02-09T18:49:00Z">
        <w:r w:rsidDel="00300E1C">
          <w:delText xml:space="preserve">henceforth </w:delText>
        </w:r>
      </w:del>
      <w:ins w:id="253" w:author="Anna Gårdmark" w:date="2022-02-09T18:49:00Z">
        <w:r w:rsidR="00300E1C">
          <w:t>‘</w:t>
        </w:r>
      </w:ins>
      <w:r>
        <w:t>perch</w:t>
      </w:r>
      <w:ins w:id="254" w:author="Anna Gårdmark" w:date="2022-02-09T18:49:00Z">
        <w:r w:rsidR="00300E1C">
          <w:t>’</w:t>
        </w:r>
      </w:ins>
      <w:r>
        <w:t>)</w:t>
      </w:r>
      <w:ins w:id="255" w:author="Anna Gårdmark" w:date="2022-02-09T18:39:00Z">
        <w:r w:rsidR="00100F78">
          <w:t>.</w:t>
        </w:r>
      </w:ins>
      <w:ins w:id="256" w:author="Anna Gårdmark" w:date="2022-02-09T18:40:00Z">
        <w:r w:rsidR="00100F78">
          <w:t xml:space="preserve"> </w:t>
        </w:r>
      </w:ins>
      <w:ins w:id="257" w:author="Anna Gårdmark" w:date="2022-02-09T18:45:00Z">
        <w:r w:rsidR="00100F78">
          <w:t>We</w:t>
        </w:r>
      </w:ins>
      <w:ins w:id="258" w:author="Anna Gårdmark" w:date="2022-02-09T18:41:00Z">
        <w:r w:rsidR="00100F78">
          <w:t xml:space="preserve"> compare</w:t>
        </w:r>
      </w:ins>
      <w:ins w:id="259" w:author="Anna Gårdmark" w:date="2022-02-09T18:42:00Z">
        <w:r w:rsidR="00100F78">
          <w:t xml:space="preserve"> </w:t>
        </w:r>
      </w:ins>
      <w:ins w:id="260" w:author="Anna Gårdmark" w:date="2022-02-09T18:43:00Z">
        <w:r w:rsidR="00100F78">
          <w:t xml:space="preserve">fish from this enclosed bay </w:t>
        </w:r>
      </w:ins>
      <w:del w:id="261" w:author="Anna Gårdmark" w:date="2022-02-09T18:44:00Z">
        <w:r w:rsidDel="00100F78">
          <w:delText xml:space="preserve"> that was enclosed and </w:delText>
        </w:r>
      </w:del>
      <w:r>
        <w:t xml:space="preserve">exposed to temperatures 5-10 </w:t>
      </w:r>
      <m:oMath>
        <m:r>
          <w:rPr>
            <w:rFonts w:ascii="Cambria Math" w:eastAsia="Cambria Math" w:hAnsi="Cambria Math" w:cs="Cambria Math"/>
          </w:rPr>
          <m:t>℃</m:t>
        </m:r>
      </m:oMath>
      <w:r>
        <w:t xml:space="preserve"> above </w:t>
      </w:r>
      <w:del w:id="262" w:author="Anna Gårdmark" w:date="2022-02-09T18:44:00Z">
        <w:r w:rsidDel="00100F78">
          <w:delText xml:space="preserve">the </w:delText>
        </w:r>
      </w:del>
      <w:r>
        <w:t xml:space="preserve">normal </w:t>
      </w:r>
      <w:commentRangeStart w:id="263"/>
      <w:ins w:id="264" w:author="Anna Gårdmark" w:date="2022-02-09T18:44:00Z">
        <w:r w:rsidR="00100F78">
          <w:t xml:space="preserve">(‘warm area’) </w:t>
        </w:r>
      </w:ins>
      <w:commentRangeEnd w:id="263"/>
      <w:ins w:id="265" w:author="Anna Gårdmark" w:date="2022-02-09T18:50:00Z">
        <w:r w:rsidR="00300E1C">
          <w:rPr>
            <w:rStyle w:val="Kommentarsreferens"/>
          </w:rPr>
          <w:commentReference w:id="263"/>
        </w:r>
      </w:ins>
      <w:ins w:id="266" w:author="Anna Gårdmark" w:date="2022-02-09T18:44:00Z">
        <w:r w:rsidR="00100F78">
          <w:t xml:space="preserve">with fish from </w:t>
        </w:r>
      </w:ins>
      <w:del w:id="267" w:author="Anna Gårdmark" w:date="2022-02-09T18:44:00Z">
        <w:r w:rsidDel="00100F78">
          <w:delText xml:space="preserve">for 23 years, in relation to the </w:delText>
        </w:r>
      </w:del>
      <w:ins w:id="268" w:author="Anna Gårdmark" w:date="2022-02-09T18:44:00Z">
        <w:r w:rsidR="00100F78">
          <w:t xml:space="preserve">a </w:t>
        </w:r>
      </w:ins>
      <w:r>
        <w:t xml:space="preserve">reference </w:t>
      </w:r>
      <w:ins w:id="269" w:author="Anna Gårdmark" w:date="2022-02-09T18:44:00Z">
        <w:r w:rsidR="00100F78">
          <w:t>area (‘cold area’)</w:t>
        </w:r>
      </w:ins>
      <w:ins w:id="270" w:author="Anna Gårdmark" w:date="2022-02-09T18:45:00Z">
        <w:r w:rsidR="00100F78">
          <w:t xml:space="preserve"> in the adjacent</w:t>
        </w:r>
      </w:ins>
      <w:del w:id="271" w:author="Anna Gårdmark" w:date="2022-02-09T18:45:00Z">
        <w:r w:rsidDel="00100F78">
          <w:delText xml:space="preserve">outside the enclosure. The Biotest lake is a 1 </w:delText>
        </w:r>
        <m:oMath>
          <m:sSup>
            <m:sSupPr>
              <m:ctrlPr>
                <w:rPr>
                  <w:rFonts w:ascii="Cambria Math" w:eastAsia="Cambria Math" w:hAnsi="Cambria Math" w:cs="Cambria Math"/>
                </w:rPr>
              </m:ctrlPr>
            </m:sSupPr>
            <m:e>
              <m:r>
                <w:rPr>
                  <w:rFonts w:ascii="Cambria Math" w:eastAsia="Cambria Math" w:hAnsi="Cambria Math" w:cs="Cambria Math"/>
                </w:rPr>
                <m:t>km</m:t>
              </m:r>
            </m:e>
            <m:sup>
              <m:r>
                <w:rPr>
                  <w:rFonts w:ascii="Cambria Math" w:eastAsia="Cambria Math" w:hAnsi="Cambria Math" w:cs="Cambria Math"/>
                </w:rPr>
                <m:t>2</m:t>
              </m:r>
            </m:sup>
          </m:sSup>
        </m:oMath>
        <w:r w:rsidDel="00100F78">
          <w:delText xml:space="preserve"> artificial enclosure of Swedish Baltic Sea</w:delText>
        </w:r>
      </w:del>
      <w:r>
        <w:t xml:space="preserve"> </w:t>
      </w:r>
      <w:r>
        <w:rPr>
          <w:color w:val="000000"/>
        </w:rPr>
        <w:t>archipelago (Fig. 1)</w:t>
      </w:r>
      <w:ins w:id="272" w:author="Anna Gårdmark" w:date="2022-02-09T18:46:00Z">
        <w:r w:rsidR="00100F78">
          <w:rPr>
            <w:color w:val="000000"/>
          </w:rPr>
          <w:t>.</w:t>
        </w:r>
      </w:ins>
      <w:r>
        <w:t xml:space="preserve"> </w:t>
      </w:r>
      <w:customXmlDelRangeStart w:id="273" w:author="Anna Gårdmark" w:date="2022-02-09T18:46:00Z"/>
      <w:sdt>
        <w:sdtPr>
          <w:tag w:val="goog_rdk_9"/>
          <w:id w:val="1264422641"/>
        </w:sdtPr>
        <w:sdtContent>
          <w:customXmlDelRangeEnd w:id="273"/>
          <w:ins w:id="274" w:author="Malin Karlsson" w:date="2021-11-01T10:45:00Z">
            <w:del w:id="275" w:author="Anna Gårdmark" w:date="2022-02-09T18:46:00Z">
              <w:r w:rsidDel="00100F78">
                <w:delText xml:space="preserve"> which?</w:delText>
              </w:r>
            </w:del>
          </w:ins>
          <w:customXmlDelRangeStart w:id="276" w:author="Anna Gårdmark" w:date="2022-02-09T18:46:00Z"/>
        </w:sdtContent>
      </w:sdt>
      <w:customXmlDelRangeEnd w:id="276"/>
      <w:customXmlDelRangeStart w:id="277" w:author="Anna Gårdmark" w:date="2022-02-09T18:46:00Z"/>
      <w:sdt>
        <w:sdtPr>
          <w:tag w:val="goog_rdk_10"/>
          <w:id w:val="79486400"/>
        </w:sdtPr>
        <w:sdtContent>
          <w:customXmlDelRangeEnd w:id="277"/>
          <w:del w:id="278" w:author="Anna Gårdmark" w:date="2022-02-09T18:46:00Z">
            <w:r w:rsidDel="00100F78">
              <w:delText xml:space="preserve">that </w:delText>
            </w:r>
          </w:del>
          <w:customXmlDelRangeStart w:id="279" w:author="Anna Gårdmark" w:date="2022-02-09T18:46:00Z"/>
        </w:sdtContent>
      </w:sdt>
      <w:customXmlDelRangeEnd w:id="279"/>
      <w:del w:id="280" w:author="Anna Gårdmark" w:date="2022-02-09T18:46:00Z">
        <w:r w:rsidDel="00100F78">
          <w:delText>since 1980 has received warm cooling water from the nuclear power plant in Forsmark</w:delText>
        </w:r>
      </w:del>
      <w:customXmlDelRangeStart w:id="281" w:author="Anna Gårdmark" w:date="2022-02-09T18:46:00Z"/>
      <w:sdt>
        <w:sdtPr>
          <w:tag w:val="goog_rdk_11"/>
          <w:id w:val="1843353873"/>
        </w:sdtPr>
        <w:sdtContent>
          <w:customXmlDelRangeEnd w:id="281"/>
          <w:ins w:id="282" w:author="Malin Karlsson" w:date="2021-11-01T10:46:00Z">
            <w:del w:id="283" w:author="Anna Gårdmark" w:date="2022-02-09T18:46:00Z">
              <w:r w:rsidDel="00100F78">
                <w:delText>,</w:delText>
              </w:r>
            </w:del>
          </w:ins>
          <w:customXmlDelRangeStart w:id="284" w:author="Anna Gårdmark" w:date="2022-02-09T18:46:00Z"/>
        </w:sdtContent>
      </w:sdt>
      <w:customXmlDelRangeEnd w:id="284"/>
      <w:del w:id="285" w:author="Anna Gårdmark" w:date="2022-02-09T18:46:00Z">
        <w:r w:rsidDel="00100F78">
          <w:delText xml:space="preserve"> </w:delText>
        </w:r>
      </w:del>
      <w:customXmlDelRangeStart w:id="286" w:author="Anna Gårdmark" w:date="2022-02-09T18:46:00Z"/>
      <w:sdt>
        <w:sdtPr>
          <w:tag w:val="goog_rdk_12"/>
          <w:id w:val="1250313490"/>
        </w:sdtPr>
        <w:sdtContent>
          <w:customXmlDelRangeEnd w:id="286"/>
          <w:del w:id="287" w:author="Anna Gårdmark" w:date="2022-02-09T18:46:00Z">
            <w:r w:rsidDel="00100F78">
              <w:delText>and</w:delText>
            </w:r>
          </w:del>
          <w:customXmlDelRangeStart w:id="288" w:author="Anna Gårdmark" w:date="2022-02-09T18:46:00Z"/>
        </w:sdtContent>
      </w:sdt>
      <w:customXmlDelRangeEnd w:id="288"/>
      <w:del w:id="289" w:author="Anna Gårdmark" w:date="2022-02-09T18:46:00Z">
        <w:r w:rsidDel="00100F78">
          <w:delText xml:space="preserve"> where all types of fishing is banned (Adill </w:delText>
        </w:r>
        <w:r w:rsidDel="00100F78">
          <w:rPr>
            <w:i/>
          </w:rPr>
          <w:delText>et al.</w:delText>
        </w:r>
        <w:r w:rsidDel="00100F78">
          <w:delText xml:space="preserve"> 2013; Huss </w:delText>
        </w:r>
        <w:r w:rsidDel="00100F78">
          <w:rPr>
            <w:i/>
          </w:rPr>
          <w:delText>et al.</w:delText>
        </w:r>
        <w:r w:rsidDel="00100F78">
          <w:delText xml:space="preserve"> 2019). Henceforth, we refer to the Biotest as the warm and the reference as the cold area. </w:delText>
        </w:r>
      </w:del>
      <w:r>
        <w:t xml:space="preserve">Using hierarchical Bayesian models, we quantify </w:t>
      </w:r>
      <w:ins w:id="290" w:author="Anna Gårdmark" w:date="2022-02-09T18:48:00Z">
        <w:r w:rsidR="00300E1C">
          <w:t xml:space="preserve">differences in </w:t>
        </w:r>
      </w:ins>
      <w:r>
        <w:t>key individual-</w:t>
      </w:r>
      <w:ins w:id="291" w:author="Anna Gårdmark" w:date="2022-02-09T18:48:00Z">
        <w:r w:rsidR="00300E1C">
          <w:t xml:space="preserve"> </w:t>
        </w:r>
      </w:ins>
      <w:r>
        <w:t xml:space="preserve">and population level parameters, such as body growth, asymptotic size, mortality rates, and size-spectra between the </w:t>
      </w:r>
      <w:commentRangeStart w:id="292"/>
      <w:ins w:id="293" w:author="Anna Gårdmark" w:date="2022-02-09T18:52:00Z">
        <w:r w:rsidR="00300E1C">
          <w:t xml:space="preserve">warm and cold </w:t>
        </w:r>
        <w:commentRangeEnd w:id="292"/>
        <w:r w:rsidR="00300E1C">
          <w:rPr>
            <w:rStyle w:val="Kommentarsreferens"/>
          </w:rPr>
          <w:commentReference w:id="292"/>
        </w:r>
      </w:ins>
      <w:ins w:id="294" w:author="Anna Gårdmark" w:date="2022-02-09T18:53:00Z">
        <w:r w:rsidR="00300E1C">
          <w:t xml:space="preserve">coastal </w:t>
        </w:r>
      </w:ins>
      <w:r>
        <w:t>area</w:t>
      </w:r>
      <w:del w:id="295" w:author="Anna Gårdmark" w:date="2022-02-09T18:52:00Z">
        <w:r w:rsidDel="00300E1C">
          <w:delText>s</w:delText>
        </w:r>
      </w:del>
      <w:r>
        <w:t xml:space="preserve">. </w:t>
      </w:r>
    </w:p>
    <w:p w14:paraId="00000026" w14:textId="77777777" w:rsidR="00037DE8" w:rsidRDefault="00037DE8">
      <w:pPr>
        <w:spacing w:line="480" w:lineRule="auto"/>
        <w:jc w:val="both"/>
        <w:rPr>
          <w:sz w:val="28"/>
          <w:szCs w:val="28"/>
        </w:rPr>
      </w:pPr>
    </w:p>
    <w:p w14:paraId="00000027" w14:textId="77777777" w:rsidR="00037DE8" w:rsidRDefault="00C00598">
      <w:pPr>
        <w:spacing w:line="480" w:lineRule="auto"/>
        <w:jc w:val="both"/>
        <w:rPr>
          <w:sz w:val="28"/>
          <w:szCs w:val="28"/>
        </w:rPr>
      </w:pPr>
      <w:sdt>
        <w:sdtPr>
          <w:tag w:val="goog_rdk_13"/>
          <w:id w:val="247478690"/>
        </w:sdtPr>
        <w:sdtContent>
          <w:commentRangeStart w:id="296"/>
        </w:sdtContent>
      </w:sdt>
      <w:sdt>
        <w:sdtPr>
          <w:tag w:val="goog_rdk_14"/>
          <w:id w:val="1100213546"/>
        </w:sdtPr>
        <w:sdtContent>
          <w:commentRangeStart w:id="297"/>
        </w:sdtContent>
      </w:sdt>
      <w:r w:rsidR="001B1A85">
        <w:rPr>
          <w:sz w:val="28"/>
          <w:szCs w:val="28"/>
        </w:rPr>
        <w:t>Results</w:t>
      </w:r>
      <w:commentRangeEnd w:id="296"/>
      <w:r w:rsidR="001B1A85">
        <w:commentReference w:id="296"/>
      </w:r>
      <w:commentRangeEnd w:id="297"/>
      <w:r w:rsidR="001B1A85">
        <w:commentReference w:id="297"/>
      </w:r>
    </w:p>
    <w:p w14:paraId="00000028" w14:textId="45AC0A22" w:rsidR="00037DE8" w:rsidRDefault="001B1A85">
      <w:pPr>
        <w:spacing w:line="480" w:lineRule="auto"/>
        <w:jc w:val="both"/>
      </w:pPr>
      <w:r>
        <w:t xml:space="preserve">Analysis of </w:t>
      </w:r>
      <w:ins w:id="298" w:author="Anna Gårdmark" w:date="2022-02-10T08:54:00Z">
        <w:r w:rsidR="003A3F81">
          <w:t>fish (</w:t>
        </w:r>
      </w:ins>
      <w:ins w:id="299" w:author="Anna Gårdmark" w:date="2022-02-10T08:19:00Z">
        <w:r w:rsidR="00C00598">
          <w:t>perch</w:t>
        </w:r>
      </w:ins>
      <w:ins w:id="300" w:author="Anna Gårdmark" w:date="2022-02-10T08:54:00Z">
        <w:r w:rsidR="003A3F81">
          <w:t>)</w:t>
        </w:r>
      </w:ins>
      <w:ins w:id="301" w:author="Anna Gårdmark" w:date="2022-02-10T08:19:00Z">
        <w:r w:rsidR="00C00598">
          <w:t xml:space="preserve"> </w:t>
        </w:r>
      </w:ins>
      <w:r>
        <w:t xml:space="preserve">size-at-age using the von </w:t>
      </w:r>
      <w:proofErr w:type="spellStart"/>
      <w:r>
        <w:t>Bertalanffy</w:t>
      </w:r>
      <w:proofErr w:type="spellEnd"/>
      <w:r>
        <w:t xml:space="preserve"> growth equation (VBGE) revealed that </w:t>
      </w:r>
      <w:ins w:id="302" w:author="Anna Gårdmark" w:date="2022-02-10T08:54:00Z">
        <w:r w:rsidR="003A3F81">
          <w:t xml:space="preserve">fish </w:t>
        </w:r>
      </w:ins>
      <w:commentRangeStart w:id="303"/>
      <w:r>
        <w:t xml:space="preserve">cohorts </w:t>
      </w:r>
      <w:commentRangeEnd w:id="303"/>
      <w:r w:rsidR="003A3F81">
        <w:rPr>
          <w:rStyle w:val="Kommentarsreferens"/>
        </w:rPr>
        <w:commentReference w:id="303"/>
      </w:r>
      <w:r>
        <w:t xml:space="preserve">in the warm area </w:t>
      </w:r>
      <w:del w:id="304" w:author="Anna Gårdmark" w:date="2022-02-10T08:19:00Z">
        <w:r w:rsidDel="00C00598">
          <w:delText>not only</w:delText>
        </w:r>
      </w:del>
      <w:ins w:id="305" w:author="Anna Gårdmark" w:date="2022-02-10T08:19:00Z">
        <w:r w:rsidR="00C00598">
          <w:t>both</w:t>
        </w:r>
      </w:ins>
      <w:r>
        <w:t xml:space="preserve"> grew faster initially (larger size-at-age </w:t>
      </w:r>
      <w:del w:id="306" w:author="Anna Gårdmark" w:date="2022-02-10T08:19:00Z">
        <w:r w:rsidDel="00C00598">
          <w:delText>as well as</w:delText>
        </w:r>
      </w:del>
      <w:ins w:id="307" w:author="Anna Gårdmark" w:date="2022-02-10T08:19:00Z">
        <w:r w:rsidR="00C00598">
          <w:t>and</w:t>
        </w:r>
      </w:ins>
      <w:r>
        <w:t xml:space="preserve"> VBGE </w:t>
      </w:r>
      <m:oMath>
        <m:r>
          <w:rPr>
            <w:rFonts w:ascii="Cambria Math" w:eastAsia="Cambria Math" w:hAnsi="Cambria Math" w:cs="Cambria Math"/>
          </w:rPr>
          <m:t>K</m:t>
        </m:r>
      </m:oMath>
      <w:r>
        <w:t xml:space="preserve"> parameter)</w:t>
      </w:r>
      <w:del w:id="308" w:author="Anna Gårdmark" w:date="2022-02-10T08:19:00Z">
        <w:r w:rsidDel="00C00598">
          <w:delText>, but also</w:delText>
        </w:r>
      </w:del>
      <w:r>
        <w:t xml:space="preserve"> </w:t>
      </w:r>
      <w:ins w:id="309" w:author="Anna Gårdmark" w:date="2022-02-10T08:19:00Z">
        <w:r w:rsidR="00C00598">
          <w:t xml:space="preserve">and </w:t>
        </w:r>
      </w:ins>
      <w:r>
        <w:t>reached</w:t>
      </w:r>
      <w:sdt>
        <w:sdtPr>
          <w:tag w:val="goog_rdk_15"/>
          <w:id w:val="-1660601882"/>
        </w:sdtPr>
        <w:sdtContent>
          <w:del w:id="310" w:author="Malin Karlsson" w:date="2021-11-01T10:48:00Z">
            <w:r>
              <w:delText xml:space="preserve"> had</w:delText>
            </w:r>
          </w:del>
        </w:sdtContent>
      </w:sdt>
      <w:r>
        <w:t xml:space="preserve"> larger predicted asymptotic sizes</w:t>
      </w:r>
      <w:ins w:id="311" w:author="Anna Gårdmark" w:date="2022-02-10T08:26:00Z">
        <w:r w:rsidR="00C00598">
          <w:t xml:space="preserve"> than those in the cold area</w:t>
        </w:r>
      </w:ins>
      <w:del w:id="312" w:author="Anna Gårdmark" w:date="2022-02-10T08:57:00Z">
        <w:r w:rsidDel="003A3F81">
          <w:delText>.</w:delText>
        </w:r>
      </w:del>
      <w:r>
        <w:t xml:space="preserve"> (Fig. 2). The model with </w:t>
      </w:r>
      <w:del w:id="313" w:author="Anna Gårdmark" w:date="2022-02-10T08:20:00Z">
        <w:r w:rsidDel="00C00598">
          <w:delText xml:space="preserve">area </w:delText>
        </w:r>
      </w:del>
      <w:ins w:id="314" w:author="Anna Gårdmark" w:date="2022-02-10T08:20:00Z">
        <w:r w:rsidR="00C00598">
          <w:t>area-</w:t>
        </w:r>
      </w:ins>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w:t>
      </w:r>
      <w:proofErr w:type="gramStart"/>
      <w:r>
        <w:t xml:space="preserve">and </w:t>
      </w:r>
      <w:proofErr w:type="gramEnd"/>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xml:space="preserve">) had the largest </w:t>
      </w:r>
      <w:commentRangeStart w:id="315"/>
      <w:r>
        <w:t>expected log pointwise predictive density</w:t>
      </w:r>
      <w:commentRangeEnd w:id="315"/>
      <w:r w:rsidR="00C00598">
        <w:rPr>
          <w:rStyle w:val="Kommentarsreferens"/>
        </w:rPr>
        <w:commentReference w:id="315"/>
      </w:r>
      <w:r>
        <w:t xml:space="preserve"> (Table S1), and there is a clear difference </w:t>
      </w:r>
      <w:del w:id="316" w:author="Anna Gårdmark" w:date="2022-02-10T08:25:00Z">
        <w:r w:rsidDel="00C00598">
          <w:delText xml:space="preserve">between </w:delText>
        </w:r>
      </w:del>
      <w:ins w:id="317" w:author="Anna Gårdmark" w:date="2022-02-10T08:25:00Z">
        <w:r w:rsidR="00C00598">
          <w:t xml:space="preserve">in both </w:t>
        </w:r>
      </w:ins>
      <w:r>
        <w:t>the estimated values for</w:t>
      </w:r>
      <w:ins w:id="318" w:author="Anna Gårdmark" w:date="2022-02-10T08:58:00Z">
        <w:r w:rsidR="008164C6">
          <w:t xml:space="preserve"> </w:t>
        </w:r>
      </w:ins>
      <w:ins w:id="319" w:author="Anna Gårdmark" w:date="2022-02-10T09:03:00Z">
        <w:r w:rsidR="008164C6">
          <w:t xml:space="preserve">fish </w:t>
        </w:r>
      </w:ins>
      <w:ins w:id="320" w:author="Anna Gårdmark" w:date="2022-02-10T10:31:00Z">
        <w:r w:rsidR="00B70C58">
          <w:t xml:space="preserve">asymptotic </w:t>
        </w:r>
      </w:ins>
      <w:ins w:id="321" w:author="Anna Gårdmark" w:date="2022-02-10T08:58:00Z">
        <w:r w:rsidR="008164C6">
          <w:t>length</w:t>
        </w:r>
      </w:ins>
      <w:ins w:id="322" w:author="Anna Gårdmark" w:date="2022-02-10T09:01:00Z">
        <w:r w:rsidR="008164C6">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ins>
      <w:r>
        <w:t xml:space="preserve"> </w:t>
      </w:r>
      <w:ins w:id="323" w:author="Anna Gårdmark" w:date="2022-02-10T09:00:00Z">
        <w:r w:rsidR="008164C6">
          <w:t>and growth rate</w:t>
        </w:r>
      </w:ins>
      <m:oMath>
        <m:sSub>
          <m:sSubPr>
            <m:ctrlPr>
              <w:del w:id="324" w:author="Anna Gårdmark" w:date="2022-02-10T09:01:00Z">
                <w:rPr>
                  <w:rFonts w:ascii="Cambria Math" w:eastAsia="Cambria Math" w:hAnsi="Cambria Math" w:cs="Cambria Math"/>
                </w:rPr>
              </w:del>
            </m:ctrlPr>
          </m:sSubPr>
          <m:e>
            <m:r>
              <w:del w:id="325" w:author="Anna Gårdmark" w:date="2022-02-10T09:01:00Z">
                <w:rPr>
                  <w:rFonts w:ascii="Cambria Math" w:eastAsia="Cambria Math" w:hAnsi="Cambria Math" w:cs="Cambria Math"/>
                </w:rPr>
                <m:t>L</m:t>
              </w:del>
            </m:r>
          </m:e>
          <m:sub>
            <m:r>
              <w:del w:id="326" w:author="Anna Gårdmark" w:date="2022-02-10T09:01:00Z">
                <w:rPr>
                  <w:rFonts w:ascii="Cambria Math" w:eastAsia="Cambria Math" w:hAnsi="Cambria Math" w:cs="Cambria Math"/>
                </w:rPr>
                <m:t>∞</m:t>
              </w:del>
            </m:r>
          </m:sub>
        </m:sSub>
      </m:oMath>
      <w:del w:id="327" w:author="Anna Gårdmark" w:date="2022-02-10T09:01:00Z">
        <w:r w:rsidDel="008164C6">
          <w:delText xml:space="preserve"> </w:delText>
        </w:r>
      </w:del>
      <w:ins w:id="328" w:author="Anna Gårdmark" w:date="2022-02-10T09:01:00Z">
        <w:r w:rsidR="008164C6">
          <w:t xml:space="preserve"> </w:t>
        </w:r>
      </w:ins>
      <w:del w:id="329" w:author="Anna Gårdmark" w:date="2022-02-10T09:01:00Z">
        <w:r w:rsidDel="008164C6">
          <w:delText xml:space="preserve">and </w:delText>
        </w:r>
      </w:del>
      <w:ins w:id="330" w:author="Anna Gårdmark" w:date="2022-02-10T09:01:00Z">
        <w:r w:rsidR="008164C6">
          <w:t>(</w:t>
        </w:r>
      </w:ins>
      <m:oMath>
        <m:r>
          <w:rPr>
            <w:rFonts w:ascii="Cambria Math" w:eastAsia="Cambria Math" w:hAnsi="Cambria Math" w:cs="Cambria Math"/>
          </w:rPr>
          <m:t>K</m:t>
        </m:r>
      </m:oMath>
      <w:ins w:id="331" w:author="Anna Gårdmark" w:date="2022-02-10T09:00:00Z">
        <w:r w:rsidR="008164C6">
          <w:t>)</w:t>
        </w:r>
      </w:ins>
      <w:r>
        <w:t xml:space="preserve"> </w:t>
      </w:r>
      <w:ins w:id="332" w:author="Anna Gårdmark" w:date="2022-02-10T08:26:00Z">
        <w:r w:rsidR="00C00598">
          <w:t xml:space="preserve">between the warm and cold area </w:t>
        </w:r>
      </w:ins>
      <w:r>
        <w:t xml:space="preserve">(Fig. </w:t>
      </w:r>
      <w:del w:id="333" w:author="Anna Gårdmark" w:date="2022-02-10T08:26:00Z">
        <w:r w:rsidDel="00C00598">
          <w:delText>1</w:delText>
        </w:r>
      </w:del>
      <w:ins w:id="334" w:author="Anna Gårdmark" w:date="2022-02-10T08:26:00Z">
        <w:r w:rsidR="00C00598">
          <w:t>2</w:t>
        </w:r>
      </w:ins>
      <w:ins w:id="335" w:author="Anna Gårdmark" w:date="2022-02-10T08:31:00Z">
        <w:r w:rsidR="00DF1DD3">
          <w:t>B-</w:t>
        </w:r>
      </w:ins>
      <w:ins w:id="336" w:author="Anna Gårdmark" w:date="2022-02-10T08:27:00Z">
        <w:r w:rsidR="00DF1DD3">
          <w:t>E</w:t>
        </w:r>
      </w:ins>
      <w:r>
        <w:t xml:space="preserve">). For instance, the </w:t>
      </w:r>
      <w:r>
        <w:lastRenderedPageBreak/>
        <w:t xml:space="preserve">distribution of differences </w:t>
      </w:r>
      <w:ins w:id="337" w:author="Anna Gårdmark" w:date="2022-02-10T08:31:00Z">
        <w:r w:rsidR="00DF1DD3">
          <w:t xml:space="preserve">between the warm and cold area </w:t>
        </w:r>
      </w:ins>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w:t>
      </w:r>
      <w:del w:id="338" w:author="Anna Gårdmark" w:date="2022-02-10T08:30:00Z">
        <w:r w:rsidDel="00DF1DD3">
          <w:delText xml:space="preserve">(i.e., </w:delTex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∞warm</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∞cold</m:t>
              </m:r>
            </m:sub>
          </m:sSub>
        </m:oMath>
        <w:r w:rsidDel="00DF1DD3">
          <w:delText xml:space="preserve"> and </w:delTex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warm</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cold</m:t>
              </m:r>
            </m:sub>
          </m:sSub>
        </m:oMath>
        <w:r w:rsidDel="00DF1DD3">
          <w:delText>)</w:delText>
        </w:r>
      </w:del>
      <w:r>
        <w:t xml:space="preserve"> only had 11% and 2%</w:t>
      </w:r>
      <w:ins w:id="339" w:author="Anna Gårdmark" w:date="2022-02-10T08:30:00Z">
        <w:r w:rsidR="00DF1DD3">
          <w:t>,</w:t>
        </w:r>
      </w:ins>
      <w:r>
        <w:t xml:space="preserve"> </w:t>
      </w:r>
      <w:del w:id="340" w:author="Anna Gårdmark" w:date="2022-02-10T08:30:00Z">
        <w:r w:rsidDel="00DF1DD3">
          <w:delText>(</w:delText>
        </w:r>
      </w:del>
      <w:r>
        <w:t>respectively</w:t>
      </w:r>
      <w:ins w:id="341" w:author="Anna Gårdmark" w:date="2022-02-10T08:30:00Z">
        <w:r w:rsidR="00DF1DD3">
          <w:t>,</w:t>
        </w:r>
      </w:ins>
      <w:del w:id="342" w:author="Anna Gårdmark" w:date="2022-02-10T08:30:00Z">
        <w:r w:rsidDel="00DF1DD3">
          <w:delText>)</w:delText>
        </w:r>
      </w:del>
      <w:r>
        <w:t xml:space="preserve"> of the density below 0, </w:t>
      </w:r>
      <w:del w:id="343" w:author="Anna Gårdmark" w:date="2022-02-10T09:17:00Z">
        <w:r w:rsidDel="0032100D">
          <w:delText xml:space="preserve">which </w:delText>
        </w:r>
      </w:del>
      <w:r>
        <w:t>illustrat</w:t>
      </w:r>
      <w:ins w:id="344" w:author="Anna Gårdmark" w:date="2022-02-10T09:17:00Z">
        <w:r w:rsidR="0032100D">
          <w:t>ing</w:t>
        </w:r>
      </w:ins>
      <w:del w:id="345" w:author="Anna Gårdmark" w:date="2022-02-10T09:17:00Z">
        <w:r w:rsidDel="0032100D">
          <w:delText>es</w:delText>
        </w:r>
      </w:del>
      <w:r>
        <w:t xml:space="preserve"> that it is unlikely that the parameters are larger in the cold area </w:t>
      </w:r>
      <w:ins w:id="346" w:author="Anna Gårdmark" w:date="2022-02-10T08:30:00Z">
        <w:r w:rsidR="00DF1DD3">
          <w:t xml:space="preserve">or similar in the two areas </w:t>
        </w:r>
      </w:ins>
      <w:r>
        <w:t>(Fig. 2</w:t>
      </w:r>
      <w:ins w:id="347" w:author="Anna Gårdmark" w:date="2022-02-10T08:31:00Z">
        <w:r w:rsidR="00DF1DD3">
          <w:t>C, E</w:t>
        </w:r>
      </w:ins>
      <w:r>
        <w:t>).</w:t>
      </w:r>
      <w:ins w:id="348" w:author="Anna Gårdmark" w:date="2022-02-10T08:53:00Z">
        <w:r w:rsidR="003A3F81">
          <w:t xml:space="preserve"> </w:t>
        </w:r>
      </w:ins>
      <w:del w:id="349" w:author="Anna Gårdmark" w:date="2022-02-10T08:38:00Z">
        <w:r w:rsidDel="00C126A5">
          <w:delText xml:space="preserve"> Specifically, w</w:delText>
        </w:r>
      </w:del>
      <w:ins w:id="350" w:author="Anna Gårdmark" w:date="2022-02-10T08:38:00Z">
        <w:r w:rsidR="00C126A5">
          <w:t>W</w:t>
        </w:r>
      </w:ins>
      <w:r>
        <w:t xml:space="preserve">e estimated </w:t>
      </w:r>
      <w:del w:id="351" w:author="Anna Gårdmark" w:date="2022-02-10T08:39:00Z">
        <w:r w:rsidDel="00C126A5">
          <w:delText>the following population-level VBGE parameters</w:delText>
        </w:r>
      </w:del>
      <w:ins w:id="352" w:author="Anna Gårdmark" w:date="2022-02-10T08:40:00Z">
        <w:r w:rsidR="00C126A5">
          <w:t>that fish in the warm area had a</w:t>
        </w:r>
      </w:ins>
      <w:ins w:id="353" w:author="Anna Gårdmark" w:date="2022-02-10T10:31:00Z">
        <w:r w:rsidR="00B70C58">
          <w:t>n asymptotic</w:t>
        </w:r>
      </w:ins>
      <w:ins w:id="354" w:author="Anna Gårdmark" w:date="2022-02-10T08:41:00Z">
        <w:r w:rsidR="00C126A5">
          <w:t xml:space="preserve"> </w:t>
        </w:r>
      </w:ins>
      <w:ins w:id="355" w:author="Anna Gårdmark" w:date="2022-02-10T08:39:00Z">
        <w:r w:rsidR="00C126A5">
          <w:t xml:space="preserve">length </w:t>
        </w:r>
      </w:ins>
      <w:ins w:id="356" w:author="Anna Gårdmark" w:date="2022-02-10T08:41:00Z">
        <w:r w:rsidR="00C126A5">
          <w:t>that was</w:t>
        </w:r>
      </w:ins>
      <w:ins w:id="357" w:author="Anna Gårdmark" w:date="2022-02-10T08:39:00Z">
        <w:r w:rsidR="00C126A5">
          <w:t xml:space="preserve"> </w:t>
        </w:r>
      </w:ins>
      <w:ins w:id="358" w:author="Anna Gårdmark" w:date="2022-02-10T08:53:00Z">
        <w:r w:rsidR="003A3F81">
          <w:t>16</w:t>
        </w:r>
      </w:ins>
      <w:ins w:id="359" w:author="Anna Gårdmark" w:date="2022-02-10T08:39:00Z">
        <w:r w:rsidR="00C126A5">
          <w:t xml:space="preserve">% greater </w:t>
        </w:r>
      </w:ins>
      <w:ins w:id="360" w:author="Anna Gårdmark" w:date="2022-02-10T08:41:00Z">
        <w:r w:rsidR="00C126A5">
          <w:t>than fish in</w:t>
        </w:r>
      </w:ins>
      <w:ins w:id="361" w:author="Anna Gårdmark" w:date="2022-02-10T08:40:00Z">
        <w:r w:rsidR="00C126A5">
          <w:t xml:space="preserve"> the cold area (</w:t>
        </w:r>
      </w:ins>
      <w:del w:id="362" w:author="Anna Gårdmark" w:date="2022-02-10T08:40:00Z">
        <w:r w:rsidDel="00C126A5">
          <w:delText xml:space="preserve">: </w:delText>
        </w:r>
      </w:del>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∞warm</m:t>
            </m:r>
          </m:sub>
        </m:sSub>
        <m:r>
          <w:rPr>
            <w:rFonts w:ascii="Cambria Math" w:eastAsia="Cambria Math" w:hAnsi="Cambria Math" w:cs="Cambria Math"/>
          </w:rPr>
          <m:t>=45.7[36.8, 56.3]</m:t>
        </m:r>
      </m:oMath>
      <w:proofErr w:type="gramStart"/>
      <w:r>
        <w:t xml:space="preserve">, </w:t>
      </w:r>
      <w:proofErr w:type="gramEnd"/>
      <m:oMath>
        <m:sSub>
          <m:sSubPr>
            <m:ctrlPr>
              <w:ins w:id="363" w:author="Anna Gårdmark" w:date="2022-02-10T08:40:00Z">
                <w:rPr>
                  <w:rFonts w:ascii="Cambria Math" w:eastAsia="Cambria Math" w:hAnsi="Cambria Math" w:cs="Cambria Math"/>
                </w:rPr>
              </w:ins>
            </m:ctrlPr>
          </m:sSubPr>
          <m:e>
            <m:r>
              <w:ins w:id="364" w:author="Anna Gårdmark" w:date="2022-02-10T08:40:00Z">
                <w:rPr>
                  <w:rFonts w:ascii="Cambria Math" w:eastAsia="Cambria Math" w:hAnsi="Cambria Math" w:cs="Cambria Math"/>
                </w:rPr>
                <m:t>L</m:t>
              </w:ins>
            </m:r>
          </m:e>
          <m:sub>
            <m:r>
              <w:ins w:id="365" w:author="Anna Gårdmark" w:date="2022-02-10T08:40:00Z">
                <w:rPr>
                  <w:rFonts w:ascii="Cambria Math" w:eastAsia="Cambria Math" w:hAnsi="Cambria Math" w:cs="Cambria Math"/>
                </w:rPr>
                <m:t>∞cold</m:t>
              </w:ins>
            </m:r>
          </m:sub>
        </m:sSub>
        <m:r>
          <w:ins w:id="366" w:author="Anna Gårdmark" w:date="2022-02-10T08:40:00Z">
            <w:rPr>
              <w:rFonts w:ascii="Cambria Math" w:eastAsia="Cambria Math" w:hAnsi="Cambria Math" w:cs="Cambria Math"/>
            </w:rPr>
            <m:t>=39.4</m:t>
          </w:ins>
        </m:r>
        <m:d>
          <m:dPr>
            <m:begChr m:val="["/>
            <m:endChr m:val="]"/>
            <m:ctrlPr>
              <w:ins w:id="367" w:author="Anna Gårdmark" w:date="2022-02-10T08:40:00Z">
                <w:rPr>
                  <w:rFonts w:ascii="Cambria Math" w:eastAsia="Cambria Math" w:hAnsi="Cambria Math" w:cs="Cambria Math"/>
                  <w:i/>
                </w:rPr>
              </w:ins>
            </m:ctrlPr>
          </m:dPr>
          <m:e>
            <m:r>
              <w:ins w:id="368" w:author="Anna Gårdmark" w:date="2022-02-10T08:40:00Z">
                <w:rPr>
                  <w:rFonts w:ascii="Cambria Math" w:eastAsia="Cambria Math" w:hAnsi="Cambria Math" w:cs="Cambria Math"/>
                </w:rPr>
                <m:t>35.4, 43.9</m:t>
              </w:ins>
            </m:r>
          </m:e>
        </m:d>
        <m:sSub>
          <m:sSubPr>
            <m:ctrlPr>
              <w:del w:id="369" w:author="Anna Gårdmark" w:date="2022-02-10T08:42:00Z">
                <w:rPr>
                  <w:rFonts w:ascii="Cambria Math" w:eastAsia="Cambria Math" w:hAnsi="Cambria Math" w:cs="Cambria Math"/>
                </w:rPr>
              </w:del>
            </m:ctrlPr>
          </m:sSubPr>
          <m:e>
            <m:r>
              <w:del w:id="370" w:author="Anna Gårdmark" w:date="2022-02-10T08:42:00Z">
                <w:rPr>
                  <w:rFonts w:ascii="Cambria Math" w:eastAsia="Cambria Math" w:hAnsi="Cambria Math" w:cs="Cambria Math"/>
                </w:rPr>
                <m:t>K</m:t>
              </w:del>
            </m:r>
          </m:e>
          <m:sub>
            <m:r>
              <w:del w:id="371" w:author="Anna Gårdmark" w:date="2022-02-10T08:42:00Z">
                <w:rPr>
                  <w:rFonts w:ascii="Cambria Math" w:eastAsia="Cambria Math" w:hAnsi="Cambria Math" w:cs="Cambria Math"/>
                </w:rPr>
                <m:t>warm</m:t>
              </w:del>
            </m:r>
          </m:sub>
        </m:sSub>
        <m:r>
          <w:del w:id="372" w:author="Anna Gårdmark" w:date="2022-02-10T08:42:00Z">
            <w:rPr>
              <w:rFonts w:ascii="Cambria Math" w:eastAsia="Cambria Math" w:hAnsi="Cambria Math" w:cs="Cambria Math"/>
            </w:rPr>
            <m:t>=0.19[0.15, 0.23]</m:t>
          </w:del>
        </m:r>
      </m:oMath>
      <w:del w:id="373" w:author="Anna Gårdmark" w:date="2022-02-10T08:43:00Z">
        <w:r w:rsidDel="00C126A5">
          <w:delText xml:space="preserve"> </w:delText>
        </w:r>
      </w:del>
      <w:ins w:id="374" w:author="Anna Gårdmark" w:date="2022-02-10T08:46:00Z">
        <w:r w:rsidR="00C126A5">
          <w:t xml:space="preserve">, </w:t>
        </w:r>
      </w:ins>
      <w:ins w:id="375" w:author="Anna Gårdmark" w:date="2022-02-10T08:47:00Z">
        <w:r w:rsidR="00C126A5">
          <w:t xml:space="preserve">given as </w:t>
        </w:r>
      </w:ins>
      <w:ins w:id="376" w:author="Anna Gårdmark" w:date="2022-02-10T08:46:00Z">
        <w:r w:rsidR="00C126A5">
          <w:t>posterior median</w:t>
        </w:r>
      </w:ins>
      <w:ins w:id="377" w:author="Anna Gårdmark" w:date="2022-02-10T08:51:00Z">
        <w:r w:rsidR="003A3F81">
          <w:t xml:space="preserve"> with </w:t>
        </w:r>
      </w:ins>
      <w:ins w:id="378" w:author="Anna Gårdmark" w:date="2022-02-10T08:46:00Z">
        <w:r w:rsidR="00C126A5">
          <w:t>95% credible interval)</w:t>
        </w:r>
      </w:ins>
      <w:ins w:id="379" w:author="Anna Gårdmark" w:date="2022-02-10T08:42:00Z">
        <w:r w:rsidR="00C126A5">
          <w:t xml:space="preserve"> </w:t>
        </w:r>
      </w:ins>
      <w:ins w:id="380" w:author="Anna Gårdmark" w:date="2022-02-10T08:43:00Z">
        <w:r w:rsidR="00C126A5">
          <w:t xml:space="preserve">and </w:t>
        </w:r>
      </w:ins>
      <w:ins w:id="381" w:author="Anna Gårdmark" w:date="2022-02-10T08:42:00Z">
        <w:r w:rsidR="003A3F81">
          <w:t>grew with 27</w:t>
        </w:r>
        <w:r w:rsidR="00C126A5">
          <w:t>% faster growth rate</w:t>
        </w:r>
      </w:ins>
      <w:ins w:id="382" w:author="Anna Gårdmark" w:date="2022-02-10T08:43:00Z">
        <w:r w:rsidR="00C126A5">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warm</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oMath>
      </w:ins>
      <w:moveToRangeStart w:id="383" w:author="Anna Gårdmark" w:date="2022-02-10T08:43:00Z" w:name="move95375051"/>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cold</m:t>
            </m:r>
          </m:sub>
        </m:sSub>
        <m:r>
          <w:rPr>
            <w:rFonts w:ascii="Cambria Math" w:eastAsia="Cambria Math" w:hAnsi="Cambria Math" w:cs="Cambria Math"/>
          </w:rPr>
          <m:t>=0.15[0.12, 0.17]</m:t>
        </m:r>
      </m:oMath>
      <w:moveToRangeEnd w:id="383"/>
      <w:ins w:id="384" w:author="Anna Gårdmark" w:date="2022-02-10T08:43:00Z">
        <w:r w:rsidR="00C126A5">
          <w:t>)</w:t>
        </w:r>
      </w:ins>
      <w:ins w:id="385" w:author="Anna Gårdmark" w:date="2022-02-10T08:44:00Z">
        <w:r w:rsidR="00C126A5">
          <w:t>.</w:t>
        </w:r>
      </w:ins>
      <w:ins w:id="386" w:author="Anna Gårdmark" w:date="2022-02-10T08:43:00Z">
        <w:r w:rsidR="00C126A5">
          <w:t xml:space="preserve"> </w:t>
        </w:r>
      </w:ins>
      <w:ins w:id="387" w:author="Anna Gårdmark" w:date="2022-02-10T08:44:00Z">
        <w:r w:rsidR="00C126A5">
          <w:t xml:space="preserve">Corresponding estimates </w:t>
        </w:r>
      </w:ins>
      <w:ins w:id="388" w:author="Anna Gårdmark" w:date="2022-02-10T08:45:00Z">
        <w:r w:rsidR="00C126A5">
          <w:t>of the third parameter in the V</w:t>
        </w:r>
      </w:ins>
      <w:ins w:id="389" w:author="Anna Gårdmark" w:date="2022-02-10T08:46:00Z">
        <w:r w:rsidR="003A3F81">
          <w:t>BGE were</w:t>
        </w:r>
      </w:ins>
      <w:del w:id="390" w:author="Anna Gårdmark" w:date="2022-02-10T08:45:00Z">
        <w:r w:rsidDel="00C126A5">
          <w:delText>and</w:delText>
        </w:r>
      </w:del>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0warm</m:t>
            </m:r>
          </m:sub>
        </m:sSub>
        <m:r>
          <w:rPr>
            <w:rFonts w:ascii="Cambria Math" w:eastAsia="Cambria Math" w:hAnsi="Cambria Math" w:cs="Cambria Math"/>
          </w:rPr>
          <m:t>=-0.16[-0.21, -0.11]</m:t>
        </m:r>
      </m:oMath>
      <w:r>
        <w:t xml:space="preserve">, </w:t>
      </w:r>
      <w:del w:id="391" w:author="Anna Gårdmark" w:date="2022-02-10T08:43:00Z">
        <w:r w:rsidDel="00C126A5">
          <w:delText xml:space="preserve">and </w:delTex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∞cold</m:t>
              </m:r>
            </m:sub>
          </m:sSub>
          <m:r>
            <w:rPr>
              <w:rFonts w:ascii="Cambria Math" w:eastAsia="Cambria Math" w:hAnsi="Cambria Math" w:cs="Cambria Math"/>
            </w:rPr>
            <m:t>=39.4[35.4, 43.9]</m:t>
          </m:r>
        </m:oMath>
        <w:r w:rsidDel="00C126A5">
          <w:delText xml:space="preserve">, </w:delText>
        </w:r>
      </w:del>
      <w:moveFromRangeStart w:id="392" w:author="Anna Gårdmark" w:date="2022-02-10T08:43:00Z" w:name="move95375051"/>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cold</m:t>
            </m:r>
          </m:sub>
        </m:sSub>
        <m:r>
          <w:rPr>
            <w:rFonts w:ascii="Cambria Math" w:eastAsia="Cambria Math" w:hAnsi="Cambria Math" w:cs="Cambria Math"/>
          </w:rPr>
          <m:t>=0.15[0.12, 0.17]</m:t>
        </m:r>
      </m:oMath>
      <w:moveFrom w:id="393" w:author="Anna Gårdmark" w:date="2022-02-10T08:43:00Z">
        <w:r w:rsidDel="00C126A5">
          <w:t xml:space="preserve"> </w:t>
        </w:r>
      </w:moveFrom>
      <w:moveFromRangeEnd w:id="392"/>
      <w:proofErr w:type="gramStart"/>
      <w:r>
        <w:t xml:space="preserve">and </w:t>
      </w:r>
      <w:proofErr w:type="gramEnd"/>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0cold</m:t>
            </m:r>
          </m:sub>
        </m:sSub>
        <m:r>
          <w:rPr>
            <w:rFonts w:ascii="Cambria Math" w:eastAsia="Cambria Math" w:hAnsi="Cambria Math" w:cs="Cambria Math"/>
          </w:rPr>
          <m:t>=-0.44[-0.56, -0.33]</m:t>
        </m:r>
      </m:oMath>
      <w:del w:id="394" w:author="Anna Gårdmark" w:date="2022-02-10T08:45:00Z">
        <w:r w:rsidDel="00C126A5">
          <w:delText>, where the estimate is the posterior median and the range in square brackets indicate the 95% credible interval</w:delText>
        </w:r>
      </w:del>
      <w:r>
        <w:t>.</w:t>
      </w:r>
    </w:p>
    <w:p w14:paraId="00000029" w14:textId="26A372E1" w:rsidR="00037DE8" w:rsidRDefault="001B1A85">
      <w:pPr>
        <w:spacing w:line="480" w:lineRule="auto"/>
        <w:ind w:firstLine="284"/>
        <w:jc w:val="both"/>
      </w:pPr>
      <w:r>
        <w:t>In addition, we found that the initial growth rate (at small size) was higher in the warm are</w:t>
      </w:r>
      <w:customXmlDelRangeStart w:id="395" w:author="Anna Gårdmark" w:date="2022-02-10T09:18:00Z"/>
      <w:sdt>
        <w:sdtPr>
          <w:tag w:val="goog_rdk_16"/>
          <w:id w:val="842124585"/>
        </w:sdtPr>
        <w:sdtContent>
          <w:customXmlDelRangeEnd w:id="395"/>
          <w:ins w:id="396" w:author="Malin Karlsson" w:date="2021-11-01T10:50:00Z">
            <w:del w:id="397" w:author="Anna Gårdmark" w:date="2022-02-10T09:18:00Z">
              <w:r w:rsidDel="0032100D">
                <w:delText>a</w:delText>
              </w:r>
            </w:del>
          </w:ins>
          <w:customXmlDelRangeStart w:id="398" w:author="Anna Gårdmark" w:date="2022-02-10T09:18:00Z"/>
        </w:sdtContent>
      </w:sdt>
      <w:customXmlDelRangeEnd w:id="398"/>
      <w:r>
        <w:t xml:space="preserve"> and that the decline in growth with length was steeper in the cold area</w:t>
      </w:r>
      <w:ins w:id="399" w:author="Anna Gårdmark" w:date="2022-02-10T09:19:00Z">
        <w:r w:rsidR="0032100D">
          <w:t xml:space="preserve"> (Fig. 3)</w:t>
        </w:r>
      </w:ins>
      <w:r>
        <w:t xml:space="preserve">. </w:t>
      </w:r>
      <w:del w:id="400" w:author="Anna Gårdmark" w:date="2022-02-10T09:21:00Z">
        <w:r w:rsidDel="0032100D">
          <w:delText>Also here is t</w:delText>
        </w:r>
      </w:del>
      <w:ins w:id="401" w:author="Anna Gårdmark" w:date="2022-02-10T09:21:00Z">
        <w:r w:rsidR="0032100D">
          <w:t>T</w:t>
        </w:r>
      </w:ins>
      <w:r>
        <w:t xml:space="preserve">he best model </w:t>
      </w:r>
      <w:ins w:id="402" w:author="Anna Gårdmark" w:date="2022-02-10T09:21:00Z">
        <w:r w:rsidR="0032100D">
          <w:t xml:space="preserve">for growth </w:t>
        </w:r>
      </w:ins>
      <w:ins w:id="403" w:author="Anna Gårdmark" w:date="2022-02-10T09:22:00Z">
        <w:r w:rsidR="0032100D">
          <w:t>(</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R="0032100D">
          <w:t xml:space="preserve">) </w:t>
        </w:r>
      </w:ins>
      <w:ins w:id="404" w:author="Anna Gårdmark" w:date="2022-02-10T09:31:00Z">
        <w:r w:rsidR="009B06EB">
          <w:t>had</w:t>
        </w:r>
      </w:ins>
      <w:del w:id="405" w:author="Anna Gårdmark" w:date="2022-02-10T09:31:00Z">
        <w:r w:rsidDel="009B06EB">
          <w:delText>one with</w:delText>
        </w:r>
      </w:del>
      <w:r>
        <w:t xml:space="preserve"> area-specific parameters (Table S2), and we </w:t>
      </w:r>
      <w:sdt>
        <w:sdtPr>
          <w:tag w:val="goog_rdk_17"/>
          <w:id w:val="340824732"/>
        </w:sdtPr>
        <w:sdtContent>
          <w:ins w:id="406" w:author="Malin Karlsson" w:date="2021-11-01T10:53:00Z">
            <w:r>
              <w:t>found</w:t>
            </w:r>
          </w:ins>
        </w:sdtContent>
      </w:sdt>
      <w:sdt>
        <w:sdtPr>
          <w:tag w:val="goog_rdk_18"/>
          <w:id w:val="-968274933"/>
        </w:sdtPr>
        <w:sdtContent>
          <w:del w:id="407" w:author="Malin Karlsson" w:date="2021-11-01T10:53:00Z">
            <w:r>
              <w:delText>fond</w:delText>
            </w:r>
          </w:del>
        </w:sdtContent>
      </w:sdt>
      <w:r>
        <w:t xml:space="preserve"> even stronger support for differences in growth parameters between the areas (Fig. 3). </w:t>
      </w:r>
      <w:del w:id="408" w:author="Anna Gårdmark" w:date="2022-02-10T09:28:00Z">
        <w:r w:rsidDel="009B06EB">
          <w:delText xml:space="preserve">We </w:delText>
        </w:r>
      </w:del>
      <w:ins w:id="409" w:author="Anna Gårdmark" w:date="2022-02-10T09:28:00Z">
        <w:r w:rsidR="009B06EB">
          <w:t xml:space="preserve">Initial growth was </w:t>
        </w:r>
      </w:ins>
      <w:r>
        <w:t xml:space="preserve">estimated </w:t>
      </w:r>
      <w:ins w:id="410" w:author="Anna Gårdmark" w:date="2022-02-10T09:28:00Z">
        <w:r w:rsidR="009B06EB">
          <w:t>to be 18% faster in the warm than in the cold area</w:t>
        </w:r>
      </w:ins>
      <w:ins w:id="411" w:author="Anna Gårdmark" w:date="2022-02-10T09:30:00Z">
        <w:r w:rsidR="009B06EB">
          <w:t xml:space="preserve">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warm</m:t>
              </m:r>
            </m:sub>
          </m:sSub>
          <m:r>
            <w:rPr>
              <w:rFonts w:ascii="Cambria Math" w:eastAsia="Cambria Math" w:hAnsi="Cambria Math" w:cs="Cambria Math"/>
            </w:rPr>
            <m:t>=</m:t>
          </m:r>
          <w:commentRangeStart w:id="412"/>
          <m:r>
            <w:rPr>
              <w:rFonts w:ascii="Cambria Math" w:eastAsia="Cambria Math" w:hAnsi="Cambria Math" w:cs="Cambria Math"/>
            </w:rPr>
            <m:t>509.69[460.14,563.54]</m:t>
          </m:r>
        </m:oMath>
        <w:r w:rsidR="009B06EB">
          <w:t>,</w:t>
        </w:r>
      </w:ins>
      <m:oMath>
        <m:r>
          <w:ins w:id="413" w:author="Anna Gårdmark" w:date="2022-02-10T09:32:00Z">
            <m:rPr>
              <m:sty m:val="p"/>
            </m:rPr>
            <w:rPr>
              <w:rFonts w:ascii="Cambria Math" w:eastAsia="Cambria Math" w:hAnsi="Cambria Math" w:cs="Cambria Math"/>
            </w:rPr>
            <m:t xml:space="preserve"> </m:t>
          </w:ins>
        </m:r>
        <m:sSub>
          <m:sSubPr>
            <m:ctrlPr>
              <w:ins w:id="414" w:author="Anna Gårdmark" w:date="2022-02-10T09:32:00Z">
                <w:rPr>
                  <w:rFonts w:ascii="Cambria Math" w:eastAsia="Cambria Math" w:hAnsi="Cambria Math" w:cs="Cambria Math"/>
                </w:rPr>
              </w:ins>
            </m:ctrlPr>
          </m:sSubPr>
          <m:e>
            <m:r>
              <w:ins w:id="415" w:author="Anna Gårdmark" w:date="2022-02-10T09:32:00Z">
                <w:rPr>
                  <w:rFonts w:ascii="Cambria Math" w:hAnsi="Cambria Math"/>
                </w:rPr>
                <m:t>α</m:t>
              </w:ins>
            </m:r>
          </m:e>
          <m:sub>
            <m:r>
              <w:ins w:id="416" w:author="Anna Gårdmark" w:date="2022-02-10T09:32:00Z">
                <w:rPr>
                  <w:rFonts w:ascii="Cambria Math" w:eastAsia="Cambria Math" w:hAnsi="Cambria Math" w:cs="Cambria Math"/>
                </w:rPr>
                <m:t>cold</m:t>
              </w:ins>
            </m:r>
          </m:sub>
        </m:sSub>
        <m:r>
          <w:ins w:id="417" w:author="Anna Gårdmark" w:date="2022-02-10T09:32:00Z">
            <w:rPr>
              <w:rFonts w:ascii="Cambria Math" w:eastAsia="Cambria Math" w:hAnsi="Cambria Math" w:cs="Cambria Math"/>
            </w:rPr>
            <m:t>=433.45[413.25,454.07]</m:t>
          </w:ins>
        </m:r>
      </m:oMath>
      <w:ins w:id="418" w:author="Anna Gårdmark" w:date="2022-02-10T09:30:00Z">
        <w:r w:rsidR="009B06EB">
          <w:t>)</w:t>
        </w:r>
      </w:ins>
      <w:ins w:id="419" w:author="Anna Gårdmark" w:date="2022-02-10T09:28:00Z">
        <w:r w:rsidR="009B06EB">
          <w:t xml:space="preserve">, </w:t>
        </w:r>
      </w:ins>
      <w:commentRangeEnd w:id="412"/>
      <w:ins w:id="420" w:author="Anna Gårdmark" w:date="2022-02-10T10:32:00Z">
        <w:r w:rsidR="00B70C58">
          <w:rPr>
            <w:rStyle w:val="Kommentarsreferens"/>
          </w:rPr>
          <w:commentReference w:id="412"/>
        </w:r>
      </w:ins>
      <w:ins w:id="421" w:author="Anna Gårdmark" w:date="2022-02-10T09:28:00Z">
        <w:r w:rsidR="009B06EB">
          <w:t xml:space="preserve">and </w:t>
        </w:r>
      </w:ins>
      <w:ins w:id="422" w:author="Anna Gårdmark" w:date="2022-02-10T09:31:00Z">
        <w:r w:rsidR="009B06EB">
          <w:t xml:space="preserve">growth of fish in the warm area </w:t>
        </w:r>
      </w:ins>
      <w:ins w:id="423" w:author="Anna Gårdmark" w:date="2022-02-10T09:29:00Z">
        <w:r w:rsidR="009B06EB">
          <w:t xml:space="preserve">had a 4% lower </w:t>
        </w:r>
      </w:ins>
      <w:ins w:id="424" w:author="Anna Gårdmark" w:date="2022-02-10T09:28:00Z">
        <w:r w:rsidR="009B06EB">
          <w:t xml:space="preserve">decline </w:t>
        </w:r>
      </w:ins>
      <w:ins w:id="425" w:author="Anna Gårdmark" w:date="2022-02-10T09:29:00Z">
        <w:r w:rsidR="009B06EB">
          <w:t xml:space="preserve">with </w:t>
        </w:r>
      </w:ins>
      <w:del w:id="426" w:author="Anna Gårdmark" w:date="2022-02-10T09:29:00Z">
        <w:r w:rsidDel="009B06EB">
          <w:delText xml:space="preserve">the allometric parameters relating growth to </w:delText>
        </w:r>
      </w:del>
      <w:r>
        <w:t>length</w:t>
      </w:r>
      <w:ins w:id="427" w:author="Anna Gårdmark" w:date="2022-02-10T09:32:00Z">
        <w:r w:rsidR="009B06EB">
          <w:t xml:space="preserve"> than in the cold area (</w:t>
        </w:r>
      </w:ins>
      <w:del w:id="428" w:author="Anna Gårdmark" w:date="2022-02-10T09:29:00Z">
        <w:r w:rsidDel="009B06EB">
          <w:delText xml:space="preserve"> </w:delText>
        </w:r>
      </w:del>
      <w:del w:id="429" w:author="Anna Gårdmark" w:date="2022-02-10T09:22:00Z">
        <w:r w:rsidDel="0032100D">
          <w:delText>(</w:delTex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Del="0032100D">
          <w:delText xml:space="preserve">) </w:delText>
        </w:r>
      </w:del>
      <w:del w:id="430" w:author="Anna Gårdmark" w:date="2022-02-10T09:29:00Z">
        <w:r w:rsidDel="009B06EB">
          <w:delText>to be:</w:delText>
        </w:r>
      </w:del>
      <w:del w:id="431" w:author="Anna Gårdmark" w:date="2022-02-10T09:32:00Z">
        <w:r w:rsidDel="009B06EB">
          <w:delText xml:space="preserve"> </w:delText>
        </w:r>
      </w:del>
      <m:oMath>
        <m:sSub>
          <m:sSubPr>
            <m:ctrlPr>
              <w:del w:id="432" w:author="Anna Gårdmark" w:date="2022-02-10T09:29:00Z">
                <w:rPr>
                  <w:rFonts w:ascii="Cambria Math" w:eastAsia="Cambria Math" w:hAnsi="Cambria Math" w:cs="Cambria Math"/>
                </w:rPr>
              </w:del>
            </m:ctrlPr>
          </m:sSubPr>
          <m:e>
            <m:r>
              <w:del w:id="433" w:author="Anna Gårdmark" w:date="2022-02-10T09:29:00Z">
                <w:rPr>
                  <w:rFonts w:ascii="Cambria Math" w:hAnsi="Cambria Math"/>
                </w:rPr>
                <m:t>α</m:t>
              </w:del>
            </m:r>
          </m:e>
          <m:sub>
            <m:r>
              <w:del w:id="434" w:author="Anna Gårdmark" w:date="2022-02-10T09:29:00Z">
                <w:rPr>
                  <w:rFonts w:ascii="Cambria Math" w:eastAsia="Cambria Math" w:hAnsi="Cambria Math" w:cs="Cambria Math"/>
                </w:rPr>
                <m:t>warm</m:t>
              </w:del>
            </m:r>
          </m:sub>
        </m:sSub>
        <m:r>
          <w:del w:id="435" w:author="Anna Gårdmark" w:date="2022-02-10T09:29:00Z">
            <w:rPr>
              <w:rFonts w:ascii="Cambria Math" w:eastAsia="Cambria Math" w:hAnsi="Cambria Math" w:cs="Cambria Math"/>
            </w:rPr>
            <m:t>=509.69[460.14,563.54]</m:t>
          </w:del>
        </m:r>
      </m:oMath>
      <w:del w:id="436" w:author="Anna Gårdmark" w:date="2022-02-10T09:29:00Z">
        <w:r w:rsidDel="009B06EB">
          <w:delText>,</w:delText>
        </w:r>
      </w:del>
      <w:del w:id="437" w:author="Anna Gårdmark" w:date="2022-02-10T09:32:00Z">
        <w:r w:rsidDel="009B06EB">
          <w:delText xml:space="preserve"> </w:delText>
        </w:r>
      </w:del>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warm</m:t>
            </m:r>
          </m:sub>
        </m:sSub>
        <m:r>
          <w:rPr>
            <w:rFonts w:ascii="Cambria Math" w:eastAsia="Cambria Math" w:hAnsi="Cambria Math" w:cs="Cambria Math"/>
          </w:rPr>
          <m:t>=-1.13[-1.16,-1.11]</m:t>
        </m:r>
      </m:oMath>
      <w:del w:id="438" w:author="Anna Gårdmark" w:date="2022-02-10T09:32:00Z">
        <w:r w:rsidDel="009B06EB">
          <w:delText xml:space="preserve"> and </w:delTex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cold</m:t>
              </m:r>
            </m:sub>
          </m:sSub>
          <m:r>
            <w:rPr>
              <w:rFonts w:ascii="Cambria Math" w:eastAsia="Cambria Math" w:hAnsi="Cambria Math" w:cs="Cambria Math"/>
            </w:rPr>
            <m:t>=433.45[413.25,454.07]</m:t>
          </m:r>
        </m:oMath>
      </w:del>
      <w:proofErr w:type="gramStart"/>
      <w:r>
        <w:t xml:space="preserve">, </w:t>
      </w:r>
      <w:proofErr w:type="gramEnd"/>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cold</m:t>
            </m:r>
          </m:sub>
        </m:sSub>
        <m:r>
          <w:rPr>
            <w:rFonts w:ascii="Cambria Math" w:eastAsia="Cambria Math" w:hAnsi="Cambria Math" w:cs="Cambria Math"/>
          </w:rPr>
          <m:t>=-1.18[-1.19,-1.16]</m:t>
        </m:r>
      </m:oMath>
      <w:ins w:id="439" w:author="Anna Gårdmark" w:date="2022-02-10T09:32:00Z">
        <w:r w:rsidR="009B06EB">
          <w:t>)</w:t>
        </w:r>
      </w:ins>
      <w:r>
        <w:t xml:space="preserve">. The distribution of differences of the posterior samples for </w:t>
      </w:r>
      <w:ins w:id="440" w:author="Anna Gårdmark" w:date="2022-02-10T09:24:00Z">
        <w:r w:rsidR="0032100D" w:rsidRPr="00826C17">
          <w:rPr>
            <w:rFonts w:ascii="Cambria Math" w:hAnsi="Cambria Math"/>
          </w:rPr>
          <w:t>𝛼</w:t>
        </w:r>
      </w:ins>
      <m:oMath>
        <m:r>
          <w:del w:id="441" w:author="Anna Gårdmark" w:date="2022-02-10T09:24:00Z">
            <w:rPr>
              <w:rFonts w:ascii="Cambria Math" w:eastAsia="Cambria Math" w:hAnsi="Cambria Math" w:cs="Cambria Math"/>
            </w:rPr>
            <m:t>a</m:t>
          </w:del>
        </m:r>
      </m:oMath>
      <w:r>
        <w:t xml:space="preserve"> and </w:t>
      </w:r>
      <w:ins w:id="442" w:author="Anna Gårdmark" w:date="2022-02-10T09:25:00Z">
        <w:r w:rsidR="0032100D" w:rsidRPr="0032100D">
          <w:rPr>
            <w:rFonts w:ascii="Cambria Math" w:hAnsi="Cambria Math"/>
            <w:i/>
            <w:rPrChange w:id="443" w:author="Anna Gårdmark" w:date="2022-02-10T09:25:00Z">
              <w:rPr>
                <w:rFonts w:ascii="Cambria Math" w:hAnsi="Cambria Math"/>
              </w:rPr>
            </w:rPrChange>
          </w:rPr>
          <w:t>θ</w:t>
        </w:r>
      </w:ins>
      <m:oMath>
        <m:r>
          <w:del w:id="444" w:author="Anna Gårdmark" w:date="2022-02-10T09:25:00Z">
            <m:rPr>
              <m:sty m:val="p"/>
            </m:rPr>
            <w:rPr>
              <w:rFonts w:ascii="Cambria Math" w:eastAsia="Cambria Math" w:hAnsi="Cambria Math" w:cs="Cambria Math"/>
            </w:rPr>
            <m:t>b</m:t>
          </w:del>
        </m:r>
      </m:oMath>
      <w:r>
        <w:t xml:space="preserve"> </w:t>
      </w:r>
      <w:del w:id="445" w:author="Anna Gårdmark" w:date="2022-02-10T09:33:00Z">
        <w:r w:rsidDel="009B06EB">
          <w:delText xml:space="preserve">(i.e., </w:delTex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warm</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cold</m:t>
              </m:r>
            </m:sub>
          </m:sSub>
        </m:oMath>
        <w:r w:rsidDel="009B06EB">
          <w:delText xml:space="preserve"> and </w:delTex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warm</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cold</m:t>
              </m:r>
            </m:sub>
          </m:sSub>
        </m:oMath>
        <w:r w:rsidDel="009B06EB">
          <w:delText xml:space="preserve">) </w:delText>
        </w:r>
      </w:del>
      <w:ins w:id="446" w:author="Anna Gårdmark" w:date="2022-02-10T09:33:00Z">
        <w:r w:rsidR="009B06EB">
          <w:t xml:space="preserve"> </w:t>
        </w:r>
      </w:ins>
      <w:r>
        <w:t xml:space="preserve">both only had 0.3% of the density below </w:t>
      </w:r>
      <w:proofErr w:type="gramStart"/>
      <w:r>
        <w:t>0</w:t>
      </w:r>
      <w:proofErr w:type="gramEnd"/>
      <w:ins w:id="447" w:author="Anna Gårdmark" w:date="2022-02-10T09:36:00Z">
        <w:r w:rsidR="009B06EB">
          <w:t xml:space="preserve"> (Fig. 3C, E)</w:t>
        </w:r>
      </w:ins>
      <w:ins w:id="448" w:author="Anna Gårdmark" w:date="2022-02-10T09:33:00Z">
        <w:r w:rsidR="009B06EB">
          <w:t>, indicating that identical growth in the warm and the cold area is highly unlikely</w:t>
        </w:r>
      </w:ins>
      <w:r>
        <w:t xml:space="preserve">. </w:t>
      </w:r>
    </w:p>
    <w:p w14:paraId="0000002A" w14:textId="73A7D338" w:rsidR="00037DE8" w:rsidRDefault="001B1A85">
      <w:pPr>
        <w:spacing w:line="480" w:lineRule="auto"/>
        <w:ind w:firstLine="284"/>
        <w:jc w:val="both"/>
      </w:pPr>
      <w:r>
        <w:lastRenderedPageBreak/>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warm area (Fig. 4). </w:t>
      </w:r>
      <w:moveToRangeStart w:id="449" w:author="Anna Gårdmark" w:date="2022-02-10T09:35:00Z" w:name="move95378164"/>
      <w:moveTo w:id="450" w:author="Anna Gårdmark" w:date="2022-02-10T09:35:00Z">
        <w:r w:rsidR="009B06EB">
          <w:t xml:space="preserve">The overlap with zero is 0.1%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warm</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cold</m:t>
              </m:r>
            </m:sub>
          </m:sSub>
        </m:oMath>
        <w:r w:rsidR="009B06EB">
          <w:t xml:space="preserve"> (Fig. 4</w:t>
        </w:r>
      </w:moveTo>
      <w:ins w:id="451" w:author="Anna Gårdmark" w:date="2022-02-10T09:37:00Z">
        <w:r w:rsidR="009B06EB">
          <w:t>C</w:t>
        </w:r>
      </w:ins>
      <w:moveTo w:id="452" w:author="Anna Gårdmark" w:date="2022-02-10T09:35:00Z">
        <w:r w:rsidR="009B06EB">
          <w:t>).</w:t>
        </w:r>
      </w:moveTo>
      <w:moveToRangeEnd w:id="449"/>
      <w:ins w:id="453" w:author="Anna Gårdmark" w:date="2022-02-10T09:35:00Z">
        <w:r w:rsidR="009B06EB">
          <w:t xml:space="preserve"> </w:t>
        </w:r>
      </w:ins>
      <w:r>
        <w:t>We estimate</w:t>
      </w:r>
      <w:ins w:id="454" w:author="Anna Gårdmark" w:date="2022-02-10T09:37:00Z">
        <w:r w:rsidR="009B06EB">
          <w:t>d</w:t>
        </w:r>
      </w:ins>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warm</m:t>
            </m:r>
          </m:sub>
        </m:sSub>
      </m:oMath>
      <w:r>
        <w:t xml:space="preserve"> to be </w:t>
      </w:r>
      <m:oMath>
        <m:r>
          <w:rPr>
            <w:rFonts w:ascii="Cambria Math" w:eastAsia="Cambria Math" w:hAnsi="Cambria Math" w:cs="Cambria Math"/>
          </w:rPr>
          <m:t>0.76[0.63,0.88]</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cold</m:t>
            </m:r>
          </m:sub>
        </m:sSub>
      </m:oMath>
      <w:r>
        <w:t xml:space="preserve"> to </w:t>
      </w:r>
      <w:proofErr w:type="gramStart"/>
      <w:r>
        <w:t xml:space="preserve">be </w:t>
      </w:r>
      <w:proofErr w:type="gramEnd"/>
      <m:oMath>
        <m:r>
          <w:rPr>
            <w:rFonts w:ascii="Cambria Math" w:eastAsia="Cambria Math" w:hAnsi="Cambria Math" w:cs="Cambria Math"/>
          </w:rPr>
          <m:t>0.63[0.58,0.69]</m:t>
        </m:r>
      </m:oMath>
      <w:r>
        <w:t xml:space="preserve">, which correspond to annual mortality rates of 53% </w:t>
      </w:r>
      <w:ins w:id="455" w:author="Anna Gårdmark" w:date="2022-02-10T09:35:00Z">
        <w:r w:rsidR="009B06EB">
          <w:t xml:space="preserve">in the warm area </w:t>
        </w:r>
      </w:ins>
      <w:r>
        <w:t xml:space="preserve">and </w:t>
      </w:r>
      <w:sdt>
        <w:sdtPr>
          <w:tag w:val="goog_rdk_19"/>
          <w:id w:val="978731663"/>
        </w:sdtPr>
        <w:sdtContent>
          <w:ins w:id="456" w:author="Malin Karlsson" w:date="2021-11-01T10:56:00Z">
            <w:r>
              <w:t>47%</w:t>
            </w:r>
            <w:del w:id="457" w:author="Anna Gårdmark" w:date="2022-02-10T09:34:00Z">
              <w:r w:rsidDel="009B06EB">
                <w:delText>?</w:delText>
              </w:r>
            </w:del>
          </w:ins>
        </w:sdtContent>
      </w:sdt>
      <w:ins w:id="458" w:author="Anna Gårdmark" w:date="2022-02-10T09:35:00Z">
        <w:r w:rsidR="009B06EB">
          <w:t xml:space="preserve"> in the cold</w:t>
        </w:r>
      </w:ins>
      <w:sdt>
        <w:sdtPr>
          <w:tag w:val="goog_rdk_20"/>
          <w:id w:val="-1254659940"/>
        </w:sdtPr>
        <w:sdtContent>
          <w:del w:id="459" w:author="Malin Karlsson" w:date="2021-11-01T10:56:00Z">
            <w:r>
              <w:delText>0.47%</w:delText>
            </w:r>
          </w:del>
        </w:sdtContent>
      </w:sdt>
      <w:del w:id="460" w:author="Anna Gårdmark" w:date="2022-02-10T09:34:00Z">
        <w:r w:rsidDel="009B06EB">
          <w:delText>, respectively</w:delText>
        </w:r>
      </w:del>
      <w:r>
        <w:t xml:space="preserve">. </w:t>
      </w:r>
      <w:moveFromRangeStart w:id="461" w:author="Anna Gårdmark" w:date="2022-02-10T09:35:00Z" w:name="move95378164"/>
      <w:moveFrom w:id="462" w:author="Anna Gårdmark" w:date="2022-02-10T09:35:00Z">
        <w:r w:rsidDel="009B06EB">
          <w:t xml:space="preserve">The overlap with zero is 0.1%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warm</m:t>
              </m:r>
            </m:sub>
          </m:sSub>
        </m:oMath>
        <w:r w:rsidDel="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cold</m:t>
              </m:r>
            </m:sub>
          </m:sSub>
        </m:oMath>
        <w:r w:rsidDel="009B06EB">
          <w:t xml:space="preserve"> (Fig. 4).</w:t>
        </w:r>
      </w:moveFrom>
      <w:moveFromRangeEnd w:id="461"/>
    </w:p>
    <w:p w14:paraId="0000002B" w14:textId="40F30887" w:rsidR="00037DE8" w:rsidRDefault="001B1A85">
      <w:pPr>
        <w:spacing w:line="480" w:lineRule="auto"/>
        <w:ind w:firstLine="284"/>
        <w:jc w:val="both"/>
      </w:pPr>
      <w:r>
        <w:t xml:space="preserve">Lastly, analysis of the </w:t>
      </w:r>
      <w:ins w:id="463" w:author="Anna Gårdmark" w:date="2022-02-10T09:37:00Z">
        <w:r w:rsidR="00C70D21">
          <w:t xml:space="preserve">population </w:t>
        </w:r>
      </w:ins>
      <w:r>
        <w:t>size-structure</w:t>
      </w:r>
      <w:ins w:id="464" w:author="Anna Gårdmark" w:date="2022-02-10T09:40:00Z">
        <w:r w:rsidR="00C70D21">
          <w:t>s</w:t>
        </w:r>
      </w:ins>
      <w:r>
        <w:t xml:space="preserve"> revealed that the faster growth rates for </w:t>
      </w:r>
      <w:ins w:id="465" w:author="Anna Gårdmark" w:date="2022-02-10T09:41:00Z">
        <w:r w:rsidR="00C70D21">
          <w:t xml:space="preserve">fish of </w:t>
        </w:r>
      </w:ins>
      <w:r>
        <w:t>all sizes leading to a larger size-at-age outweigh the higher mortality rates in the warm area</w:t>
      </w:r>
      <w:ins w:id="466" w:author="Anna Gårdmark" w:date="2022-02-10T09:40:00Z">
        <w:r w:rsidR="00C70D21">
          <w:t>, such that the size-spectrum slope is less steep in the warm area (Fig. 5A)</w:t>
        </w:r>
      </w:ins>
      <w:ins w:id="467" w:author="Anna Gårdmark" w:date="2022-02-10T09:38:00Z">
        <w:r w:rsidR="00C70D21">
          <w:t xml:space="preserve">. </w:t>
        </w:r>
        <w:proofErr w:type="gramStart"/>
        <w:r w:rsidR="00C70D21">
          <w:t>As a consequence</w:t>
        </w:r>
      </w:ins>
      <w:proofErr w:type="gramEnd"/>
      <w:ins w:id="468" w:author="Anna Gårdmark" w:date="2022-02-10T09:40:00Z">
        <w:r w:rsidR="00C70D21">
          <w:t xml:space="preserve"> of this faster growth</w:t>
        </w:r>
      </w:ins>
      <w:r>
        <w:t xml:space="preserve">, </w:t>
      </w:r>
      <w:del w:id="469" w:author="Anna Gårdmark" w:date="2022-02-10T09:38:00Z">
        <w:r w:rsidDel="00C70D21">
          <w:delText xml:space="preserve">such that </w:delText>
        </w:r>
      </w:del>
      <w:r>
        <w:t xml:space="preserve">the warmer area both </w:t>
      </w:r>
      <w:sdt>
        <w:sdtPr>
          <w:tag w:val="goog_rdk_21"/>
          <w:id w:val="-252588962"/>
        </w:sdtPr>
        <w:sdtContent>
          <w:ins w:id="470" w:author="Malin Karlsson" w:date="2021-11-04T19:30:00Z">
            <w:r>
              <w:t>has</w:t>
            </w:r>
          </w:ins>
        </w:sdtContent>
      </w:sdt>
      <w:sdt>
        <w:sdtPr>
          <w:tag w:val="goog_rdk_22"/>
          <w:id w:val="-1759354473"/>
        </w:sdtPr>
        <w:sdtContent>
          <w:del w:id="471" w:author="Malin Karlsson" w:date="2021-11-04T19:30:00Z">
            <w:r>
              <w:delText>have</w:delText>
            </w:r>
          </w:del>
        </w:sdtContent>
      </w:sdt>
      <w:r>
        <w:t xml:space="preserve"> the largest individuals as well as an overall larger proportion of large individuals (Fig. 5D). This is </w:t>
      </w:r>
      <w:del w:id="472" w:author="Anna Gårdmark" w:date="2022-02-10T09:41:00Z">
        <w:r w:rsidDel="00C70D21">
          <w:delText xml:space="preserve">also </w:delText>
        </w:r>
      </w:del>
      <w:r>
        <w:t xml:space="preserve">evident in the analyses of size-spectrum slopes over time, where we found that the intercept </w:t>
      </w:r>
      <w:ins w:id="473" w:author="Anna Gårdmark" w:date="2022-02-10T09:44:00Z">
        <w:r w:rsidR="00C70D21">
          <w:t>(</w:t>
        </w:r>
        <m:oMath>
          <m:r>
            <w:rPr>
              <w:rFonts w:ascii="Cambria Math" w:hAnsi="Cambria Math"/>
            </w:rPr>
            <m:t>α</m:t>
          </m:r>
        </m:oMath>
        <w:r w:rsidR="00C70D21">
          <w:t xml:space="preserve">) </w:t>
        </w:r>
      </w:ins>
      <w:r>
        <w:t>is larger in the warm area (</w:t>
      </w:r>
      <w:ins w:id="474" w:author="Anna Gårdmark" w:date="2022-02-10T09:42:00Z">
        <w:r w:rsidR="00C70D21">
          <w:t xml:space="preserve">Fig. 5B; </w:t>
        </w:r>
      </w:ins>
      <w:r>
        <w:t xml:space="preserve">where year is centered to such that the intercept corresponds to the first year, i.e., 1987, and the model without an interaction between year and area was </w:t>
      </w:r>
      <w:commentRangeStart w:id="475"/>
      <w:r>
        <w:t>favored</w:t>
      </w:r>
      <w:commentRangeEnd w:id="475"/>
      <w:r w:rsidR="00C70D21">
        <w:rPr>
          <w:rStyle w:val="Kommentarsreferens"/>
        </w:rPr>
        <w:commentReference w:id="475"/>
      </w:r>
      <w:r>
        <w:t>). The overlap with zero was 2% for the distribution of differences of posterior samples of</w:t>
      </w:r>
      <w:ins w:id="476" w:author="Anna Gårdmark" w:date="2022-02-10T09:44:00Z">
        <w:r w:rsidR="00C70D21">
          <w:t xml:space="preserve"> the size-spectrum intercepts</w:t>
        </w:r>
      </w:ins>
      <w:ins w:id="477" w:author="Anna Gårdmark" w:date="2022-02-10T09:45:00Z">
        <w:r w:rsidR="00C70D21">
          <w:t xml:space="preserve"> of the warm and the cold area</w:t>
        </w:r>
      </w:ins>
      <w:ins w:id="478" w:author="Anna Gårdmark" w:date="2022-02-10T09:44:00Z">
        <w:r w:rsidR="00C70D21">
          <w:t>,</w:t>
        </w:r>
      </w:ins>
      <w:r>
        <w:t xml:space="preserve"> </w:t>
      </w:r>
      <w:commentRangeStart w:id="479"/>
      <m:oMath>
        <m:sSub>
          <m:sSubPr>
            <m:ctrlPr>
              <w:rPr>
                <w:rFonts w:ascii="Cambria Math" w:eastAsia="Cambria Math" w:hAnsi="Cambria Math" w:cs="Cambria Math"/>
              </w:rPr>
            </m:ctrlPr>
          </m:sSubPr>
          <m:e>
            <m:r>
              <w:ins w:id="480" w:author="Anna Gårdmark" w:date="2022-02-10T09:43:00Z">
                <w:rPr>
                  <w:rFonts w:ascii="Cambria Math" w:hAnsi="Cambria Math"/>
                </w:rPr>
                <m:t>α</m:t>
              </w:ins>
            </m:r>
            <m:r>
              <w:del w:id="481" w:author="Anna Gårdmark" w:date="2022-02-10T09:43:00Z">
                <w:rPr>
                  <w:rFonts w:ascii="Cambria Math" w:hAnsi="Cambria Math"/>
                </w:rPr>
                <m:t>β</m:t>
              </w:del>
            </m:r>
          </m:e>
          <m:sub>
            <m:r>
              <w:del w:id="482" w:author="Anna Gårdmark" w:date="2022-02-10T09:43:00Z">
                <w:rPr>
                  <w:rFonts w:ascii="Cambria Math" w:eastAsia="Cambria Math" w:hAnsi="Cambria Math" w:cs="Cambria Math"/>
                </w:rPr>
                <m:t>1</m:t>
              </w:del>
            </m:r>
            <m:r>
              <w:ins w:id="483" w:author="Anna Gårdmark" w:date="2022-02-10T09:43:00Z">
                <w:rPr>
                  <w:rFonts w:ascii="Cambria Math" w:eastAsia="Cambria Math" w:hAnsi="Cambria Math" w:cs="Cambria Math"/>
                </w:rPr>
                <m:t>warm</m:t>
              </w:ins>
            </m:r>
          </m:sub>
        </m:sSub>
      </m:oMath>
      <w:r>
        <w:t xml:space="preserve"> and </w:t>
      </w:r>
      <m:oMath>
        <m:sSub>
          <m:sSubPr>
            <m:ctrlPr>
              <w:rPr>
                <w:rFonts w:ascii="Cambria Math" w:eastAsia="Cambria Math" w:hAnsi="Cambria Math" w:cs="Cambria Math"/>
              </w:rPr>
            </m:ctrlPr>
          </m:sSubPr>
          <m:e>
            <m:r>
              <w:ins w:id="484" w:author="Anna Gårdmark" w:date="2022-02-10T09:43:00Z">
                <w:rPr>
                  <w:rFonts w:ascii="Cambria Math" w:hAnsi="Cambria Math"/>
                </w:rPr>
                <m:t>α</m:t>
              </w:ins>
            </m:r>
            <m:r>
              <w:del w:id="485" w:author="Anna Gårdmark" w:date="2022-02-10T09:43:00Z">
                <w:rPr>
                  <w:rFonts w:ascii="Cambria Math" w:hAnsi="Cambria Math"/>
                </w:rPr>
                <m:t>β</m:t>
              </w:del>
            </m:r>
          </m:e>
          <m:sub>
            <m:r>
              <w:del w:id="486" w:author="Anna Gårdmark" w:date="2022-02-10T09:43:00Z">
                <w:rPr>
                  <w:rFonts w:ascii="Cambria Math" w:eastAsia="Cambria Math" w:hAnsi="Cambria Math" w:cs="Cambria Math"/>
                </w:rPr>
                <m:t>0</m:t>
              </w:del>
            </m:r>
            <m:r>
              <w:ins w:id="487" w:author="Anna Gårdmark" w:date="2022-02-10T09:43:00Z">
                <w:rPr>
                  <w:rFonts w:ascii="Cambria Math" w:eastAsia="Cambria Math" w:hAnsi="Cambria Math" w:cs="Cambria Math"/>
                </w:rPr>
                <m:t>cold</m:t>
              </w:ins>
            </m:r>
          </m:sub>
        </m:sSub>
      </m:oMath>
      <w:r>
        <w:t xml:space="preserve"> </w:t>
      </w:r>
      <w:commentRangeEnd w:id="479"/>
      <w:r w:rsidR="00C70D21">
        <w:rPr>
          <w:rStyle w:val="Kommentarsreferens"/>
        </w:rPr>
        <w:commentReference w:id="479"/>
      </w:r>
      <w:del w:id="488" w:author="Anna Gårdmark" w:date="2022-02-10T09:44:00Z">
        <w:r w:rsidDel="00C70D21">
          <w:delText>(intercept for the warm and cold area, respectively)</w:delText>
        </w:r>
      </w:del>
      <w:del w:id="489" w:author="Anna Gårdmark" w:date="2022-02-10T09:45:00Z">
        <w:r w:rsidDel="00C70D21">
          <w:delText xml:space="preserve"> </w:delText>
        </w:r>
      </w:del>
      <w:r>
        <w:t xml:space="preserve">(Fig. </w:t>
      </w:r>
      <w:del w:id="490" w:author="Anna Gårdmark" w:date="2022-02-10T09:42:00Z">
        <w:r w:rsidDel="00C70D21">
          <w:delText>4</w:delText>
        </w:r>
      </w:del>
      <w:ins w:id="491" w:author="Anna Gårdmark" w:date="2022-02-10T09:42:00Z">
        <w:r w:rsidR="00C70D21">
          <w:t>5C</w:t>
        </w:r>
      </w:ins>
      <w:r>
        <w:t>).</w:t>
      </w:r>
    </w:p>
    <w:p w14:paraId="0000002C" w14:textId="77777777" w:rsidR="00037DE8" w:rsidRDefault="00037DE8">
      <w:pPr>
        <w:spacing w:line="480" w:lineRule="auto"/>
        <w:ind w:firstLine="284"/>
        <w:jc w:val="both"/>
      </w:pPr>
    </w:p>
    <w:p w14:paraId="0000002D" w14:textId="77777777" w:rsidR="00037DE8" w:rsidRDefault="00C00598">
      <w:pPr>
        <w:spacing w:line="480" w:lineRule="auto"/>
        <w:jc w:val="both"/>
        <w:rPr>
          <w:sz w:val="28"/>
          <w:szCs w:val="28"/>
        </w:rPr>
      </w:pPr>
      <w:sdt>
        <w:sdtPr>
          <w:tag w:val="goog_rdk_23"/>
          <w:id w:val="-2108262415"/>
        </w:sdtPr>
        <w:sdtContent>
          <w:commentRangeStart w:id="492"/>
        </w:sdtContent>
      </w:sdt>
      <w:sdt>
        <w:sdtPr>
          <w:tag w:val="goog_rdk_24"/>
          <w:id w:val="-1285574110"/>
        </w:sdtPr>
        <w:sdtContent>
          <w:commentRangeStart w:id="493"/>
        </w:sdtContent>
      </w:sdt>
      <w:sdt>
        <w:sdtPr>
          <w:tag w:val="goog_rdk_25"/>
          <w:id w:val="727271571"/>
        </w:sdtPr>
        <w:sdtContent>
          <w:commentRangeStart w:id="494"/>
        </w:sdtContent>
      </w:sdt>
      <w:r w:rsidR="001B1A85">
        <w:rPr>
          <w:sz w:val="28"/>
          <w:szCs w:val="28"/>
        </w:rPr>
        <w:t>Discussion</w:t>
      </w:r>
      <w:commentRangeEnd w:id="492"/>
      <w:r w:rsidR="001B1A85">
        <w:commentReference w:id="492"/>
      </w:r>
      <w:commentRangeEnd w:id="493"/>
      <w:r w:rsidR="001B1A85">
        <w:commentReference w:id="493"/>
      </w:r>
      <w:commentRangeEnd w:id="494"/>
      <w:r w:rsidR="001B1A85">
        <w:commentReference w:id="494"/>
      </w:r>
    </w:p>
    <w:p w14:paraId="0000002E" w14:textId="130C467C" w:rsidR="00037DE8" w:rsidRDefault="001B1A85">
      <w:pPr>
        <w:spacing w:line="480" w:lineRule="auto"/>
        <w:jc w:val="both"/>
      </w:pPr>
      <w:r>
        <w:t xml:space="preserve">Our study provides strong evidence for </w:t>
      </w:r>
      <w:ins w:id="495" w:author="Anna Gårdmark" w:date="2022-02-10T10:04:00Z">
        <w:r w:rsidR="00E46EE6">
          <w:t xml:space="preserve">warming-induced </w:t>
        </w:r>
      </w:ins>
      <w:r>
        <w:t>differentiation in growth, mortality, and size-structure in a natural population of a non-exploited, temperate fish species exposed</w:t>
      </w:r>
      <w:ins w:id="496" w:author="Anna Gårdmark" w:date="2022-02-10T09:46:00Z">
        <w:r w:rsidR="00C70D21">
          <w:t xml:space="preserve"> to</w:t>
        </w:r>
      </w:ins>
      <w:r>
        <w:t xml:space="preserve"> 5-10 </w:t>
      </w:r>
      <m:oMath>
        <m:r>
          <w:rPr>
            <w:rFonts w:ascii="Cambria Math" w:eastAsia="Cambria Math" w:hAnsi="Cambria Math" w:cs="Cambria Math"/>
          </w:rPr>
          <m:t>℃</m:t>
        </m:r>
      </m:oMath>
      <w:r>
        <w:t xml:space="preserve"> above normal temperatures for </w:t>
      </w:r>
      <w:del w:id="497" w:author="Anna Gårdmark" w:date="2022-02-10T09:46:00Z">
        <w:r w:rsidDel="00C70D21">
          <w:delText xml:space="preserve">approximately </w:delText>
        </w:r>
      </w:del>
      <w:ins w:id="498" w:author="Anna Gårdmark" w:date="2022-02-10T09:46:00Z">
        <w:r w:rsidR="00C70D21">
          <w:t xml:space="preserve">more than </w:t>
        </w:r>
      </w:ins>
      <w:r>
        <w:t>two decades. While it is a study on only a single species, these features make it a unique climate change experiment, as most</w:t>
      </w:r>
      <w:ins w:id="499" w:author="Anna Gårdmark" w:date="2022-02-10T10:07:00Z">
        <w:r w:rsidR="00E46EE6">
          <w:t xml:space="preserve"> warming</w:t>
        </w:r>
      </w:ins>
      <w:r>
        <w:t xml:space="preserve"> studies on natural populations of fish to date are on commercially exploited fish </w:t>
      </w:r>
      <w:r>
        <w:lastRenderedPageBreak/>
        <w:t xml:space="preserve">species (and fisheries exploitation affects </w:t>
      </w:r>
      <w:del w:id="500" w:author="Anna Gårdmark" w:date="2022-02-10T09:47:00Z">
        <w:r w:rsidDel="00C70D21">
          <w:delText xml:space="preserve">both the </w:delText>
        </w:r>
      </w:del>
      <w:r>
        <w:t xml:space="preserve">size-structure </w:t>
      </w:r>
      <w:ins w:id="501" w:author="Anna Gårdmark" w:date="2022-02-10T09:47:00Z">
        <w:r w:rsidR="00C70D21">
          <w:t xml:space="preserve">both </w:t>
        </w:r>
      </w:ins>
      <w:r>
        <w:t xml:space="preserve">directly </w:t>
      </w:r>
      <w:ins w:id="502" w:author="Anna Gårdmark" w:date="2022-02-10T09:47:00Z">
        <w:r w:rsidR="00C70D21">
          <w:t>and</w:t>
        </w:r>
      </w:ins>
      <w:del w:id="503" w:author="Anna Gårdmark" w:date="2022-02-10T09:47:00Z">
        <w:r w:rsidDel="00C70D21">
          <w:delText>but also</w:delText>
        </w:r>
      </w:del>
      <w:r>
        <w:t xml:space="preserve"> indirectly by selecting </w:t>
      </w:r>
      <w:ins w:id="504" w:author="Anna Gårdmark" w:date="2022-02-10T09:47:00Z">
        <w:r w:rsidR="00C70D21">
          <w:t xml:space="preserve">for </w:t>
        </w:r>
      </w:ins>
      <w:r>
        <w:t xml:space="preserve">fast growing individuals). </w:t>
      </w:r>
      <w:ins w:id="505" w:author="Anna Gårdmark" w:date="2022-02-10T10:24:00Z">
        <w:r w:rsidR="00B70C58">
          <w:t xml:space="preserve">While factors other than temperature could have contributed to the elevated growth and mortality, </w:t>
        </w:r>
      </w:ins>
      <w:del w:id="506" w:author="Anna Gårdmark" w:date="2022-02-10T10:24:00Z">
        <w:r w:rsidDel="00B70C58">
          <w:delText xml:space="preserve">It is also rare to have such </w:delText>
        </w:r>
        <w:commentRangeStart w:id="507"/>
        <w:r w:rsidDel="00B70C58">
          <w:delText xml:space="preserve">large </w:delText>
        </w:r>
      </w:del>
      <w:ins w:id="508" w:author="Anna Gårdmark" w:date="2022-02-10T10:24:00Z">
        <w:r w:rsidR="00B70C58">
          <w:t xml:space="preserve">the </w:t>
        </w:r>
      </w:ins>
      <w:r>
        <w:t>temperature contrast</w:t>
      </w:r>
      <w:del w:id="509" w:author="Anna Gårdmark" w:date="2022-02-10T10:24:00Z">
        <w:r w:rsidDel="00B70C58">
          <w:delText>s</w:delText>
        </w:r>
      </w:del>
      <w:r>
        <w:t xml:space="preserve"> </w:t>
      </w:r>
      <w:ins w:id="510" w:author="Anna Gårdmark" w:date="2022-02-10T10:24:00Z">
        <w:r w:rsidR="00B70C58">
          <w:t>is unusually large for</w:t>
        </w:r>
      </w:ins>
      <w:del w:id="511" w:author="Anna Gårdmark" w:date="2022-02-10T10:24:00Z">
        <w:r w:rsidDel="00B70C58">
          <w:delText>in</w:delText>
        </w:r>
      </w:del>
      <w:r>
        <w:t xml:space="preserve"> natural systems</w:t>
      </w:r>
      <w:ins w:id="512" w:author="Anna Gårdmark" w:date="2022-02-10T10:27:00Z">
        <w:r w:rsidR="00B70C58">
          <w:t>. Moreover,</w:t>
        </w:r>
      </w:ins>
      <w:ins w:id="513" w:author="Anna Gårdmark" w:date="2022-02-10T10:05:00Z">
        <w:r w:rsidR="00E46EE6">
          <w:t xml:space="preserve"> heating </w:t>
        </w:r>
      </w:ins>
      <w:ins w:id="514" w:author="Anna Gårdmark" w:date="2022-02-10T10:24:00Z">
        <w:r w:rsidR="00B70C58">
          <w:t xml:space="preserve">occurred </w:t>
        </w:r>
      </w:ins>
      <w:ins w:id="515" w:author="Anna Gårdmark" w:date="2022-02-10T10:05:00Z">
        <w:r w:rsidR="00E46EE6">
          <w:t>at the scale of a whole ecosystem</w:t>
        </w:r>
      </w:ins>
      <w:commentRangeEnd w:id="507"/>
      <w:ins w:id="516" w:author="Anna Gårdmark" w:date="2022-02-10T10:26:00Z">
        <w:r w:rsidR="00B70C58">
          <w:t xml:space="preserve">, </w:t>
        </w:r>
      </w:ins>
      <w:ins w:id="517" w:author="Anna Gårdmark" w:date="2022-02-10T10:27:00Z">
        <w:r w:rsidR="00B70C58">
          <w:t xml:space="preserve">which </w:t>
        </w:r>
      </w:ins>
      <w:ins w:id="518" w:author="Anna Gårdmark" w:date="2022-02-10T10:26:00Z">
        <w:r w:rsidR="00B70C58">
          <w:t>mak</w:t>
        </w:r>
      </w:ins>
      <w:ins w:id="519" w:author="Anna Gårdmark" w:date="2022-02-10T10:27:00Z">
        <w:r w:rsidR="00B70C58">
          <w:t>es</w:t>
        </w:r>
      </w:ins>
      <w:ins w:id="520" w:author="Anna Gårdmark" w:date="2022-02-10T10:26:00Z">
        <w:r w:rsidR="00B70C58">
          <w:t xml:space="preserve"> the findings highly relevant in the context of global warming.</w:t>
        </w:r>
      </w:ins>
      <w:ins w:id="521" w:author="Anna Gårdmark" w:date="2022-02-10T10:06:00Z">
        <w:r w:rsidR="00E46EE6">
          <w:rPr>
            <w:rStyle w:val="Kommentarsreferens"/>
          </w:rPr>
          <w:commentReference w:id="507"/>
        </w:r>
      </w:ins>
      <w:ins w:id="522" w:author="Anna Gårdmark" w:date="2022-02-10T10:26:00Z">
        <w:r w:rsidR="00B70C58">
          <w:t xml:space="preserve"> </w:t>
        </w:r>
      </w:ins>
      <w:del w:id="523" w:author="Anna Gårdmark" w:date="2022-02-10T10:26:00Z">
        <w:r w:rsidDel="00B70C58">
          <w:delText xml:space="preserve">. </w:delText>
        </w:r>
      </w:del>
      <w:del w:id="524" w:author="Anna Gårdmark" w:date="2022-02-10T10:24:00Z">
        <w:r w:rsidDel="00B70C58">
          <w:delText xml:space="preserve">While other </w:delText>
        </w:r>
      </w:del>
      <w:del w:id="525" w:author="Anna Gårdmark" w:date="2022-02-10T10:05:00Z">
        <w:r w:rsidDel="00E46EE6">
          <w:delText xml:space="preserve">factors </w:delText>
        </w:r>
      </w:del>
      <w:del w:id="526" w:author="Anna Gårdmark" w:date="2022-02-10T10:24:00Z">
        <w:r w:rsidDel="00B70C58">
          <w:delText>could have contributed to the</w:delText>
        </w:r>
      </w:del>
      <w:del w:id="527" w:author="Anna Gårdmark" w:date="2022-02-10T10:23:00Z">
        <w:r w:rsidDel="00B70C58">
          <w:delText>se differences</w:delText>
        </w:r>
      </w:del>
      <w:del w:id="528" w:author="Anna Gårdmark" w:date="2022-02-10T10:24:00Z">
        <w:r w:rsidDel="00B70C58">
          <w:delText xml:space="preserve">, </w:delText>
        </w:r>
      </w:del>
      <w:del w:id="529" w:author="Anna Gårdmark" w:date="2022-02-10T10:25:00Z">
        <w:r w:rsidDel="00B70C58">
          <w:delText>it is i</w:delText>
        </w:r>
      </w:del>
      <w:ins w:id="530" w:author="Anna Gårdmark" w:date="2022-02-10T10:25:00Z">
        <w:r w:rsidR="00B70C58">
          <w:t>I</w:t>
        </w:r>
      </w:ins>
      <w:r>
        <w:t>nteresting</w:t>
      </w:r>
      <w:ins w:id="531" w:author="Anna Gårdmark" w:date="2022-02-10T10:25:00Z">
        <w:r w:rsidR="00B70C58">
          <w:t>ly,</w:t>
        </w:r>
      </w:ins>
      <w:del w:id="532" w:author="Anna Gårdmark" w:date="2022-02-10T10:25:00Z">
        <w:r w:rsidDel="00B70C58">
          <w:delText xml:space="preserve"> that</w:delText>
        </w:r>
      </w:del>
      <w:r>
        <w:t xml:space="preserve"> our findings contrast with both broader predictions about declining mean body sizes</w:t>
      </w:r>
      <w:ins w:id="533" w:author="Anna Gårdmark" w:date="2022-02-10T10:25:00Z">
        <w:r w:rsidR="00B70C58">
          <w:t xml:space="preserve"> (ref)</w:t>
        </w:r>
      </w:ins>
      <w:r>
        <w:t>, and</w:t>
      </w:r>
      <w:del w:id="534" w:author="Anna Gårdmark" w:date="2022-02-10T10:33:00Z">
        <w:r w:rsidDel="0016529A">
          <w:delText>, more specifically,</w:delText>
        </w:r>
      </w:del>
      <w:ins w:id="535" w:author="Anna Gårdmark" w:date="2022-02-10T10:33:00Z">
        <w:r w:rsidR="0016529A">
          <w:t xml:space="preserve"> on</w:t>
        </w:r>
      </w:ins>
      <w:r>
        <w:t xml:space="preserve"> intraspecific responses such as the </w:t>
      </w:r>
      <w:commentRangeStart w:id="536"/>
      <w:r>
        <w:t>TSR (temperature-size rule</w:t>
      </w:r>
      <w:ins w:id="537" w:author="Anna Gårdmark" w:date="2022-02-10T10:25:00Z">
        <w:r w:rsidR="00B70C58">
          <w:t>; ref</w:t>
        </w:r>
      </w:ins>
      <w:r>
        <w:t>) and the GOLT (Gill-Oxygen-Limitation-Theory</w:t>
      </w:r>
      <w:ins w:id="538" w:author="Anna Gårdmark" w:date="2022-02-10T10:25:00Z">
        <w:r w:rsidR="00B70C58">
          <w:t>; ref</w:t>
        </w:r>
      </w:ins>
      <w:r>
        <w:t xml:space="preserve">). </w:t>
      </w:r>
      <w:commentRangeEnd w:id="536"/>
      <w:r w:rsidR="00E46EE6">
        <w:rPr>
          <w:rStyle w:val="Kommentarsreferens"/>
        </w:rPr>
        <w:commentReference w:id="536"/>
      </w:r>
      <w:r>
        <w:t xml:space="preserve">The contrasts lie in that both asymptotic size and size-at-age of mature individuals, as well as the proportion of larger individuals </w:t>
      </w:r>
      <w:del w:id="539" w:author="Anna Gårdmark" w:date="2022-02-10T10:31:00Z">
        <w:r w:rsidDel="00B70C58">
          <w:delText xml:space="preserve">are </w:delText>
        </w:r>
      </w:del>
      <w:ins w:id="540" w:author="Anna Gårdmark" w:date="2022-02-10T10:31:00Z">
        <w:r w:rsidR="00B70C58">
          <w:t xml:space="preserve">were </w:t>
        </w:r>
      </w:ins>
      <w:r>
        <w:t xml:space="preserve">larger and higher in the warm area – despite the elevated mortality rates. </w:t>
      </w:r>
      <w:customXmlDelRangeStart w:id="541" w:author="Anna Gårdmark" w:date="2022-02-10T10:34:00Z"/>
      <w:sdt>
        <w:sdtPr>
          <w:tag w:val="goog_rdk_26"/>
          <w:id w:val="492143714"/>
        </w:sdtPr>
        <w:sdtContent>
          <w:customXmlDelRangeEnd w:id="541"/>
          <w:commentRangeStart w:id="542"/>
          <w:customXmlDelRangeStart w:id="543" w:author="Anna Gårdmark" w:date="2022-02-10T10:34:00Z"/>
        </w:sdtContent>
      </w:sdt>
      <w:customXmlDelRangeEnd w:id="543"/>
      <w:del w:id="544" w:author="Anna Gårdmark" w:date="2022-02-10T10:34:00Z">
        <w:r w:rsidDel="0016529A">
          <w:delText>Interestingly, these patterns, rules and mechanistic predictions are essentially agnostic about changes in e.g., food levels, which otherwise could confound the effects we attribute to the temperature difference here</w:delText>
        </w:r>
        <w:commentRangeStart w:id="545"/>
        <w:r w:rsidDel="0016529A">
          <w:delText xml:space="preserve">. </w:delText>
        </w:r>
        <w:commentRangeEnd w:id="542"/>
        <w:r w:rsidDel="0016529A">
          <w:commentReference w:id="542"/>
        </w:r>
        <w:commentRangeEnd w:id="545"/>
        <w:r w:rsidR="00E46EE6" w:rsidDel="0016529A">
          <w:rPr>
            <w:rStyle w:val="Kommentarsreferens"/>
          </w:rPr>
          <w:commentReference w:id="545"/>
        </w:r>
        <w:r w:rsidDel="0016529A">
          <w:delText>Moreover, s</w:delText>
        </w:r>
      </w:del>
      <w:ins w:id="546" w:author="Anna Gårdmark" w:date="2022-02-10T10:34:00Z">
        <w:r w:rsidR="0016529A">
          <w:t>S</w:t>
        </w:r>
      </w:ins>
      <w:r>
        <w:t xml:space="preserve">ince optimum growth temperatures decline with size within species generally even under food satiation in experimental studies (Lindmark </w:t>
      </w:r>
      <w:r>
        <w:rPr>
          <w:i/>
        </w:rPr>
        <w:t>et al.</w:t>
      </w:r>
      <w:r>
        <w:t xml:space="preserve"> 2021), the finding that the largest individuals inhabited the warmed area was unexpected</w:t>
      </w:r>
      <w:commentRangeStart w:id="547"/>
      <w:r>
        <w:t>.</w:t>
      </w:r>
      <w:commentRangeEnd w:id="547"/>
      <w:r w:rsidR="00B70C58">
        <w:rPr>
          <w:rStyle w:val="Kommentarsreferens"/>
        </w:rPr>
        <w:commentReference w:id="547"/>
      </w:r>
      <w:ins w:id="548" w:author="Anna Gårdmark" w:date="2022-02-10T10:35:00Z">
        <w:r w:rsidR="0016529A">
          <w:t xml:space="preserve"> Our results suggest that organisms respond differently to warming of whole ecosystems than </w:t>
        </w:r>
      </w:ins>
      <w:ins w:id="549" w:author="Anna Gårdmark" w:date="2022-02-11T07:59:00Z">
        <w:r w:rsidR="00CC6788">
          <w:t xml:space="preserve">to direct warming </w:t>
        </w:r>
      </w:ins>
      <w:ins w:id="550" w:author="Anna Gårdmark" w:date="2022-02-10T10:35:00Z">
        <w:r w:rsidR="0016529A">
          <w:t xml:space="preserve">of </w:t>
        </w:r>
      </w:ins>
      <w:ins w:id="551" w:author="Anna Gårdmark" w:date="2022-02-10T10:36:00Z">
        <w:r w:rsidR="0016529A">
          <w:t xml:space="preserve">individuals, and that growth (and mortality) </w:t>
        </w:r>
      </w:ins>
      <w:ins w:id="552" w:author="Anna Gårdmark" w:date="2022-02-10T10:38:00Z">
        <w:r w:rsidR="0016529A">
          <w:t>changes</w:t>
        </w:r>
      </w:ins>
      <w:ins w:id="553" w:author="Anna Gårdmark" w:date="2022-02-10T10:37:00Z">
        <w:r w:rsidR="0016529A">
          <w:t xml:space="preserve"> emerge not only from direct physiological responses to increased temperatures,</w:t>
        </w:r>
      </w:ins>
      <w:ins w:id="554" w:author="Anna Gårdmark" w:date="2022-02-10T10:38:00Z">
        <w:r w:rsidR="0016529A">
          <w:t xml:space="preserve"> but also </w:t>
        </w:r>
      </w:ins>
      <w:ins w:id="555" w:author="Anna Gårdmark" w:date="2022-02-10T10:40:00Z">
        <w:r w:rsidR="0016529A">
          <w:t>from</w:t>
        </w:r>
      </w:ins>
      <w:ins w:id="556" w:author="Anna Gårdmark" w:date="2022-02-10T10:38:00Z">
        <w:r w:rsidR="0016529A">
          <w:t xml:space="preserve"> warming-induced changes in the food web,</w:t>
        </w:r>
      </w:ins>
      <w:ins w:id="557" w:author="Anna Gårdmark" w:date="2022-02-10T10:39:00Z">
        <w:r w:rsidR="0016529A">
          <w:t xml:space="preserve"> e.g.</w:t>
        </w:r>
      </w:ins>
      <w:ins w:id="558" w:author="Anna Gårdmark" w:date="2022-02-10T10:38:00Z">
        <w:r w:rsidR="0016529A">
          <w:t xml:space="preserve"> prey productivity, diet composition and </w:t>
        </w:r>
      </w:ins>
      <w:ins w:id="559" w:author="Anna Gårdmark" w:date="2022-02-10T10:40:00Z">
        <w:r w:rsidR="0016529A">
          <w:t>trophic</w:t>
        </w:r>
      </w:ins>
      <w:ins w:id="560" w:author="Anna Gårdmark" w:date="2022-02-10T10:38:00Z">
        <w:r w:rsidR="0016529A">
          <w:t xml:space="preserve"> transfer efficiencies</w:t>
        </w:r>
      </w:ins>
      <w:ins w:id="561" w:author="Anna Gårdmark" w:date="2022-02-10T10:39:00Z">
        <w:r w:rsidR="0016529A">
          <w:t xml:space="preserve"> (Gårdmark &amp; Huss 2020).</w:t>
        </w:r>
      </w:ins>
    </w:p>
    <w:p w14:paraId="0000002F" w14:textId="3143F321" w:rsidR="00037DE8" w:rsidRDefault="001B1A85">
      <w:pPr>
        <w:spacing w:line="480" w:lineRule="auto"/>
        <w:ind w:firstLine="284"/>
        <w:jc w:val="both"/>
      </w:pPr>
      <w:commentRangeStart w:id="562"/>
      <w:r w:rsidRPr="000242F8">
        <w:rPr>
          <w:highlight w:val="yellow"/>
          <w:rPrChange w:id="563" w:author="Anna Gårdmark" w:date="2022-02-11T08:30:00Z">
            <w:rPr/>
          </w:rPrChange>
        </w:rPr>
        <w:t>A</w:t>
      </w:r>
      <w:commentRangeEnd w:id="562"/>
      <w:r w:rsidR="00E0077A" w:rsidRPr="000242F8">
        <w:rPr>
          <w:rStyle w:val="Kommentarsreferens"/>
          <w:highlight w:val="yellow"/>
          <w:rPrChange w:id="564" w:author="Anna Gårdmark" w:date="2022-02-11T08:30:00Z">
            <w:rPr>
              <w:rStyle w:val="Kommentarsreferens"/>
            </w:rPr>
          </w:rPrChange>
        </w:rPr>
        <w:commentReference w:id="562"/>
      </w:r>
      <w:r w:rsidRPr="000242F8">
        <w:rPr>
          <w:highlight w:val="yellow"/>
          <w:rPrChange w:id="565" w:author="Anna Gårdmark" w:date="2022-02-11T08:30:00Z">
            <w:rPr/>
          </w:rPrChange>
        </w:rPr>
        <w:t xml:space="preserve"> key question for understanding the implications of warming on ectotherm populations is if larger individuals in a population become rarer or smaller (Ohlberger 2013; Ohlberger </w:t>
      </w:r>
      <w:r w:rsidRPr="000242F8">
        <w:rPr>
          <w:i/>
          <w:highlight w:val="yellow"/>
          <w:rPrChange w:id="566" w:author="Anna Gårdmark" w:date="2022-02-11T08:30:00Z">
            <w:rPr>
              <w:i/>
            </w:rPr>
          </w:rPrChange>
        </w:rPr>
        <w:t>et al.</w:t>
      </w:r>
      <w:r w:rsidRPr="000242F8">
        <w:rPr>
          <w:highlight w:val="yellow"/>
          <w:rPrChange w:id="567" w:author="Anna Gårdmark" w:date="2022-02-11T08:30:00Z">
            <w:rPr/>
          </w:rPrChange>
        </w:rPr>
        <w:t xml:space="preserve"> 2018) – i.e. how the size- and age-distribution change rather than the mean size. Not only for evaluating population-level changes in functions and ecological roles due to the </w:t>
      </w:r>
      <w:proofErr w:type="spellStart"/>
      <w:r w:rsidRPr="000242F8">
        <w:rPr>
          <w:highlight w:val="yellow"/>
          <w:rPrChange w:id="568" w:author="Anna Gårdmark" w:date="2022-02-11T08:30:00Z">
            <w:rPr/>
          </w:rPrChange>
        </w:rPr>
        <w:t>allometric</w:t>
      </w:r>
      <w:proofErr w:type="spellEnd"/>
      <w:r w:rsidRPr="000242F8">
        <w:rPr>
          <w:highlight w:val="yellow"/>
          <w:rPrChange w:id="569" w:author="Anna Gårdmark" w:date="2022-02-11T08:30:00Z">
            <w:rPr/>
          </w:rPrChange>
        </w:rPr>
        <w:t xml:space="preserve"> </w:t>
      </w:r>
      <w:r w:rsidRPr="000242F8">
        <w:rPr>
          <w:highlight w:val="yellow"/>
          <w:rPrChange w:id="570" w:author="Anna Gårdmark" w:date="2022-02-11T08:30:00Z">
            <w:rPr/>
          </w:rPrChange>
        </w:rPr>
        <w:lastRenderedPageBreak/>
        <w:t>scaling of vital rates (</w:t>
      </w:r>
      <w:proofErr w:type="spellStart"/>
      <w:r w:rsidRPr="000242F8">
        <w:rPr>
          <w:highlight w:val="yellow"/>
          <w:rPrChange w:id="571" w:author="Anna Gårdmark" w:date="2022-02-11T08:30:00Z">
            <w:rPr/>
          </w:rPrChange>
        </w:rPr>
        <w:t>Fritschie</w:t>
      </w:r>
      <w:proofErr w:type="spellEnd"/>
      <w:r w:rsidRPr="000242F8">
        <w:rPr>
          <w:highlight w:val="yellow"/>
          <w:rPrChange w:id="572" w:author="Anna Gårdmark" w:date="2022-02-11T08:30:00Z">
            <w:rPr/>
          </w:rPrChange>
        </w:rPr>
        <w:t xml:space="preserve"> &amp; Olden 2016; Audzijonyte </w:t>
      </w:r>
      <w:r w:rsidRPr="000242F8">
        <w:rPr>
          <w:i/>
          <w:highlight w:val="yellow"/>
          <w:rPrChange w:id="573" w:author="Anna Gårdmark" w:date="2022-02-11T08:30:00Z">
            <w:rPr>
              <w:i/>
            </w:rPr>
          </w:rPrChange>
        </w:rPr>
        <w:t>et al.</w:t>
      </w:r>
      <w:r w:rsidRPr="000242F8">
        <w:rPr>
          <w:highlight w:val="yellow"/>
          <w:rPrChange w:id="574" w:author="Anna Gårdmark" w:date="2022-02-11T08:30:00Z">
            <w:rPr/>
          </w:rPrChange>
        </w:rPr>
        <w:t xml:space="preserve"> 2020), but also because age-truncated populations tend to have less stable dynamics (Anderson </w:t>
      </w:r>
      <w:r w:rsidRPr="000242F8">
        <w:rPr>
          <w:i/>
          <w:highlight w:val="yellow"/>
          <w:rPrChange w:id="575" w:author="Anna Gårdmark" w:date="2022-02-11T08:30:00Z">
            <w:rPr>
              <w:i/>
            </w:rPr>
          </w:rPrChange>
        </w:rPr>
        <w:t>et al.</w:t>
      </w:r>
      <w:r w:rsidRPr="000242F8">
        <w:rPr>
          <w:highlight w:val="yellow"/>
          <w:rPrChange w:id="576" w:author="Anna Gårdmark" w:date="2022-02-11T08:30:00Z">
            <w:rPr/>
          </w:rPrChange>
        </w:rPr>
        <w:t xml:space="preserve"> 2008). Our study contributes to the literature revealing large variations across species in terms of the warming effects on life history traits and demographic parameters</w:t>
      </w:r>
      <w:commentRangeStart w:id="577"/>
      <w:r w:rsidRPr="000242F8">
        <w:rPr>
          <w:highlight w:val="yellow"/>
          <w:rPrChange w:id="578" w:author="Anna Gårdmark" w:date="2022-02-11T08:30:00Z">
            <w:rPr/>
          </w:rPrChange>
        </w:rPr>
        <w:t>.</w:t>
      </w:r>
      <w:commentRangeEnd w:id="577"/>
      <w:r w:rsidR="00E46EE6" w:rsidRPr="000242F8">
        <w:rPr>
          <w:rStyle w:val="Kommentarsreferens"/>
          <w:highlight w:val="yellow"/>
          <w:rPrChange w:id="579" w:author="Anna Gårdmark" w:date="2022-02-11T08:30:00Z">
            <w:rPr>
              <w:rStyle w:val="Kommentarsreferens"/>
            </w:rPr>
          </w:rPrChange>
        </w:rPr>
        <w:commentReference w:id="577"/>
      </w:r>
      <w:r w:rsidRPr="000242F8">
        <w:rPr>
          <w:highlight w:val="yellow"/>
          <w:rPrChange w:id="580" w:author="Anna Gårdmark" w:date="2022-02-11T08:30:00Z">
            <w:rPr/>
          </w:rPrChange>
        </w:rPr>
        <w:t xml:space="preserve"> A key challenge is to account for </w:t>
      </w:r>
      <w:commentRangeStart w:id="581"/>
      <w:r w:rsidRPr="000242F8">
        <w:rPr>
          <w:highlight w:val="yellow"/>
          <w:rPrChange w:id="582" w:author="Anna Gårdmark" w:date="2022-02-11T08:30:00Z">
            <w:rPr/>
          </w:rPrChange>
        </w:rPr>
        <w:t>this variation</w:t>
      </w:r>
      <w:commentRangeEnd w:id="581"/>
      <w:r w:rsidR="00E0077A" w:rsidRPr="000242F8">
        <w:rPr>
          <w:rStyle w:val="Kommentarsreferens"/>
          <w:highlight w:val="yellow"/>
          <w:rPrChange w:id="583" w:author="Anna Gårdmark" w:date="2022-02-11T08:30:00Z">
            <w:rPr>
              <w:rStyle w:val="Kommentarsreferens"/>
            </w:rPr>
          </w:rPrChange>
        </w:rPr>
        <w:commentReference w:id="581"/>
      </w:r>
      <w:r w:rsidRPr="000242F8">
        <w:rPr>
          <w:highlight w:val="yellow"/>
          <w:rPrChange w:id="584" w:author="Anna Gårdmark" w:date="2022-02-11T08:30:00Z">
            <w:rPr/>
          </w:rPrChange>
        </w:rPr>
        <w:t xml:space="preserve"> in</w:t>
      </w:r>
      <w:del w:id="585" w:author="Anna Gårdmark" w:date="2022-02-10T10:12:00Z">
        <w:r w:rsidRPr="000242F8" w:rsidDel="00E46EE6">
          <w:rPr>
            <w:highlight w:val="yellow"/>
            <w:rPrChange w:id="586" w:author="Anna Gårdmark" w:date="2022-02-11T08:30:00Z">
              <w:rPr/>
            </w:rPrChange>
          </w:rPr>
          <w:delText>to</w:delText>
        </w:r>
      </w:del>
      <w:r w:rsidRPr="000242F8">
        <w:rPr>
          <w:highlight w:val="yellow"/>
          <w:rPrChange w:id="587" w:author="Anna Gårdmark" w:date="2022-02-11T08:30:00Z">
            <w:rPr/>
          </w:rPrChange>
        </w:rPr>
        <w:t xml:space="preserve"> projections on the impacts of climate change on natural populations.</w:t>
      </w:r>
    </w:p>
    <w:p w14:paraId="00000030" w14:textId="77777777" w:rsidR="00037DE8" w:rsidRDefault="00037DE8">
      <w:pPr>
        <w:spacing w:line="480" w:lineRule="auto"/>
        <w:jc w:val="both"/>
        <w:rPr>
          <w:sz w:val="28"/>
          <w:szCs w:val="28"/>
        </w:rPr>
      </w:pPr>
    </w:p>
    <w:p w14:paraId="00000031" w14:textId="16D3020C" w:rsidR="00037DE8" w:rsidRDefault="00C00598">
      <w:pPr>
        <w:spacing w:line="480" w:lineRule="auto"/>
        <w:jc w:val="both"/>
        <w:rPr>
          <w:sz w:val="28"/>
          <w:szCs w:val="28"/>
        </w:rPr>
      </w:pPr>
      <w:sdt>
        <w:sdtPr>
          <w:tag w:val="goog_rdk_27"/>
          <w:id w:val="-439992573"/>
          <w:showingPlcHdr/>
        </w:sdtPr>
        <w:sdtContent>
          <w:r w:rsidR="00E46EE6">
            <w:t xml:space="preserve">     </w:t>
          </w:r>
          <w:commentRangeStart w:id="588"/>
        </w:sdtContent>
      </w:sdt>
      <w:r w:rsidR="001B1A85">
        <w:rPr>
          <w:sz w:val="28"/>
          <w:szCs w:val="28"/>
        </w:rPr>
        <w:t>Materials and Methods</w:t>
      </w:r>
      <w:commentRangeEnd w:id="588"/>
      <w:r w:rsidR="001B1A85">
        <w:commentReference w:id="588"/>
      </w:r>
    </w:p>
    <w:p w14:paraId="00000032" w14:textId="77777777" w:rsidR="00037DE8" w:rsidRDefault="001B1A85">
      <w:pPr>
        <w:spacing w:line="480" w:lineRule="auto"/>
        <w:jc w:val="both"/>
        <w:rPr>
          <w:i/>
        </w:rPr>
      </w:pPr>
      <w:r>
        <w:rPr>
          <w:i/>
        </w:rPr>
        <w:t>Data</w:t>
      </w:r>
    </w:p>
    <w:p w14:paraId="00000033" w14:textId="069B70A9" w:rsidR="00037DE8" w:rsidRDefault="001B1A85">
      <w:pPr>
        <w:spacing w:line="480" w:lineRule="auto"/>
        <w:jc w:val="both"/>
      </w:pPr>
      <w:proofErr w:type="gramStart"/>
      <w:r>
        <w:t xml:space="preserve">We use </w:t>
      </w:r>
      <w:ins w:id="589" w:author="Anna Gårdmark" w:date="2022-02-10T10:58:00Z">
        <w:r w:rsidR="00E0077A">
          <w:t xml:space="preserve">trait data from perch </w:t>
        </w:r>
      </w:ins>
      <w:ins w:id="590" w:author="Anna Gårdmark" w:date="2022-02-10T11:03:00Z">
        <w:r w:rsidR="00E0077A">
          <w:t xml:space="preserve">sampled annually </w:t>
        </w:r>
      </w:ins>
      <w:ins w:id="591" w:author="Anna Gårdmark" w:date="2022-02-10T10:58:00Z">
        <w:r w:rsidR="00E0077A">
          <w:t xml:space="preserve">from the heated enclosed bay </w:t>
        </w:r>
      </w:ins>
      <w:ins w:id="592" w:author="Anna Gårdmark" w:date="2022-02-10T10:59:00Z">
        <w:r w:rsidR="00E0077A">
          <w:t xml:space="preserve">(‘the </w:t>
        </w:r>
        <w:proofErr w:type="spellStart"/>
        <w:r w:rsidR="00E0077A">
          <w:t>Biotest</w:t>
        </w:r>
        <w:proofErr w:type="spellEnd"/>
        <w:r w:rsidR="00E0077A">
          <w:t xml:space="preserve"> lake’) and its reference area with natural temperatures in the </w:t>
        </w:r>
      </w:ins>
      <w:r>
        <w:t>years after the onset of warming (</w:t>
      </w:r>
      <w:ins w:id="593" w:author="Anna Gårdmark" w:date="2022-02-10T11:01:00Z">
        <w:r w:rsidR="00E0077A">
          <w:t xml:space="preserve">first </w:t>
        </w:r>
      </w:ins>
      <w:del w:id="594" w:author="Anna Gårdmark" w:date="2022-02-10T11:01:00Z">
        <w:r w:rsidDel="00E0077A">
          <w:delText xml:space="preserve">earliest </w:delText>
        </w:r>
      </w:del>
      <w:r>
        <w:t>cohort</w:t>
      </w:r>
      <w:ins w:id="595" w:author="Anna Gårdmark" w:date="2022-02-10T11:01:00Z">
        <w:r w:rsidR="00E0077A">
          <w:t xml:space="preserve"> is</w:t>
        </w:r>
      </w:ins>
      <w:del w:id="596" w:author="Anna Gårdmark" w:date="2022-02-10T11:01:00Z">
        <w:r w:rsidDel="00E0077A">
          <w:delText xml:space="preserve"> is</w:delText>
        </w:r>
      </w:del>
      <w:r>
        <w:t xml:space="preserve"> 1981</w:t>
      </w:r>
      <w:ins w:id="597" w:author="Anna Gårdmark" w:date="2022-02-10T11:01:00Z">
        <w:r w:rsidR="00E0077A">
          <w:t xml:space="preserve"> and last catch year is 2003</w:t>
        </w:r>
      </w:ins>
      <w:r>
        <w:t>) to omit transient dynamics and acute responses</w:t>
      </w:r>
      <w:ins w:id="598" w:author="Anna Gårdmark" w:date="2022-02-10T11:00:00Z">
        <w:r w:rsidR="00E0077A">
          <w:t>,</w:t>
        </w:r>
      </w:ins>
      <w:r>
        <w:t xml:space="preserve"> and to ensure we use cohorts that only experience one of the thermal environments during its life.</w:t>
      </w:r>
      <w:proofErr w:type="gramEnd"/>
      <w:r>
        <w:t xml:space="preserve"> A grid at the </w:t>
      </w:r>
      <w:del w:id="599" w:author="Anna Gårdmark" w:date="2022-02-10T11:02:00Z">
        <w:r w:rsidDel="00E0077A">
          <w:delText xml:space="preserve">Biotest </w:delText>
        </w:r>
      </w:del>
      <w:r>
        <w:t>outlet</w:t>
      </w:r>
      <w:ins w:id="600" w:author="Anna Gårdmark" w:date="2022-02-10T11:02:00Z">
        <w:r w:rsidR="00E0077A">
          <w:t xml:space="preserve"> of the warm area (Fig. 1)</w:t>
        </w:r>
      </w:ins>
      <w:r>
        <w:t xml:space="preserve"> </w:t>
      </w:r>
      <w:del w:id="601" w:author="Anna Gårdmark" w:date="2022-02-10T11:01:00Z">
        <w:r w:rsidDel="00E0077A">
          <w:delText xml:space="preserve">together with the strong current </w:delText>
        </w:r>
      </w:del>
      <w:r>
        <w:t xml:space="preserve">prevented fish larger than 10 cm from migrating </w:t>
      </w:r>
      <w:del w:id="602" w:author="Anna Gårdmark" w:date="2022-02-10T11:02:00Z">
        <w:r w:rsidDel="00E0077A">
          <w:delText>in and out of</w:delText>
        </w:r>
      </w:del>
      <w:ins w:id="603" w:author="Anna Gårdmark" w:date="2022-02-10T11:02:00Z">
        <w:r w:rsidR="00E0077A">
          <w:t>between</w:t>
        </w:r>
      </w:ins>
      <w:r>
        <w:t xml:space="preserve"> the area</w:t>
      </w:r>
      <w:ins w:id="604" w:author="Anna Gårdmark" w:date="2022-02-10T11:02:00Z">
        <w:r w:rsidR="00E0077A">
          <w:t>s</w:t>
        </w:r>
      </w:ins>
      <w:r>
        <w:t xml:space="preserve"> (Adill </w:t>
      </w:r>
      <w:r>
        <w:rPr>
          <w:i/>
        </w:rPr>
        <w:t>et al.</w:t>
      </w:r>
      <w:r>
        <w:t xml:space="preserve"> 2013; Huss </w:t>
      </w:r>
      <w:r>
        <w:rPr>
          <w:i/>
        </w:rPr>
        <w:t>et al.</w:t>
      </w:r>
      <w:r>
        <w:t xml:space="preserve"> 2019), and genetic studies confirm the reproductive isolation between the two populations during the time period (Björklund </w:t>
      </w:r>
      <w:r>
        <w:rPr>
          <w:i/>
        </w:rPr>
        <w:t>et al.</w:t>
      </w:r>
      <w:r>
        <w:t xml:space="preserve"> 2015). However, since the grid removal in 2004, fish growing up in the </w:t>
      </w:r>
      <w:ins w:id="605" w:author="Anna Gårdmark" w:date="2022-02-10T11:02:00Z">
        <w:r w:rsidR="00E0077A">
          <w:t xml:space="preserve">heated </w:t>
        </w:r>
      </w:ins>
      <w:proofErr w:type="spellStart"/>
      <w:r>
        <w:t>Biotest</w:t>
      </w:r>
      <w:proofErr w:type="spellEnd"/>
      <w:r>
        <w:t xml:space="preserve"> </w:t>
      </w:r>
      <w:proofErr w:type="gramStart"/>
      <w:r>
        <w:t>lake</w:t>
      </w:r>
      <w:proofErr w:type="gramEnd"/>
      <w:r>
        <w:t xml:space="preserve"> can easily swim out, meaning we cannot be sure fish in the reference area did not recently arrive from the </w:t>
      </w:r>
      <w:proofErr w:type="spellStart"/>
      <w:r>
        <w:t>Biotest</w:t>
      </w:r>
      <w:proofErr w:type="spellEnd"/>
      <w:r>
        <w:t xml:space="preserve"> lake. Hence, we use data up until</w:t>
      </w:r>
      <w:ins w:id="606" w:author="Anna Gårdmark" w:date="2022-02-10T11:04:00Z">
        <w:r w:rsidR="00E0077A">
          <w:t xml:space="preserve"> </w:t>
        </w:r>
      </w:ins>
      <w:del w:id="607" w:author="Anna Gårdmark" w:date="2022-02-10T11:04:00Z">
        <w:r w:rsidDel="00E0077A">
          <w:delText xml:space="preserve"> </w:delText>
        </w:r>
      </w:del>
      <w:customXmlDelRangeStart w:id="608" w:author="Anna Gårdmark" w:date="2022-02-10T11:04:00Z"/>
      <w:sdt>
        <w:sdtPr>
          <w:tag w:val="goog_rdk_28"/>
          <w:id w:val="-1322572150"/>
        </w:sdtPr>
        <w:sdtContent>
          <w:customXmlDelRangeEnd w:id="608"/>
          <w:commentRangeStart w:id="609"/>
          <w:customXmlDelRangeStart w:id="610" w:author="Anna Gårdmark" w:date="2022-02-10T11:04:00Z"/>
        </w:sdtContent>
      </w:sdt>
      <w:customXmlDelRangeEnd w:id="610"/>
      <w:r>
        <w:t>2003</w:t>
      </w:r>
      <w:commentRangeEnd w:id="609"/>
      <w:r>
        <w:commentReference w:id="609"/>
      </w:r>
      <w:r>
        <w:t xml:space="preserve">. This resulted in </w:t>
      </w:r>
      <w:r>
        <w:rPr>
          <w:color w:val="000000"/>
        </w:rPr>
        <w:t>12658 length-at-age measurements from 2426 individuals in 256 nets.</w:t>
      </w:r>
      <w:r>
        <w:t xml:space="preserve"> </w:t>
      </w:r>
    </w:p>
    <w:p w14:paraId="00000034" w14:textId="70564197" w:rsidR="00037DE8" w:rsidRDefault="001B1A85">
      <w:pPr>
        <w:spacing w:line="480" w:lineRule="auto"/>
        <w:ind w:firstLine="284"/>
        <w:jc w:val="both"/>
      </w:pPr>
      <w:del w:id="611" w:author="Anna Gårdmark" w:date="2022-02-10T11:05:00Z">
        <w:r w:rsidDel="00E0077A">
          <w:delText xml:space="preserve">The Biotest lake and the reference bay outside have been scientifically sampled using survey-gillnets since the construction of the enclosure. </w:delText>
        </w:r>
      </w:del>
      <w:r>
        <w:t xml:space="preserve">We use data from fishing events </w:t>
      </w:r>
      <w:ins w:id="612" w:author="Anna Gårdmark" w:date="2022-02-10T11:04:00Z">
        <w:r w:rsidR="00E0077A">
          <w:t xml:space="preserve">using survey-gillnets </w:t>
        </w:r>
      </w:ins>
      <w:r>
        <w:t xml:space="preserve">that took place in October in the </w:t>
      </w:r>
      <w:proofErr w:type="spellStart"/>
      <w:r>
        <w:t>Biotest</w:t>
      </w:r>
      <w:proofErr w:type="spellEnd"/>
      <w:r>
        <w:t xml:space="preserve"> lake and in August in the reference area when temperatures are most comparable between the two areas (Huss et al., 2019)</w:t>
      </w:r>
      <w:ins w:id="613" w:author="Anna Gårdmark" w:date="2022-02-10T11:14:00Z">
        <w:r w:rsidR="00635CA0">
          <w:t xml:space="preserve">, </w:t>
        </w:r>
      </w:ins>
      <w:ins w:id="614" w:author="Anna Gårdmark" w:date="2022-02-10T11:15:00Z">
        <w:r w:rsidR="00635CA0">
          <w:t>because temperature affect catchability</w:t>
        </w:r>
        <w:r w:rsidR="00D66B67">
          <w:t xml:space="preserve"> in static gears</w:t>
        </w:r>
      </w:ins>
      <w:r>
        <w:t xml:space="preserve">. </w:t>
      </w:r>
      <w:proofErr w:type="gramStart"/>
      <w:r>
        <w:t>The catch was recorded by 2.5 cm length classes</w:t>
      </w:r>
      <w:proofErr w:type="gramEnd"/>
      <w:r>
        <w:t xml:space="preserve"> </w:t>
      </w:r>
      <w:r>
        <w:lastRenderedPageBreak/>
        <w:t xml:space="preserve">during 1987-2000, and into 1 cm length groups between 2001-2003. To express lengths in a common length standard, 1 cm intervals </w:t>
      </w:r>
      <w:proofErr w:type="gramStart"/>
      <w:r>
        <w:t>were converted</w:t>
      </w:r>
      <w:proofErr w:type="gramEnd"/>
      <w:r>
        <w:t xml:space="preserve"> into 2.5 cm intervals. The unit of catch data is hence </w:t>
      </w:r>
      <w:sdt>
        <w:sdtPr>
          <w:tag w:val="goog_rdk_29"/>
          <w:id w:val="-1528638155"/>
        </w:sdtPr>
        <w:sdtContent>
          <w:ins w:id="615" w:author="Malin Karlsson" w:date="2021-11-03T08:28:00Z">
            <w:r>
              <w:t xml:space="preserve">the </w:t>
            </w:r>
          </w:ins>
        </w:sdtContent>
      </w:sdt>
      <w:r>
        <w:t>number of fish caught per 2.5 cm size class per night per net (i.e., a catch-per-unit-effort [CPUE] variable). All data from fishing events with disturbance affecting the catch (e.g., seal damage, strong algal growth on the gears, clogging by drifting algae</w:t>
      </w:r>
      <w:del w:id="616" w:author="Anna Gårdmark" w:date="2022-02-10T11:16:00Z">
        <w:r w:rsidDel="00D66B67">
          <w:delText>, boat traffic or other human inference</w:delText>
        </w:r>
      </w:del>
      <w:r>
        <w:t xml:space="preserve">) </w:t>
      </w:r>
      <w:proofErr w:type="gramStart"/>
      <w:r>
        <w:t>were removed</w:t>
      </w:r>
      <w:proofErr w:type="gramEnd"/>
      <w:r>
        <w:t xml:space="preserve"> (</w:t>
      </w:r>
      <w:del w:id="617" w:author="Anna Gårdmark" w:date="2022-02-10T11:16:00Z">
        <w:r w:rsidDel="00D66B67">
          <w:delText>this mean</w:delText>
        </w:r>
      </w:del>
      <w:customXmlDelRangeStart w:id="618" w:author="Anna Gårdmark" w:date="2022-02-10T11:16:00Z"/>
      <w:sdt>
        <w:sdtPr>
          <w:tag w:val="goog_rdk_30"/>
          <w:id w:val="-864832746"/>
        </w:sdtPr>
        <w:sdtContent>
          <w:customXmlDelRangeEnd w:id="618"/>
          <w:ins w:id="619" w:author="Malin Karlsson" w:date="2021-11-03T08:29:00Z">
            <w:del w:id="620" w:author="Anna Gårdmark" w:date="2022-02-10T11:16:00Z">
              <w:r w:rsidDel="00D66B67">
                <w:delText>s</w:delText>
              </w:r>
            </w:del>
          </w:ins>
          <w:customXmlDelRangeStart w:id="621" w:author="Anna Gårdmark" w:date="2022-02-10T11:16:00Z"/>
        </w:sdtContent>
      </w:sdt>
      <w:customXmlDelRangeEnd w:id="621"/>
      <w:del w:id="622" w:author="Anna Gårdmark" w:date="2022-02-10T11:16:00Z">
        <w:r w:rsidDel="00D66B67">
          <w:delText xml:space="preserve"> removing </w:delText>
        </w:r>
      </w:del>
      <w:r>
        <w:t xml:space="preserve">years 1996 and 1999 from the warm area in the catch data). </w:t>
      </w:r>
    </w:p>
    <w:p w14:paraId="00000035" w14:textId="600B44AF" w:rsidR="00037DE8" w:rsidRDefault="001B1A85">
      <w:pPr>
        <w:spacing w:line="480" w:lineRule="auto"/>
        <w:ind w:firstLine="284"/>
        <w:jc w:val="both"/>
      </w:pPr>
      <w:r>
        <w:t xml:space="preserve">Age and length-at-age </w:t>
      </w:r>
      <w:proofErr w:type="gramStart"/>
      <w:r>
        <w:t>was reconstructed</w:t>
      </w:r>
      <w:proofErr w:type="gramEnd"/>
      <w:r>
        <w:t xml:space="preserve"> for a semi-random length-stratified subset of individuals each year. This was done using annuli rings on the operculum bones </w:t>
      </w:r>
      <w:commentRangeStart w:id="623"/>
      <w:r>
        <w:t>(with control counts done on otoliths)</w:t>
      </w:r>
      <w:commentRangeEnd w:id="623"/>
      <w:r w:rsidR="00D66B67">
        <w:rPr>
          <w:rStyle w:val="Kommentarsreferens"/>
        </w:rPr>
        <w:commentReference w:id="623"/>
      </w:r>
      <w:r>
        <w:t>, and an established power-law relationship between the distance of annual rings and fish length</w:t>
      </w:r>
      <w:proofErr w:type="gramStart"/>
      <w:r>
        <w:t xml:space="preserve">: </w:t>
      </w:r>
      <w:proofErr w:type="gramEnd"/>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θ</m:t>
            </m:r>
          </m:sup>
        </m:sSup>
      </m:oMath>
      <w:r>
        <w:t xml:space="preserve">, where </w:t>
      </w:r>
      <m:oMath>
        <m:r>
          <w:rPr>
            <w:rFonts w:ascii="Cambria Math" w:eastAsia="Cambria Math" w:hAnsi="Cambria Math" w:cs="Cambria Math"/>
          </w:rPr>
          <m:t>L</m:t>
        </m:r>
      </m:oMath>
      <w:r>
        <w:rPr>
          <w:rFonts w:ascii="Arial" w:eastAsia="Arial" w:hAnsi="Arial" w:cs="Arial"/>
          <w:i/>
        </w:rPr>
        <w:t xml:space="preserve"> </w:t>
      </w:r>
      <w:r>
        <w:t xml:space="preserve">is the length of the fish, </w:t>
      </w:r>
      <m:oMath>
        <m:r>
          <w:rPr>
            <w:rFonts w:ascii="Cambria Math" w:eastAsia="Cambria Math" w:hAnsi="Cambria Math" w:cs="Cambria Math"/>
          </w:rPr>
          <m:t>R</m:t>
        </m:r>
      </m:oMath>
      <w:r>
        <w:rPr>
          <w:rFonts w:ascii="Arial" w:eastAsia="Arial" w:hAnsi="Arial" w:cs="Arial"/>
          <w:i/>
        </w:rPr>
        <w:t xml:space="preserve"> </w:t>
      </w:r>
      <w:r>
        <w:t xml:space="preserve">the operculum radius, </w:t>
      </w:r>
      <m:oMath>
        <m:r>
          <w:rPr>
            <w:rFonts w:ascii="Cambria Math" w:hAnsi="Cambria Math"/>
          </w:rPr>
          <m:t>κ</m:t>
        </m:r>
      </m:oMath>
      <w:r>
        <w:rPr>
          <w:rFonts w:ascii="Arial" w:eastAsia="Arial" w:hAnsi="Arial" w:cs="Arial"/>
          <w:i/>
        </w:rPr>
        <w:t xml:space="preserve"> </w:t>
      </w:r>
      <w:r>
        <w:t xml:space="preserve">the intercept, and </w:t>
      </w:r>
      <m:oMath>
        <m:r>
          <w:rPr>
            <w:rFonts w:ascii="Cambria Math" w:hAnsi="Cambria Math"/>
          </w:rPr>
          <m:t>θ</m:t>
        </m:r>
      </m:oMath>
      <w:r>
        <w:rPr>
          <w:rFonts w:ascii="Arial" w:eastAsia="Arial" w:hAnsi="Arial" w:cs="Arial"/>
          <w:i/>
        </w:rPr>
        <w:t xml:space="preserve"> </w:t>
      </w:r>
      <w:r>
        <w:t>the slope of the line for the regression of log-fish length on log-operculum radius</w:t>
      </w:r>
      <w:ins w:id="624" w:author="Anna Gårdmark" w:date="2022-02-10T11:18:00Z">
        <w:r w:rsidR="00D66B67">
          <w:t xml:space="preserve"> from a large reference data set </w:t>
        </w:r>
      </w:ins>
      <w:ins w:id="625" w:author="Anna Gårdmark" w:date="2022-02-10T11:20:00Z">
        <w:r w:rsidR="00D66B67">
          <w:t xml:space="preserve">for perch </w:t>
        </w:r>
      </w:ins>
      <w:del w:id="626" w:author="Anna Gårdmark" w:date="2022-02-10T11:20:00Z">
        <w:r w:rsidDel="00D66B67">
          <w:delText xml:space="preserve"> </w:delText>
        </w:r>
      </w:del>
      <w:r>
        <w:t>(</w:t>
      </w:r>
      <w:proofErr w:type="spellStart"/>
      <w:r>
        <w:t>Thoresson</w:t>
      </w:r>
      <w:proofErr w:type="spellEnd"/>
      <w:r>
        <w:t xml:space="preserve"> 1996). Back-calculated length-at-age were obtained from the </w:t>
      </w:r>
      <w:proofErr w:type="gramStart"/>
      <w:r>
        <w:t xml:space="preserve">relationship </w:t>
      </w:r>
      <w:proofErr w:type="gramEnd"/>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ins w:id="627" w:author="Anna Gårdmark" w:date="2022-02-10T11:19:00Z">
                <w:rPr>
                  <w:rFonts w:ascii="Cambria Math" w:eastAsia="Cambria Math" w:hAnsi="Cambria Math" w:cs="Cambria Math"/>
                </w:rPr>
                <m:t>θ</m:t>
              </w:ins>
            </m:r>
            <m:r>
              <w:del w:id="628" w:author="Anna Gårdmark" w:date="2022-02-10T11:19:00Z">
                <w:rPr>
                  <w:rFonts w:ascii="Cambria Math" w:eastAsia="Cambria Math" w:hAnsi="Cambria Math" w:cs="Cambria Math"/>
                </w:rPr>
                <m:t>b</m:t>
              </w:del>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Pr>
          <w:i/>
        </w:rPr>
        <w:t xml:space="preserve"> </w:t>
      </w:r>
      <w:r>
        <w:t xml:space="preserve">is the back-calculated body length at </w:t>
      </w:r>
      <w:del w:id="629" w:author="Anna Gårdmark" w:date="2022-02-10T11:22:00Z">
        <w:r w:rsidDel="00D66B67">
          <w:delText xml:space="preserve">length </w:delText>
        </w:r>
      </w:del>
      <w:ins w:id="630" w:author="Anna Gårdmark" w:date="2022-02-10T11:22:00Z">
        <w:r w:rsidR="00D66B67">
          <w:t xml:space="preserve">age </w:t>
        </w:r>
      </w:ins>
      <m:oMath>
        <m:r>
          <w:rPr>
            <w:rFonts w:ascii="Cambria Math" w:eastAsia="Cambria Math" w:hAnsi="Cambria Math" w:cs="Cambria Math"/>
          </w:rPr>
          <m:t>a</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t xml:space="preserve"> is the final body length (body length at catch)</w:t>
      </w:r>
      <w:ins w:id="631" w:author="Anna Gårdmark" w:date="2022-02-10T11:19:00Z">
        <w:r w:rsidR="00D66B67">
          <w:t>,</w:t>
        </w:r>
      </w:ins>
      <w:del w:id="632" w:author="Anna Gårdmark" w:date="2022-02-10T11:19:00Z">
        <w:r w:rsidDel="00D66B67">
          <w:delText xml:space="preserve"> and</w:delText>
        </w:r>
      </w:del>
      <w:r>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Pr>
          <w:i/>
        </w:rPr>
        <w:t xml:space="preserve"> </w:t>
      </w:r>
      <w:r>
        <w:t xml:space="preserve">is the distance from the </w:t>
      </w:r>
      <w:proofErr w:type="spellStart"/>
      <w:r>
        <w:t>centre</w:t>
      </w:r>
      <w:proofErr w:type="spellEnd"/>
      <w:r>
        <w:t xml:space="preserve"> to the annual ring corresponding to age </w:t>
      </w:r>
      <m:oMath>
        <m:r>
          <w:rPr>
            <w:rFonts w:ascii="Cambria Math" w:eastAsia="Cambria Math" w:hAnsi="Cambria Math" w:cs="Cambria Math"/>
          </w:rPr>
          <m:t>a</m:t>
        </m:r>
      </m:oMath>
      <w:ins w:id="633" w:author="Anna Gårdmark" w:date="2022-02-10T11:19:00Z">
        <w:r w:rsidR="00D66B67">
          <w:t xml:space="preserve"> and </w:t>
        </w:r>
      </w:ins>
      <m:oMath>
        <m:r>
          <w:ins w:id="634" w:author="Anna Gårdmark" w:date="2022-02-10T11:20:00Z">
            <w:rPr>
              <w:rFonts w:ascii="Cambria Math" w:hAnsi="Cambria Math"/>
            </w:rPr>
            <m:t>θ=0.861</m:t>
          </w:ins>
        </m:r>
      </m:oMath>
      <w:ins w:id="635" w:author="Anna Gårdmark" w:date="2022-02-10T11:20:00Z">
        <w:r w:rsidR="00D66B67">
          <w:t xml:space="preserve"> for perch </w:t>
        </w:r>
      </w:ins>
      <w:ins w:id="636" w:author="Anna Gårdmark" w:date="2022-02-10T11:19:00Z">
        <w:r w:rsidR="00D66B67">
          <w:t>(</w:t>
        </w:r>
        <w:proofErr w:type="spellStart"/>
        <w:r w:rsidR="00D66B67">
          <w:t>Thoresson</w:t>
        </w:r>
        <w:proofErr w:type="spellEnd"/>
        <w:r w:rsidR="00D66B67">
          <w:t xml:space="preserve"> 1996)</w:t>
        </w:r>
      </w:ins>
      <w:r>
        <w:t>. Since perch exhibit</w:t>
      </w:r>
      <w:ins w:id="637" w:author="Anna Gårdmark" w:date="2022-02-10T11:21:00Z">
        <w:r w:rsidR="00D66B67">
          <w:t>s</w:t>
        </w:r>
      </w:ins>
      <w:r>
        <w:t xml:space="preserve"> sexual size-dimorphism, and age-determination </w:t>
      </w:r>
      <w:sdt>
        <w:sdtPr>
          <w:tag w:val="goog_rdk_31"/>
          <w:id w:val="-1204398286"/>
        </w:sdtPr>
        <w:sdtContent>
          <w:ins w:id="638" w:author="Malin Karlsson" w:date="2021-11-03T08:33:00Z">
            <w:r>
              <w:t>together with</w:t>
            </w:r>
          </w:ins>
        </w:sdtContent>
      </w:sdt>
      <w:sdt>
        <w:sdtPr>
          <w:tag w:val="goog_rdk_32"/>
          <w:id w:val="1650390518"/>
        </w:sdtPr>
        <w:sdtContent>
          <w:del w:id="639" w:author="Malin Karlsson" w:date="2021-11-03T08:33:00Z">
            <w:r>
              <w:delText>and</w:delText>
            </w:r>
          </w:del>
        </w:sdtContent>
      </w:sdt>
      <w:r>
        <w:t xml:space="preserve"> back calculation</w:t>
      </w:r>
      <w:ins w:id="640" w:author="Anna Gårdmark" w:date="2022-02-10T11:21:00Z">
        <w:r w:rsidR="00D66B67">
          <w:t xml:space="preserve"> of growth</w:t>
        </w:r>
      </w:ins>
      <w:r>
        <w:t xml:space="preserve"> </w:t>
      </w:r>
      <w:proofErr w:type="gramStart"/>
      <w:r>
        <w:t xml:space="preserve">was </w:t>
      </w:r>
      <w:ins w:id="641" w:author="Anna Gårdmark" w:date="2022-02-10T11:21:00Z">
        <w:r w:rsidR="00D66B67">
          <w:t>not</w:t>
        </w:r>
      </w:ins>
      <w:del w:id="642" w:author="Anna Gårdmark" w:date="2022-02-10T11:21:00Z">
        <w:r w:rsidDel="00D66B67">
          <w:delText>only</w:delText>
        </w:r>
      </w:del>
      <w:r>
        <w:t xml:space="preserve"> done</w:t>
      </w:r>
      <w:proofErr w:type="gramEnd"/>
      <w:r>
        <w:t xml:space="preserve"> for males in </w:t>
      </w:r>
      <w:del w:id="643" w:author="Anna Gårdmark" w:date="2022-02-10T11:21:00Z">
        <w:r w:rsidDel="00D66B67">
          <w:delText xml:space="preserve">select </w:delText>
        </w:r>
      </w:del>
      <w:ins w:id="644" w:author="Anna Gårdmark" w:date="2022-02-10T11:21:00Z">
        <w:r w:rsidR="00D66B67">
          <w:t xml:space="preserve">all </w:t>
        </w:r>
      </w:ins>
      <w:r>
        <w:t xml:space="preserve">years, we only used females for our analyses. </w:t>
      </w:r>
    </w:p>
    <w:p w14:paraId="00000036" w14:textId="76B9C835" w:rsidR="00037DE8" w:rsidRDefault="001B1A85">
      <w:pPr>
        <w:spacing w:line="480" w:lineRule="auto"/>
        <w:ind w:firstLine="284"/>
        <w:jc w:val="both"/>
      </w:pPr>
      <w:r>
        <w:t>To focus on the long term differentiation</w:t>
      </w:r>
      <w:ins w:id="645" w:author="Anna Gårdmark" w:date="2022-02-10T11:26:00Z">
        <w:r w:rsidR="00826C17">
          <w:t xml:space="preserve"> in mortality</w:t>
        </w:r>
      </w:ins>
      <w:r>
        <w:t xml:space="preserve"> between the </w:t>
      </w:r>
      <w:del w:id="646" w:author="Anna Gårdmark" w:date="2022-02-10T11:22:00Z">
        <w:r w:rsidDel="00D66B67">
          <w:delText xml:space="preserve">two </w:delText>
        </w:r>
      </w:del>
      <w:ins w:id="647" w:author="Anna Gårdmark" w:date="2022-02-10T11:22:00Z">
        <w:r w:rsidR="00D66B67">
          <w:t xml:space="preserve">heated and reference </w:t>
        </w:r>
      </w:ins>
      <w:r>
        <w:t>area</w:t>
      </w:r>
      <w:del w:id="648" w:author="Anna Gårdmark" w:date="2022-02-10T11:22:00Z">
        <w:r w:rsidDel="00D66B67">
          <w:delText>s</w:delText>
        </w:r>
      </w:del>
      <w:del w:id="649" w:author="Anna Gårdmark" w:date="2022-02-10T11:26:00Z">
        <w:r w:rsidDel="00826C17">
          <w:delText>, and to ensure that we had enough back-calculated length-at-age observation within individual fish born after the onset of heating,</w:delText>
        </w:r>
      </w:del>
      <w:r>
        <w:t xml:space="preserve"> </w:t>
      </w:r>
      <w:commentRangeStart w:id="650"/>
      <w:r>
        <w:t xml:space="preserve">we avoided the initial years of warming (when mortality rates increased only to decline again (Sandström </w:t>
      </w:r>
      <w:r>
        <w:rPr>
          <w:i/>
        </w:rPr>
        <w:t>et al.</w:t>
      </w:r>
      <w:r>
        <w:t xml:space="preserve"> 1995)</w:t>
      </w:r>
      <w:ins w:id="651" w:author="Anna Gårdmark" w:date="2022-02-10T11:22:00Z">
        <w:r w:rsidR="00D66B67">
          <w:t>)</w:t>
        </w:r>
      </w:ins>
      <w:r>
        <w:t>, and used data from 1987-2003.</w:t>
      </w:r>
      <w:del w:id="652" w:author="Anna Gårdmark" w:date="2022-02-10T11:27:00Z">
        <w:r w:rsidDel="00826C17">
          <w:delText xml:space="preserve"> </w:delText>
        </w:r>
      </w:del>
      <w:commentRangeEnd w:id="650"/>
      <w:r w:rsidR="00D66B67">
        <w:rPr>
          <w:rStyle w:val="Kommentarsreferens"/>
        </w:rPr>
        <w:commentReference w:id="650"/>
      </w:r>
      <w:commentRangeStart w:id="653"/>
      <w:del w:id="654" w:author="Anna Gårdmark" w:date="2022-02-10T11:27:00Z">
        <w:r w:rsidDel="00826C17">
          <w:delText xml:space="preserve">2003 corresponds to the year before the populations were no longer reproductively separated, </w:delText>
        </w:r>
      </w:del>
      <w:commentRangeEnd w:id="653"/>
      <w:r w:rsidR="00826C17">
        <w:rPr>
          <w:rStyle w:val="Kommentarsreferens"/>
        </w:rPr>
        <w:commentReference w:id="653"/>
      </w:r>
      <w:del w:id="655" w:author="Anna Gårdmark" w:date="2022-02-10T11:27:00Z">
        <w:r w:rsidDel="00826C17">
          <w:delText>and when the back-calculation parameters potentially changed</w:delText>
        </w:r>
      </w:del>
      <w:customXmlDelRangeStart w:id="656" w:author="Anna Gårdmark" w:date="2022-02-10T11:27:00Z"/>
      <w:sdt>
        <w:sdtPr>
          <w:tag w:val="goog_rdk_33"/>
          <w:id w:val="1084645717"/>
        </w:sdtPr>
        <w:sdtContent>
          <w:customXmlDelRangeEnd w:id="656"/>
          <w:commentRangeStart w:id="657"/>
          <w:customXmlDelRangeStart w:id="658" w:author="Anna Gårdmark" w:date="2022-02-10T11:27:00Z"/>
        </w:sdtContent>
      </w:sdt>
      <w:customXmlDelRangeEnd w:id="658"/>
      <w:del w:id="659" w:author="Anna Gårdmark" w:date="2022-02-10T11:27:00Z">
        <w:r w:rsidDel="00826C17">
          <w:delText>.</w:delText>
        </w:r>
        <w:commentRangeEnd w:id="657"/>
        <w:r w:rsidDel="00826C17">
          <w:commentReference w:id="657"/>
        </w:r>
      </w:del>
    </w:p>
    <w:p w14:paraId="00000037" w14:textId="77777777" w:rsidR="00037DE8" w:rsidRDefault="00037DE8">
      <w:pPr>
        <w:spacing w:line="480" w:lineRule="auto"/>
        <w:ind w:firstLine="284"/>
        <w:jc w:val="both"/>
      </w:pPr>
    </w:p>
    <w:p w14:paraId="00000038" w14:textId="77777777" w:rsidR="00037DE8" w:rsidRDefault="001B1A85">
      <w:pPr>
        <w:spacing w:line="480" w:lineRule="auto"/>
        <w:jc w:val="both"/>
        <w:rPr>
          <w:i/>
        </w:rPr>
      </w:pPr>
      <w:r>
        <w:rPr>
          <w:i/>
        </w:rPr>
        <w:t>Statistical Analysis</w:t>
      </w:r>
    </w:p>
    <w:p w14:paraId="00000039" w14:textId="306880A7" w:rsidR="00037DE8" w:rsidRDefault="001B1A85">
      <w:pPr>
        <w:spacing w:line="480" w:lineRule="auto"/>
        <w:jc w:val="both"/>
      </w:pPr>
      <w:r>
        <w:t xml:space="preserve">The differences in size-at-age, growth, mortality, and size structure between the </w:t>
      </w:r>
      <w:del w:id="660" w:author="Anna Gårdmark" w:date="2022-02-10T11:31:00Z">
        <w:r w:rsidDel="00826C17">
          <w:delText xml:space="preserve">two </w:delText>
        </w:r>
      </w:del>
      <w:ins w:id="661" w:author="Anna Gårdmark" w:date="2022-02-10T11:31:00Z">
        <w:r w:rsidR="00826C17">
          <w:t xml:space="preserve">heated and the reference </w:t>
        </w:r>
      </w:ins>
      <w:r>
        <w:t>area</w:t>
      </w:r>
      <w:del w:id="662" w:author="Anna Gårdmark" w:date="2022-02-10T11:31:00Z">
        <w:r w:rsidDel="00826C17">
          <w:delText>s</w:delText>
        </w:r>
      </w:del>
      <w:r>
        <w:t xml:space="preserve"> </w:t>
      </w:r>
      <w:del w:id="663" w:author="Anna Gårdmark" w:date="2022-02-10T11:32:00Z">
        <w:r w:rsidDel="00826C17">
          <w:delText xml:space="preserve">in the period after the onset of warming and before the removal of the barrier </w:delText>
        </w:r>
      </w:del>
      <w:r>
        <w:t xml:space="preserve">were quantified using hierarchical linear and non-linear regression models fitted in a Bayesian framework. First, we describe each statistical model and then </w:t>
      </w:r>
      <w:del w:id="664" w:author="Anna Gårdmark" w:date="2022-02-10T11:32:00Z">
        <w:r w:rsidDel="00826C17">
          <w:delText xml:space="preserve">we </w:delText>
        </w:r>
      </w:del>
      <w:r>
        <w:t>provide details of model fitting, model diagnostics and comparison.</w:t>
      </w:r>
    </w:p>
    <w:p w14:paraId="0000003A" w14:textId="38DD4FDB" w:rsidR="00037DE8" w:rsidRDefault="001B1A85">
      <w:pPr>
        <w:spacing w:line="480" w:lineRule="auto"/>
        <w:ind w:firstLine="284"/>
        <w:jc w:val="both"/>
      </w:pPr>
      <w:r>
        <w:t xml:space="preserve">We fit the von </w:t>
      </w:r>
      <w:proofErr w:type="spellStart"/>
      <w:r>
        <w:t>Bertalanffy</w:t>
      </w:r>
      <w:proofErr w:type="spellEnd"/>
      <w:r>
        <w:t xml:space="preserve"> growth equation (VBGE) on a </w:t>
      </w:r>
      <m:oMath>
        <m:r>
          <w:rPr>
            <w:rFonts w:ascii="Cambria Math" w:eastAsia="Cambria Math" w:hAnsi="Cambria Math" w:cs="Cambria Math"/>
          </w:rPr>
          <m:t>log</m:t>
        </m:r>
      </m:oMath>
      <w:r>
        <w:t xml:space="preserve"> scale, describing length as a function of age to evaluate differences in size-at-age and asymptotic size</w:t>
      </w:r>
      <w:proofErr w:type="gramStart"/>
      <w:r>
        <w:t xml:space="preserve">: </w:t>
      </w:r>
      <w:proofErr w:type="gramEnd"/>
      <m:oMath>
        <m:box>
          <m:boxPr>
            <m:opEmu m:val="1"/>
            <m:ctrlPr>
              <w:del w:id="665" w:author="Anna Gårdmark" w:date="2022-02-10T11:33:00Z">
                <w:rPr>
                  <w:rFonts w:ascii="Cambria Math" w:hAnsi="Cambria Math"/>
                </w:rPr>
              </w:del>
            </m:ctrlPr>
          </m:boxPr>
          <m:e>
            <m:r>
              <w:del w:id="666" w:author="Anna Gårdmark" w:date="2022-02-10T11:33:00Z">
                <w:rPr>
                  <w:rFonts w:ascii="Cambria Math" w:hAnsi="Cambria Math"/>
                </w:rPr>
                <m:t>log</m:t>
              </w:del>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m:t>
        </m:r>
        <m:box>
          <m:boxPr>
            <m:opEmu m:val="1"/>
            <m:ctrlPr>
              <w:del w:id="667" w:author="Anna Gårdmark" w:date="2022-02-10T11:33:00Z">
                <w:rPr>
                  <w:rFonts w:ascii="Cambria Math" w:eastAsia="Cambria Math" w:hAnsi="Cambria Math" w:cs="Cambria Math"/>
                </w:rPr>
              </w:del>
            </m:ctrlPr>
          </m:boxPr>
          <m:e>
            <m:r>
              <w:del w:id="668" w:author="Anna Gårdmark" w:date="2022-02-10T11:33:00Z">
                <w:rPr>
                  <w:rFonts w:ascii="Cambria Math" w:eastAsia="Cambria Math" w:hAnsi="Cambria Math" w:cs="Cambria Math"/>
                </w:rPr>
                <m:t>log</m:t>
              </w:del>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ins w:id="669" w:author="Anna Gårdmark" w:date="2022-02-10T11:33:00Z">
        <w:r w:rsidR="00826C17">
          <w:t xml:space="preserve"> and </w:t>
        </w:r>
      </w:ins>
      <m:oMath>
        <m:sSub>
          <m:sSubPr>
            <m:ctrlPr>
              <w:ins w:id="670" w:author="Anna Gårdmark" w:date="2022-02-10T11:34:00Z">
                <w:rPr>
                  <w:rFonts w:ascii="Cambria Math" w:eastAsia="Cambria Math" w:hAnsi="Cambria Math" w:cs="Cambria Math"/>
                </w:rPr>
              </w:ins>
            </m:ctrlPr>
          </m:sSubPr>
          <m:e>
            <m:r>
              <w:ins w:id="671" w:author="Anna Gårdmark" w:date="2022-02-10T11:34:00Z">
                <w:rPr>
                  <w:rFonts w:ascii="Cambria Math" w:eastAsia="Cambria Math" w:hAnsi="Cambria Math" w:cs="Cambria Math"/>
                </w:rPr>
                <m:t>t</m:t>
              </w:ins>
            </m:r>
          </m:e>
          <m:sub>
            <m:r>
              <w:ins w:id="672" w:author="Anna Gårdmark" w:date="2022-02-10T11:34:00Z">
                <w:rPr>
                  <w:rFonts w:ascii="Cambria Math" w:eastAsia="Cambria Math" w:hAnsi="Cambria Math" w:cs="Cambria Math"/>
                </w:rPr>
                <m:t>0</m:t>
              </w:ins>
            </m:r>
          </m:sub>
        </m:sSub>
      </m:oMath>
      <w:ins w:id="673" w:author="Anna Gårdmark" w:date="2022-02-10T11:34:00Z">
        <w:r w:rsidR="00826C17">
          <w:t xml:space="preserve"> is the XXXX</w:t>
        </w:r>
      </w:ins>
      <w:r>
        <w:t>. We used only age-</w:t>
      </w:r>
      <w:ins w:id="674" w:author="Anna Gårdmark" w:date="2022-02-10T11:34:00Z">
        <w:r w:rsidR="00826C17">
          <w:t xml:space="preserve"> </w:t>
        </w:r>
      </w:ins>
      <w:r>
        <w:t>and</w:t>
      </w:r>
      <w:del w:id="675" w:author="Anna Gårdmark" w:date="2022-02-10T11:34:00Z">
        <w:r w:rsidDel="00826C17">
          <w:delText>-</w:delText>
        </w:r>
      </w:del>
      <w:ins w:id="676" w:author="Anna Gårdmark" w:date="2022-02-10T11:34:00Z">
        <w:r w:rsidR="00826C17">
          <w:t xml:space="preserve"> </w:t>
        </w:r>
      </w:ins>
      <w:r>
        <w:t>size</w:t>
      </w:r>
      <w:ins w:id="677" w:author="Anna Gårdmark" w:date="2022-02-10T11:34:00Z">
        <w:r w:rsidR="00826C17">
          <w:t>-</w:t>
        </w:r>
      </w:ins>
      <w:del w:id="678" w:author="Anna Gårdmark" w:date="2022-02-10T11:34:00Z">
        <w:r w:rsidDel="00826C17">
          <w:delText xml:space="preserve"> </w:delText>
        </w:r>
      </w:del>
      <w:r>
        <w:t>at</w:t>
      </w:r>
      <w:ins w:id="679" w:author="Anna Gårdmark" w:date="2022-02-10T11:34:00Z">
        <w:r w:rsidR="00826C17">
          <w:t>-</w:t>
        </w:r>
      </w:ins>
      <w:del w:id="680" w:author="Anna Gårdmark" w:date="2022-02-10T11:34:00Z">
        <w:r w:rsidDel="00826C17">
          <w:delText xml:space="preserve"> </w:delText>
        </w:r>
      </w:del>
      <w:r>
        <w:t>catch as the response variables (i.e., not back-calculated length-at-age). This was to have a simpler model and not have to account for parameters varying within individuals as well as cohorts</w:t>
      </w:r>
      <w:ins w:id="681" w:author="Anna Gårdmark" w:date="2022-02-10T11:35:00Z">
        <w:r w:rsidR="00826C17">
          <w:t>, as</w:t>
        </w:r>
      </w:ins>
      <w:r>
        <w:t xml:space="preserve"> </w:t>
      </w:r>
      <w:del w:id="682" w:author="Anna Gårdmark" w:date="2022-02-10T11:35:00Z">
        <w:r w:rsidDel="00826C17">
          <w:delText>(</w:delText>
        </w:r>
      </w:del>
      <w:r>
        <w:t>mean sample size per individual was only ~</w:t>
      </w:r>
      <w:proofErr w:type="gramStart"/>
      <w:r>
        <w:t>5</w:t>
      </w:r>
      <w:proofErr w:type="gramEnd"/>
      <w:del w:id="683" w:author="Anna Gårdmark" w:date="2022-02-10T11:35:00Z">
        <w:r w:rsidDel="00826C17">
          <w:delText>)</w:delText>
        </w:r>
      </w:del>
      <w:r>
        <w:t xml:space="preserve">. We let parameters vary among cohorts rather than year of catch, because individuals within cohorts </w:t>
      </w:r>
      <w:sdt>
        <w:sdtPr>
          <w:tag w:val="goog_rdk_34"/>
          <w:id w:val="1599220467"/>
        </w:sdtPr>
        <w:sdtContent>
          <w:ins w:id="684" w:author="Malin Karlsson" w:date="2021-11-03T08:51:00Z">
            <w:r>
              <w:t>share</w:t>
            </w:r>
          </w:ins>
        </w:sdtContent>
      </w:sdt>
      <w:sdt>
        <w:sdtPr>
          <w:tag w:val="goog_rdk_35"/>
          <w:id w:val="222801477"/>
        </w:sdtPr>
        <w:sdtContent>
          <w:del w:id="685" w:author="Malin Karlsson" w:date="2021-11-03T08:51:00Z">
            <w:r>
              <w:delText>shares</w:delText>
            </w:r>
          </w:del>
        </w:sdtContent>
      </w:sdt>
      <w:r>
        <w:t xml:space="preserve"> similar environmental conditions and density dependence (</w:t>
      </w:r>
      <w:proofErr w:type="spellStart"/>
      <w:r>
        <w:t>Morrongiello</w:t>
      </w:r>
      <w:proofErr w:type="spellEnd"/>
      <w:r>
        <w:t xml:space="preserve"> &amp; Thresher 2015). Eight models in total were fitted (with area being dummy-coded), with different combinations of shared and area-specific parameters. We evaluated if models with area-specific parameters led </w:t>
      </w:r>
      <w:proofErr w:type="gramStart"/>
      <w:r>
        <w:t>to better fit</w:t>
      </w:r>
      <w:proofErr w:type="gramEnd"/>
      <w:r>
        <w:t xml:space="preserve"> and quantified the differences in area-specific parameters. The model with all area-specific parameter </w:t>
      </w:r>
      <w:proofErr w:type="gramStart"/>
      <w:r>
        <w:t>can be written as</w:t>
      </w:r>
      <w:proofErr w:type="gramEnd"/>
      <w:r>
        <w:t xml:space="preserve">: </w:t>
      </w:r>
    </w:p>
    <w:commentRangeStart w:id="686"/>
    <w:p w14:paraId="0000003B" w14:textId="353C276C" w:rsidR="00037DE8" w:rsidRDefault="00C00598">
      <w:pPr>
        <w:jc w:val="center"/>
      </w:pP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del w:id="687" w:author="Anna Gårdmark" w:date="2022-02-10T11:30:00Z">
            <w:rPr>
              <w:rFonts w:ascii="Cambria Math" w:eastAsia="Cambria Math" w:hAnsi="Cambria Math" w:cs="Cambria Math"/>
            </w:rPr>
            <m:t>#(1)</m:t>
          </w:del>
        </m:r>
        <m:r>
          <w:rPr>
            <w:rFonts w:ascii="Cambria Math" w:hAnsi="Cambria Math"/>
          </w:rPr>
          <m:t xml:space="preserve"> </m:t>
        </m:r>
      </m:oMath>
      <w:ins w:id="688" w:author="Anna Gårdmark" w:date="2022-02-10T11:30:00Z">
        <w:r w:rsidR="00826C17">
          <w:tab/>
        </w:r>
        <w:proofErr w:type="gramStart"/>
        <w:r w:rsidR="00826C17">
          <w:t>#(</w:t>
        </w:r>
        <w:proofErr w:type="gramEnd"/>
        <w:r w:rsidR="00826C17">
          <w:t>1)</w:t>
        </w:r>
      </w:ins>
    </w:p>
    <w:p w14:paraId="0000003C" w14:textId="2C62ABFD" w:rsidR="00037DE8" w:rsidRDefault="00C00598">
      <w:pPr>
        <w:jc w:val="center"/>
      </w:pPr>
      <m:oMath>
        <m:box>
          <m:boxPr>
            <m:opEmu m:val="1"/>
            <m:ctrlPr>
              <w:del w:id="689" w:author="Anna Gårdmark" w:date="2022-02-10T17:26:00Z">
                <w:rPr>
                  <w:rFonts w:ascii="Cambria Math" w:hAnsi="Cambria Math"/>
                </w:rPr>
              </w:del>
            </m:ctrlPr>
          </m:boxPr>
          <m:e>
            <m:r>
              <w:del w:id="690" w:author="Anna Gårdmark" w:date="2022-02-10T17:26:00Z">
                <w:rPr>
                  <w:rFonts w:ascii="Cambria Math" w:hAnsi="Cambria Math"/>
                </w:rPr>
                <m:t>log</m:t>
              </w:del>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C</m:t>
            </m:r>
          </m:sub>
        </m:sSub>
        <m:box>
          <m:boxPr>
            <m:opEmu m:val="1"/>
            <m:ctrlPr>
              <w:del w:id="691" w:author="Anna Gårdmark" w:date="2022-02-10T17:26:00Z">
                <w:rPr>
                  <w:rFonts w:ascii="Cambria Math" w:eastAsia="Cambria Math" w:hAnsi="Cambria Math" w:cs="Cambria Math"/>
                </w:rPr>
              </w:del>
            </m:ctrlPr>
          </m:boxPr>
          <m:e>
            <m:r>
              <w:del w:id="692" w:author="Anna Gårdmark" w:date="2022-02-10T17:26:00Z">
                <w:rPr>
                  <w:rFonts w:ascii="Cambria Math" w:eastAsia="Cambria Math" w:hAnsi="Cambria Math" w:cs="Cambria Math"/>
                </w:rPr>
                <m:t>log</m:t>
              </w:del>
            </m:r>
          </m:e>
        </m:box>
        <m:r>
          <w:rPr>
            <w:rFonts w:ascii="Cambria Math" w:eastAsia="Cambria Math" w:hAnsi="Cambria Math" w:cs="Cambria Math"/>
          </w:rPr>
          <m:t>log</m:t>
        </m:r>
        <m:r>
          <w:rPr>
            <w:rFonts w:ascii="Cambria Math" w:hAnsi="Cambria Math"/>
          </w:rPr>
          <m:t xml:space="preserve"> </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∞C</m:t>
                </m:r>
                <w:commentRangeStart w:id="693"/>
                <m:r>
                  <w:rPr>
                    <w:rFonts w:ascii="Cambria Math" w:eastAsia="Cambria Math" w:hAnsi="Cambria Math" w:cs="Cambria Math"/>
                  </w:rPr>
                  <m:t>j</m:t>
                </m:r>
                <m:d>
                  <m:dPr>
                    <m:begChr m:val="["/>
                    <m:endChr m:val="]"/>
                    <m:ctrlPr>
                      <w:rPr>
                        <w:rFonts w:ascii="Cambria Math" w:eastAsia="Cambria Math" w:hAnsi="Cambria Math" w:cs="Cambria Math"/>
                      </w:rPr>
                    </m:ctrlPr>
                  </m:dPr>
                  <m:e>
                    <m:r>
                      <w:rPr>
                        <w:rFonts w:ascii="Cambria Math" w:eastAsia="Cambria Math" w:hAnsi="Cambria Math" w:cs="Cambria Math"/>
                      </w:rPr>
                      <m:t>i</m:t>
                    </m:r>
                  </m:e>
                </m:d>
                <w:commentRangeEnd w:id="693"/>
                <m:r>
                  <m:rPr>
                    <m:sty m:val="p"/>
                  </m:rPr>
                  <w:rPr>
                    <w:rStyle w:val="Kommentarsreferens"/>
                  </w:rPr>
                  <w:commentReference w:id="693"/>
                </m:r>
              </m:sub>
            </m:sSub>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d>
                      <m:dPr>
                        <m:ctrlPr>
                          <w:rPr>
                            <w:rFonts w:ascii="Cambria Math" w:eastAsia="Cambria Math" w:hAnsi="Cambria Math" w:cs="Cambria Math"/>
                          </w:rPr>
                        </m:ctrlPr>
                      </m:d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Cj</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d>
                          <m:dPr>
                            <m:ctrlPr>
                              <w:rPr>
                                <w:rFonts w:ascii="Cambria Math" w:eastAsia="Cambria Math" w:hAnsi="Cambria Math" w:cs="Cambria Math"/>
                              </w:rPr>
                            </m:ctrlPr>
                          </m:dPr>
                          <m:e>
                            <m:r>
                              <w:rPr>
                                <w:rFonts w:ascii="Cambria Math" w:eastAsia="Cambria Math" w:hAnsi="Cambria Math" w:cs="Cambria Math"/>
                              </w:rPr>
                              <m:t>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0Cj</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e>
                        </m:d>
                      </m:e>
                    </m:d>
                  </m:sup>
                </m:sSup>
              </m:e>
            </m:d>
          </m:e>
        </m:d>
        <m:r>
          <w:rPr>
            <w:rFonts w:ascii="Cambria Math" w:hAnsi="Cambria Math"/>
          </w:rPr>
          <m:t xml:space="preserve"> </m:t>
        </m:r>
        <m:r>
          <w:rPr>
            <w:rFonts w:ascii="Cambria Math" w:eastAsia="Cambria Math" w:hAnsi="Cambria Math" w:cs="Cambria Math"/>
          </w:rPr>
          <m:t>+</m:t>
        </m:r>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W</m:t>
            </m:r>
          </m:sub>
        </m:sSub>
        <m:box>
          <m:boxPr>
            <m:opEmu m:val="1"/>
            <m:ctrlPr>
              <w:del w:id="694" w:author="Anna Gårdmark" w:date="2022-02-10T17:26:00Z">
                <w:rPr>
                  <w:rFonts w:ascii="Cambria Math" w:eastAsia="Cambria Math" w:hAnsi="Cambria Math" w:cs="Cambria Math"/>
                </w:rPr>
              </w:del>
            </m:ctrlPr>
          </m:boxPr>
          <m:e>
            <m:r>
              <w:del w:id="695" w:author="Anna Gårdmark" w:date="2022-02-10T17:26:00Z">
                <w:rPr>
                  <w:rFonts w:ascii="Cambria Math" w:eastAsia="Cambria Math" w:hAnsi="Cambria Math" w:cs="Cambria Math"/>
                </w:rPr>
                <m:t>log</m:t>
              </w:del>
            </m:r>
          </m:e>
        </m:box>
        <m:r>
          <w:rPr>
            <w:rFonts w:ascii="Cambria Math" w:eastAsia="Cambria Math" w:hAnsi="Cambria Math" w:cs="Cambria Math"/>
          </w:rPr>
          <m:t>log</m:t>
        </m:r>
        <m:r>
          <w:rPr>
            <w:rFonts w:ascii="Cambria Math" w:hAnsi="Cambria Math"/>
          </w:rPr>
          <m:t xml:space="preserve"> </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∞Wj</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d>
                      <m:dPr>
                        <m:ctrlPr>
                          <w:rPr>
                            <w:rFonts w:ascii="Cambria Math" w:eastAsia="Cambria Math" w:hAnsi="Cambria Math" w:cs="Cambria Math"/>
                          </w:rPr>
                        </m:ctrlPr>
                      </m:d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Wj</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d>
                          <m:dPr>
                            <m:ctrlPr>
                              <w:rPr>
                                <w:rFonts w:ascii="Cambria Math" w:eastAsia="Cambria Math" w:hAnsi="Cambria Math" w:cs="Cambria Math"/>
                              </w:rPr>
                            </m:ctrlPr>
                          </m:dPr>
                          <m:e>
                            <m:r>
                              <w:rPr>
                                <w:rFonts w:ascii="Cambria Math" w:eastAsia="Cambria Math" w:hAnsi="Cambria Math" w:cs="Cambria Math"/>
                              </w:rPr>
                              <m:t>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0Wj</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e>
                        </m:d>
                      </m:e>
                    </m:d>
                  </m:sup>
                </m:sSup>
              </m:e>
            </m:d>
          </m:e>
        </m:d>
        <m:r>
          <w:del w:id="696" w:author="Anna Gårdmark" w:date="2022-02-10T11:30:00Z">
            <w:rPr>
              <w:rFonts w:ascii="Cambria Math" w:hAnsi="Cambria Math"/>
            </w:rPr>
            <m:t xml:space="preserve"> </m:t>
          </w:del>
        </m:r>
        <m:r>
          <w:del w:id="697" w:author="Anna Gårdmark" w:date="2022-02-10T11:30:00Z">
            <w:rPr>
              <w:rFonts w:ascii="Cambria Math" w:eastAsia="Cambria Math" w:hAnsi="Cambria Math" w:cs="Cambria Math"/>
            </w:rPr>
            <m:t>#(2)</m:t>
          </w:del>
        </m:r>
        <m:r>
          <w:del w:id="698" w:author="Anna Gårdmark" w:date="2022-02-10T11:30:00Z">
            <w:rPr>
              <w:rFonts w:ascii="Cambria Math" w:hAnsi="Cambria Math"/>
            </w:rPr>
            <m:t xml:space="preserve"> </m:t>
          </w:del>
        </m:r>
      </m:oMath>
      <w:ins w:id="699" w:author="Anna Gårdmark" w:date="2022-02-10T11:30:00Z">
        <w:r w:rsidR="00826C17">
          <w:tab/>
        </w:r>
        <w:r w:rsidR="00826C17">
          <w:tab/>
        </w:r>
        <w:proofErr w:type="gramStart"/>
        <w:r w:rsidR="00826C17">
          <w:t>#(</w:t>
        </w:r>
        <w:proofErr w:type="gramEnd"/>
        <w:r w:rsidR="00826C17">
          <w:t>2)</w:t>
        </w:r>
      </w:ins>
    </w:p>
    <w:p w14:paraId="0000003D" w14:textId="709719D2" w:rsidR="00037DE8" w:rsidRDefault="00C00598">
      <w:pPr>
        <w:jc w:val="center"/>
      </w:pPr>
      <m:oMathPara>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∞Cj</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∞Wj</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Cj</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Wj</m:t>
                  </m:r>
                </m:sub>
              </m:sSub>
              <m:r>
                <w:rPr>
                  <w:rFonts w:ascii="Cambria Math" w:hAnsi="Cambria Math"/>
                </w:rPr>
                <m:t xml:space="preserve"> </m:t>
              </m:r>
            </m:e>
          </m:d>
          <m:r>
            <w:rPr>
              <w:rFonts w:ascii="Cambria Math" w:eastAsia="Cambria Math" w:hAnsi="Cambria Math" w:cs="Cambria Math"/>
            </w:rPr>
            <m:t>~MVNormal</m:t>
          </m:r>
          <m:d>
            <m:dPr>
              <m:ctrlPr>
                <w:rPr>
                  <w:rFonts w:ascii="Cambria Math" w:eastAsia="Cambria Math" w:hAnsi="Cambria Math" w:cs="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∞C</m:t>
                          </m:r>
                        </m:sub>
                      </m:sSub>
                    </m:sub>
                  </m:sSub>
                  <m:r>
                    <w:rPr>
                      <w:rFonts w:ascii="Cambria Math" w:hAnsi="Cambria Math"/>
                    </w:rPr>
                    <m:t xml:space="preserve"> </m:t>
                  </m:r>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∞W</m:t>
                          </m:r>
                        </m:sub>
                      </m:sSub>
                    </m:sub>
                  </m:sSub>
                  <m:r>
                    <w:rPr>
                      <w:rFonts w:ascii="Cambria Math" w:hAnsi="Cambria Math"/>
                    </w:rPr>
                    <m:t xml:space="preserve"> </m:t>
                  </m:r>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m:t>
                          </m:r>
                        </m:sub>
                      </m:sSub>
                    </m:sub>
                  </m:sSub>
                  <m:r>
                    <w:rPr>
                      <w:rFonts w:ascii="Cambria Math" w:hAnsi="Cambria Math"/>
                    </w:rPr>
                    <m:t xml:space="preserve"> </m:t>
                  </m:r>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W</m:t>
                          </m:r>
                        </m:sub>
                      </m:sSub>
                    </m:sub>
                  </m:sSub>
                  <m:r>
                    <w:rPr>
                      <w:rFonts w:ascii="Cambria Math" w:hAnsi="Cambria Math"/>
                    </w:rPr>
                    <m:t xml:space="preserve"> </m:t>
                  </m:r>
                </m:e>
              </m:d>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∞C</m:t>
                          </m:r>
                        </m:sub>
                      </m:sSub>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∞W</m:t>
                          </m:r>
                        </m:sub>
                      </m:sSub>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m:t>
                          </m:r>
                        </m:sub>
                      </m:sSub>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W</m:t>
                          </m:r>
                        </m:sub>
                      </m:sSub>
                    </m:sub>
                  </m:sSub>
                  <m:r>
                    <w:rPr>
                      <w:rFonts w:ascii="Cambria Math" w:hAnsi="Cambria Math"/>
                    </w:rPr>
                    <m:t xml:space="preserve"> </m:t>
                  </m:r>
                </m:e>
              </m:d>
            </m:e>
          </m:d>
          <m:r>
            <w:del w:id="700" w:author="Anna Gårdmark" w:date="2022-02-10T11:30:00Z">
              <w:rPr>
                <w:rFonts w:ascii="Cambria Math" w:eastAsia="Cambria Math" w:hAnsi="Cambria Math" w:cs="Cambria Math"/>
              </w:rPr>
              <m:t>#(3)</m:t>
            </w:del>
          </m:r>
          <m:r>
            <w:del w:id="701" w:author="Anna Gårdmark" w:date="2022-02-10T11:30:00Z">
              <w:rPr>
                <w:rFonts w:ascii="Cambria Math" w:hAnsi="Cambria Math"/>
              </w:rPr>
              <m:t xml:space="preserve"> </m:t>
            </w:del>
          </m:r>
        </m:oMath>
      </m:oMathPara>
    </w:p>
    <w:p w14:paraId="31FA2B87" w14:textId="77777777" w:rsidR="00826C17" w:rsidRDefault="00826C17" w:rsidP="00826C17">
      <w:pPr>
        <w:spacing w:after="240" w:line="480" w:lineRule="auto"/>
        <w:ind w:firstLine="284"/>
        <w:jc w:val="both"/>
        <w:rPr>
          <w:ins w:id="702" w:author="Anna Gårdmark" w:date="2022-02-10T11:30:00Z"/>
        </w:rPr>
        <w:pPrChange w:id="703" w:author="Anna Gårdmark" w:date="2022-02-10T11:30:00Z">
          <w:pPr>
            <w:spacing w:line="480" w:lineRule="auto"/>
            <w:jc w:val="both"/>
          </w:pPr>
        </w:pPrChange>
      </w:pPr>
      <w:proofErr w:type="gramStart"/>
      <w:ins w:id="704" w:author="Anna Gårdmark" w:date="2022-02-10T11:30:00Z">
        <w:r>
          <w:t>#(</w:t>
        </w:r>
        <w:proofErr w:type="gramEnd"/>
        <w:r>
          <w:t>3)</w:t>
        </w:r>
      </w:ins>
      <w:commentRangeEnd w:id="686"/>
      <w:ins w:id="705" w:author="Anna Gårdmark" w:date="2022-02-10T11:31:00Z">
        <w:r>
          <w:rPr>
            <w:rStyle w:val="Kommentarsreferens"/>
          </w:rPr>
          <w:commentReference w:id="686"/>
        </w:r>
      </w:ins>
    </w:p>
    <w:p w14:paraId="0000003E" w14:textId="49A9188F" w:rsidR="00037DE8" w:rsidRDefault="001B1A85" w:rsidP="00826C17">
      <w:pPr>
        <w:spacing w:after="240" w:line="480" w:lineRule="auto"/>
        <w:ind w:firstLine="284"/>
        <w:jc w:val="both"/>
        <w:pPrChange w:id="706" w:author="Anna Gårdmark" w:date="2022-02-10T11:30:00Z">
          <w:pPr>
            <w:spacing w:line="480" w:lineRule="auto"/>
            <w:jc w:val="both"/>
          </w:pPr>
        </w:pPrChange>
      </w:pPr>
      <w:proofErr w:type="gramStart"/>
      <w:r>
        <w:lastRenderedPageBreak/>
        <w:t>where</w:t>
      </w:r>
      <w:proofErr w:type="gramEnd"/>
      <w:r>
        <w:t xml:space="preserve"> </w:t>
      </w:r>
      <w:del w:id="707" w:author="Anna Gårdmark" w:date="2022-02-10T11:36:00Z">
        <w:r w:rsidDel="00A23814">
          <w:delText xml:space="preserve">we </w:delText>
        </w:r>
      </w:del>
      <w:r>
        <w:t xml:space="preserve">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ins w:id="708" w:author="Anna Gårdmark" w:date="2022-02-10T11:36:00Z">
        <w:r w:rsidR="00A23814">
          <w:t>, respectively</w:t>
        </w:r>
      </w:ins>
      <w:r>
        <w:t xml:space="preserve">. Henceforth, </w:t>
      </w:r>
      <w:commentRangeStart w:id="709"/>
      <w:r>
        <w:t xml:space="preserve">subscripts </w:t>
      </w:r>
      <m:oMath>
        <m:r>
          <w:rPr>
            <w:rFonts w:ascii="Cambria Math" w:eastAsia="Cambria Math" w:hAnsi="Cambria Math" w:cs="Cambria Math"/>
          </w:rPr>
          <m:t>W</m:t>
        </m:r>
      </m:oMath>
      <w:r>
        <w:t xml:space="preserve"> and </w:t>
      </w:r>
      <m:oMath>
        <m:r>
          <w:rPr>
            <w:rFonts w:ascii="Cambria Math" w:eastAsia="Cambria Math" w:hAnsi="Cambria Math" w:cs="Cambria Math"/>
          </w:rPr>
          <m:t>C</m:t>
        </m:r>
      </m:oMath>
      <w:r>
        <w:t xml:space="preserve"> are used for the warm and cold area</w:t>
      </w:r>
      <w:commentRangeEnd w:id="709"/>
      <w:r w:rsidR="00A23814">
        <w:rPr>
          <w:rStyle w:val="Kommentarsreferens"/>
        </w:rPr>
        <w:commentReference w:id="709"/>
      </w:r>
      <w:r>
        <w:t>, respectively (except in figures</w:t>
      </w:r>
      <w:ins w:id="710" w:author="Anna Gårdmark" w:date="2022-02-10T11:36:00Z">
        <w:r w:rsidR="00A23814">
          <w:t xml:space="preserve"> and main text</w:t>
        </w:r>
      </w:ins>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C</m:t>
            </m:r>
          </m:sub>
        </m:sSub>
      </m:oMath>
      <w:r>
        <w:t xml:space="preserve"> </w:t>
      </w:r>
      <w:proofErr w:type="gramStart"/>
      <w:r>
        <w:t>and</w:t>
      </w:r>
      <w:proofErr w:type="gramEnd"/>
      <w: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W</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C</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W</m:t>
            </m:r>
          </m:sub>
        </m:sSub>
        <m:r>
          <w:rPr>
            <w:rFonts w:ascii="Cambria Math" w:eastAsia="Cambria Math" w:hAnsi="Cambria Math" w:cs="Cambria Math"/>
          </w:rPr>
          <m:t>=0</m:t>
        </m:r>
      </m:oMath>
      <w:r>
        <w:t xml:space="preserve"> if it is the cold area, and vice versa</w:t>
      </w:r>
      <w:commentRangeStart w:id="711"/>
      <w:r>
        <w:t xml:space="preserve">, and </w:t>
      </w:r>
      <m:oMath>
        <m:r>
          <w:rPr>
            <w:rFonts w:ascii="Cambria Math" w:eastAsia="Cambria Math" w:hAnsi="Cambria Math" w:cs="Cambria Math"/>
          </w:rPr>
          <m:t>C</m:t>
        </m:r>
      </m:oMath>
      <w:r>
        <w:t xml:space="preserve"> and </w:t>
      </w:r>
      <m:oMath>
        <m:r>
          <w:rPr>
            <w:rFonts w:ascii="Cambria Math" w:eastAsia="Cambria Math" w:hAnsi="Cambria Math" w:cs="Cambria Math"/>
          </w:rPr>
          <m:t>W</m:t>
        </m:r>
      </m:oMath>
      <w:r>
        <w:t xml:space="preserve"> subscripts indicate area-specific parameters</w:t>
      </w:r>
      <w:commentRangeEnd w:id="711"/>
      <w:r w:rsidR="008F7750">
        <w:rPr>
          <w:rStyle w:val="Kommentarsreferens"/>
        </w:rPr>
        <w:commentReference w:id="711"/>
      </w:r>
      <w:r>
        <w:t xml:space="preserve">. </w:t>
      </w:r>
      <w:proofErr w:type="gramStart"/>
      <w:r>
        <w:t xml:space="preserve">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∞Cj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∞Wj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Wj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∞C</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∞W</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W</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ins w:id="712" w:author="Anna Gårdmark" w:date="2022-02-10T12:44:00Z">
        <w:r w:rsidR="008F7750">
          <w:t>,</w:t>
        </w:r>
      </w:ins>
      <w:r>
        <w:t xml:space="preserve"> hence off-diagonals are 0).</w:t>
      </w:r>
      <w:proofErr w:type="gramEnd"/>
      <w:r>
        <w:t xml:space="preserve"> The other seven models include some or all parameters as </w:t>
      </w:r>
      <w:del w:id="713" w:author="Anna Gårdmark" w:date="2022-02-10T12:44:00Z">
        <w:r w:rsidDel="008F7750">
          <w:delText xml:space="preserve">common </w:delText>
        </w:r>
      </w:del>
      <w:r>
        <w:t>parameters</w:t>
      </w:r>
      <w:ins w:id="714" w:author="Anna Gårdmark" w:date="2022-02-10T12:44:00Z">
        <w:r w:rsidR="008F7750">
          <w:t xml:space="preserve"> common for the two areas</w:t>
        </w:r>
      </w:ins>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∞Cj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∞Wj</m:t>
            </m:r>
          </m:sub>
        </m:sSub>
      </m:oMath>
      <w:r>
        <w:t xml:space="preserve"> </w:t>
      </w:r>
      <w:proofErr w:type="gramStart"/>
      <w:r>
        <w:t xml:space="preserve">with </w:t>
      </w:r>
      <w:proofErr w:type="gramEnd"/>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del w:id="715" w:author="Anna Gårdmark" w:date="2022-02-10T12:44:00Z">
        <w:r w:rsidDel="008F7750">
          <w:delText xml:space="preserve"> etc</w:delText>
        </w:r>
      </w:del>
      <w:r>
        <w:t xml:space="preserve">. To aid convergence of this non-linear model, we used informative priors chosen after visualizing draws from prior predictive distributions (Wesner &amp; </w:t>
      </w:r>
      <w:proofErr w:type="spellStart"/>
      <w:r>
        <w:t>Pomeranz</w:t>
      </w:r>
      <w:proofErr w:type="spellEnd"/>
      <w:r>
        <w:t xml:space="preserve"> 2021) using probable parameter values (</w:t>
      </w:r>
      <w:r>
        <w:rPr>
          <w:i/>
        </w:rPr>
        <w:t>Supporting Information</w:t>
      </w:r>
      <w:r>
        <w:t>, Fig. S1, S6</w:t>
      </w:r>
      <w:r w:rsidRPr="008F7750">
        <w:rPr>
          <w:rPrChange w:id="716" w:author="Anna Gårdmark" w:date="2022-02-10T12:45:00Z">
            <w:rPr>
              <w:i/>
            </w:rPr>
          </w:rPrChange>
        </w:rPr>
        <w:t>)</w:t>
      </w:r>
      <w:r>
        <w:t xml:space="preserve">. We used the same prior distribution for each parameter class for both areas </w:t>
      </w:r>
      <w:proofErr w:type="gramStart"/>
      <w:r>
        <w:t xml:space="preserve">to not </w:t>
      </w:r>
      <w:del w:id="717" w:author="Anna Gårdmark" w:date="2022-02-10T12:57:00Z">
        <w:r w:rsidDel="008F7750">
          <w:delText xml:space="preserve">give </w:delText>
        </w:r>
      </w:del>
      <w:r>
        <w:t>introduce</w:t>
      </w:r>
      <w:proofErr w:type="gramEnd"/>
      <w:r>
        <w:t xml:space="preserve"> any other sources of differences in parameter estimates between areas. We used the following priors for the VBGE model</w:t>
      </w:r>
      <w:proofErr w:type="gramStart"/>
      <w:r>
        <w:t xml:space="preserve">: </w:t>
      </w:r>
      <w:proofErr w:type="gramEnd"/>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∞C,W</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C,W</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0C,W</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proofErr w:type="gramStart"/>
      <w:r>
        <w:rPr>
          <w:rFonts w:ascii="Cambria Math" w:eastAsia="Cambria Math" w:hAnsi="Cambria Math" w:cs="Cambria Math"/>
          <w:i/>
        </w:rPr>
        <w:t xml:space="preserve">, </w:t>
      </w:r>
      <w:proofErr w:type="gramEnd"/>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∞C</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∞W</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W</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13EEB791" w:rsidR="00037DE8" w:rsidRDefault="001B1A85">
      <w:pPr>
        <w:spacing w:line="480" w:lineRule="auto"/>
        <w:ind w:firstLine="284"/>
        <w:jc w:val="both"/>
      </w:pPr>
      <w:r>
        <w:t xml:space="preserve">We also compared how growth scales with </w:t>
      </w:r>
      <w:commentRangeStart w:id="718"/>
      <w:r>
        <w:rPr>
          <w:i/>
        </w:rPr>
        <w:t>size</w:t>
      </w:r>
      <w:r>
        <w:t xml:space="preserve"> </w:t>
      </w:r>
      <w:commentRangeEnd w:id="718"/>
      <w:r w:rsidR="001B3620">
        <w:rPr>
          <w:rStyle w:val="Kommentarsreferens"/>
        </w:rPr>
        <w:commentReference w:id="718"/>
      </w:r>
      <w:r>
        <w:t xml:space="preserve">(in contrast to length vs age) in the two areas, </w:t>
      </w:r>
      <w:del w:id="719" w:author="Anna Gårdmark" w:date="2022-02-10T17:21:00Z">
        <w:r w:rsidDel="0077456C">
          <w:delText xml:space="preserve">because length-at-age is  </w:delText>
        </w:r>
      </w:del>
      <w:r>
        <w:t xml:space="preserve">by fitting </w:t>
      </w:r>
      <w:proofErr w:type="spellStart"/>
      <w:r>
        <w:t>allometric</w:t>
      </w:r>
      <w:proofErr w:type="spellEnd"/>
      <w:r>
        <w:t xml:space="preserve">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specific growth, is defined as: </w:t>
      </w:r>
      <m:oMath>
        <m:r>
          <w:rPr>
            <w:rFonts w:ascii="Cambria Math" w:eastAsia="Cambria Math" w:hAnsi="Cambria Math" w:cs="Cambria Math"/>
          </w:rPr>
          <m:t>G=100×(</m:t>
        </m:r>
        <m:box>
          <m:boxPr>
            <m:opEmu m:val="1"/>
            <m:ctrlPr>
              <w:del w:id="720" w:author="Anna Gårdmark" w:date="2022-02-10T17:21:00Z">
                <w:rPr>
                  <w:rFonts w:ascii="Cambria Math" w:eastAsia="Cambria Math" w:hAnsi="Cambria Math" w:cs="Cambria Math"/>
                </w:rPr>
              </w:del>
            </m:ctrlPr>
          </m:boxPr>
          <m:e>
            <m:r>
              <w:del w:id="721" w:author="Anna Gårdmark" w:date="2022-02-10T17:21:00Z">
                <w:rPr>
                  <w:rFonts w:ascii="Cambria Math" w:eastAsia="Cambria Math" w:hAnsi="Cambria Math" w:cs="Cambria Math"/>
                </w:rPr>
                <m:t>log</m:t>
              </w:del>
            </m:r>
          </m:e>
        </m:box>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m:t>
        </m:r>
        <m:box>
          <m:boxPr>
            <m:opEmu m:val="1"/>
            <m:ctrlPr>
              <w:del w:id="722" w:author="Anna Gårdmark" w:date="2022-02-10T17:21:00Z">
                <w:rPr>
                  <w:rFonts w:ascii="Cambria Math" w:eastAsia="Cambria Math" w:hAnsi="Cambria Math" w:cs="Cambria Math"/>
                </w:rPr>
              </w:del>
            </m:ctrlPr>
          </m:boxPr>
          <m:e>
            <m:r>
              <w:del w:id="723" w:author="Anna Gårdmark" w:date="2022-02-10T17:21:00Z">
                <w:rPr>
                  <w:rFonts w:ascii="Cambria Math" w:eastAsia="Cambria Math" w:hAnsi="Cambria Math" w:cs="Cambria Math"/>
                </w:rPr>
                <m:t>log</m:t>
              </w:del>
            </m:r>
          </m:e>
        </m:box>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w:t>
      </w:r>
      <w:del w:id="724" w:author="Anna Gårdmark" w:date="2022-02-10T17:22:00Z">
        <w:r w:rsidDel="0077456C">
          <w:delText>weight</w:delText>
        </w:r>
      </w:del>
      <w:ins w:id="725" w:author="Anna Gårdmark" w:date="2022-02-10T17:22:00Z">
        <w:r w:rsidR="0077456C">
          <w:t>length</w:t>
        </w:r>
      </w:ins>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e>
          <m:sup>
            <m:r>
              <w:rPr>
                <w:rFonts w:ascii="Cambria Math" w:eastAsia="Cambria Math" w:hAnsi="Cambria Math" w:cs="Cambria Math"/>
              </w:rPr>
              <m:t>0.5</m:t>
            </m:r>
          </m:sup>
        </m:sSup>
      </m:oMath>
      <w:r>
        <w:t xml:space="preserve">. Here we also used back-calculated length-at-age, </w:t>
      </w:r>
      <w:del w:id="726" w:author="Anna Gårdmark" w:date="2022-02-10T17:22:00Z">
        <w:r w:rsidDel="0077456C">
          <w:delText xml:space="preserve">meaning </w:delText>
        </w:r>
      </w:del>
      <w:ins w:id="727" w:author="Anna Gårdmark" w:date="2022-02-10T17:22:00Z">
        <w:r w:rsidR="0077456C">
          <w:t xml:space="preserve">resulting in </w:t>
        </w:r>
      </w:ins>
      <w:r>
        <w:lastRenderedPageBreak/>
        <w:t xml:space="preserve">multiple observations </w:t>
      </w:r>
      <w:del w:id="728" w:author="Anna Gårdmark" w:date="2022-02-10T17:22:00Z">
        <w:r w:rsidDel="0077456C">
          <w:delText xml:space="preserve">within </w:delText>
        </w:r>
      </w:del>
      <w:ins w:id="729" w:author="Anna Gårdmark" w:date="2022-02-10T17:22:00Z">
        <w:r w:rsidR="0077456C">
          <w:t xml:space="preserve">for each </w:t>
        </w:r>
      </w:ins>
      <w:r>
        <w:t>individual</w:t>
      </w:r>
      <w:del w:id="730" w:author="Anna Gårdmark" w:date="2022-02-10T17:22:00Z">
        <w:r w:rsidDel="0077456C">
          <w:delText>s</w:delText>
        </w:r>
      </w:del>
      <w:r>
        <w:t xml:space="preserve">. As with the VBGE model, we dummy coded area in order to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w:t>
      </w:r>
      <w:proofErr w:type="gramStart"/>
      <w:r>
        <w:t>can be written as</w:t>
      </w:r>
      <w:proofErr w:type="gramEnd"/>
      <w:r>
        <w:t>:</w:t>
      </w:r>
    </w:p>
    <w:commentRangeStart w:id="731"/>
    <w:p w14:paraId="00000040" w14:textId="3DD46C5C" w:rsidR="00037DE8" w:rsidRDefault="00C00598">
      <w:pPr>
        <w:jc w:val="center"/>
      </w:pP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del w:id="732" w:author="Anna Gårdmark" w:date="2022-02-10T17:22:00Z">
            <w:rPr>
              <w:rFonts w:ascii="Cambria Math" w:eastAsia="Cambria Math" w:hAnsi="Cambria Math" w:cs="Cambria Math"/>
            </w:rPr>
            <m:t>#(4)</m:t>
          </w:del>
        </m:r>
        <m:r>
          <w:del w:id="733" w:author="Anna Gårdmark" w:date="2022-02-10T17:22:00Z">
            <w:rPr>
              <w:rFonts w:ascii="Cambria Math" w:hAnsi="Cambria Math"/>
            </w:rPr>
            <m:t xml:space="preserve"> </m:t>
          </w:del>
        </m:r>
      </m:oMath>
      <w:ins w:id="734" w:author="Anna Gårdmark" w:date="2022-02-10T17:22:00Z">
        <w:r w:rsidR="0077456C">
          <w:tab/>
        </w:r>
        <w:r w:rsidR="0077456C">
          <w:tab/>
        </w:r>
      </w:ins>
      <w:ins w:id="735" w:author="Anna Gårdmark" w:date="2022-02-10T17:25:00Z">
        <w:r w:rsidR="0077456C">
          <w:tab/>
        </w:r>
        <w:r w:rsidR="0077456C">
          <w:tab/>
        </w:r>
        <w:r w:rsidR="0077456C">
          <w:tab/>
        </w:r>
      </w:ins>
      <w:proofErr w:type="gramStart"/>
      <w:ins w:id="736" w:author="Anna Gårdmark" w:date="2022-02-10T17:22:00Z">
        <w:r w:rsidR="0077456C">
          <w:t>#</w:t>
        </w:r>
      </w:ins>
      <w:ins w:id="737" w:author="Anna Gårdmark" w:date="2022-02-10T17:23:00Z">
        <w:r w:rsidR="0077456C">
          <w:t>(</w:t>
        </w:r>
      </w:ins>
      <w:proofErr w:type="gramEnd"/>
      <w:ins w:id="738" w:author="Anna Gårdmark" w:date="2022-02-10T17:22:00Z">
        <w:r w:rsidR="0077456C">
          <w:t>4</w:t>
        </w:r>
      </w:ins>
      <w:ins w:id="739" w:author="Anna Gårdmark" w:date="2022-02-10T17:23:00Z">
        <w:r w:rsidR="0077456C">
          <w:t>)</w:t>
        </w:r>
      </w:ins>
    </w:p>
    <w:p w14:paraId="00000041" w14:textId="45BF2026" w:rsidR="00037DE8" w:rsidRDefault="00C00598">
      <w:pPr>
        <w:jc w:val="center"/>
      </w:pP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Cj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C</m:t>
                </m:r>
              </m:sub>
            </m:sSub>
          </m:sup>
        </m:s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W</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Wj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W</m:t>
                </m:r>
              </m:sub>
            </m:sSub>
          </m:sup>
        </m:sSup>
        <m:r>
          <w:rPr>
            <w:rFonts w:ascii="Cambria Math" w:eastAsia="Cambria Math" w:hAnsi="Cambria Math" w:cs="Cambria Math"/>
          </w:rPr>
          <m:t>)</m:t>
        </m:r>
        <m:r>
          <w:del w:id="740" w:author="Anna Gårdmark" w:date="2022-02-10T17:23:00Z">
            <w:rPr>
              <w:rFonts w:ascii="Cambria Math" w:eastAsia="Cambria Math" w:hAnsi="Cambria Math" w:cs="Cambria Math"/>
            </w:rPr>
            <m:t>#(5)</m:t>
          </w:del>
        </m:r>
        <m:r>
          <w:rPr>
            <w:rFonts w:ascii="Cambria Math" w:hAnsi="Cambria Math"/>
          </w:rPr>
          <m:t xml:space="preserve"> </m:t>
        </m:r>
      </m:oMath>
      <w:ins w:id="741" w:author="Anna Gårdmark" w:date="2022-02-10T17:23:00Z">
        <w:r w:rsidR="0077456C">
          <w:tab/>
        </w:r>
        <w:r w:rsidR="0077456C">
          <w:tab/>
        </w:r>
        <w:proofErr w:type="gramStart"/>
        <w:r w:rsidR="0077456C">
          <w:t>#(</w:t>
        </w:r>
        <w:proofErr w:type="gramEnd"/>
        <w:r w:rsidR="0077456C">
          <w:t>5)</w:t>
        </w:r>
      </w:ins>
    </w:p>
    <w:p w14:paraId="00000042" w14:textId="3D329B8C" w:rsidR="00037DE8" w:rsidRDefault="00C00598">
      <w:pPr>
        <w:jc w:val="cente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CWj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CWj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CWj</m:t>
                    </m:r>
                  </m:sub>
                </m:sSub>
              </m:sub>
            </m:sSub>
          </m:e>
        </m:d>
        <m:r>
          <w:rPr>
            <w:rFonts w:ascii="Cambria Math" w:eastAsia="Cambria Math" w:hAnsi="Cambria Math" w:cs="Cambria Math"/>
          </w:rPr>
          <m:t xml:space="preserve">, </m:t>
        </m:r>
        <m:r>
          <w:del w:id="742" w:author="Anna Gårdmark" w:date="2022-02-10T17:26:00Z">
            <w:rPr>
              <w:rFonts w:ascii="Cambria Math" w:eastAsia="Cambria Math" w:hAnsi="Cambria Math" w:cs="Cambria Math"/>
            </w:rPr>
            <m:t>for id:</m:t>
          </w:del>
        </m:r>
        <m:r>
          <w:rPr>
            <w:rFonts w:ascii="Cambria Math" w:eastAsia="Cambria Math" w:hAnsi="Cambria Math" w:cs="Cambria Math"/>
          </w:rPr>
          <m:t>cohort j=1,…,J</m:t>
        </m:r>
        <m:r>
          <w:del w:id="743" w:author="Anna Gårdmark" w:date="2022-02-10T17:23:00Z">
            <w:rPr>
              <w:rFonts w:ascii="Cambria Math" w:eastAsia="Cambria Math" w:hAnsi="Cambria Math" w:cs="Cambria Math"/>
            </w:rPr>
            <m:t>#(6)</m:t>
          </w:del>
        </m:r>
        <m:r>
          <w:del w:id="744" w:author="Anna Gårdmark" w:date="2022-02-10T17:23:00Z">
            <w:rPr>
              <w:rFonts w:ascii="Cambria Math" w:hAnsi="Cambria Math"/>
            </w:rPr>
            <m:t xml:space="preserve"> </m:t>
          </w:del>
        </m:r>
      </m:oMath>
      <w:ins w:id="745" w:author="Anna Gårdmark" w:date="2022-02-10T17:23:00Z">
        <w:r w:rsidR="0077456C">
          <w:tab/>
        </w:r>
        <w:proofErr w:type="gramStart"/>
        <w:r w:rsidR="0077456C">
          <w:t>#(</w:t>
        </w:r>
        <w:proofErr w:type="gramEnd"/>
        <w:r w:rsidR="0077456C">
          <w:t>6)</w:t>
        </w:r>
      </w:ins>
    </w:p>
    <w:p w14:paraId="00000043" w14:textId="0CF4773C" w:rsidR="00037DE8" w:rsidRDefault="00C00598">
      <w:pPr>
        <w:jc w:val="cente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CWj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CWj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CWj</m:t>
                    </m:r>
                  </m:sub>
                </m:sSub>
              </m:sub>
            </m:sSub>
          </m:e>
        </m:d>
        <m:r>
          <w:rPr>
            <w:rFonts w:ascii="Cambria Math" w:eastAsia="Cambria Math" w:hAnsi="Cambria Math" w:cs="Cambria Math"/>
          </w:rPr>
          <m:t>, cohort k=1,…,K</m:t>
        </m:r>
        <m:r>
          <w:del w:id="746" w:author="Anna Gårdmark" w:date="2022-02-10T17:23:00Z">
            <w:rPr>
              <w:rFonts w:ascii="Cambria Math" w:eastAsia="Cambria Math" w:hAnsi="Cambria Math" w:cs="Cambria Math"/>
            </w:rPr>
            <m:t>#</m:t>
          </w:del>
        </m:r>
        <m:d>
          <m:dPr>
            <m:ctrlPr>
              <w:del w:id="747" w:author="Anna Gårdmark" w:date="2022-02-10T17:23:00Z">
                <w:rPr>
                  <w:rFonts w:ascii="Cambria Math" w:eastAsia="Cambria Math" w:hAnsi="Cambria Math" w:cs="Cambria Math"/>
                </w:rPr>
              </w:del>
            </m:ctrlPr>
          </m:dPr>
          <m:e>
            <m:r>
              <w:del w:id="748" w:author="Anna Gårdmark" w:date="2022-02-10T17:23:00Z">
                <w:rPr>
                  <w:rFonts w:ascii="Cambria Math" w:eastAsia="Cambria Math" w:hAnsi="Cambria Math" w:cs="Cambria Math"/>
                </w:rPr>
                <m:t>7</m:t>
              </w:del>
            </m:r>
          </m:e>
        </m:d>
        <m:r>
          <w:rPr>
            <w:rFonts w:ascii="Cambria Math" w:hAnsi="Cambria Math"/>
          </w:rPr>
          <m:t xml:space="preserve"> </m:t>
        </m:r>
      </m:oMath>
      <w:ins w:id="749" w:author="Anna Gårdmark" w:date="2022-02-10T17:23:00Z">
        <w:r w:rsidR="0077456C">
          <w:tab/>
        </w:r>
        <w:r w:rsidR="0077456C">
          <w:tab/>
        </w:r>
      </w:ins>
      <w:proofErr w:type="gramStart"/>
      <w:ins w:id="750" w:author="Anna Gårdmark" w:date="2022-02-10T17:24:00Z">
        <w:r w:rsidR="0077456C">
          <w:t>#(</w:t>
        </w:r>
        <w:proofErr w:type="gramEnd"/>
        <w:r w:rsidR="0077456C">
          <w:t>7)</w:t>
        </w:r>
      </w:ins>
    </w:p>
    <w:p w14:paraId="00000044" w14:textId="07627BC1" w:rsidR="00037DE8" w:rsidRDefault="00C00598" w:rsidP="0077456C">
      <w:pPr>
        <w:ind w:firstLine="720"/>
        <w:jc w:val="center"/>
        <w:pPrChange w:id="751" w:author="Anna Gårdmark" w:date="2022-02-10T17:23:00Z">
          <w:pPr>
            <w:jc w:val="center"/>
          </w:pPr>
        </w:pPrChange>
      </w:pP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CWj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CWj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CWj</m:t>
                    </m:r>
                  </m:sub>
                </m:sSub>
              </m:sub>
            </m:sSub>
          </m:e>
        </m:d>
        <m:r>
          <w:rPr>
            <w:rFonts w:ascii="Cambria Math" w:eastAsia="Cambria Math" w:hAnsi="Cambria Math" w:cs="Cambria Math"/>
          </w:rPr>
          <m:t xml:space="preserve">, </m:t>
        </m:r>
        <m:r>
          <w:del w:id="752" w:author="Anna Gårdmark" w:date="2022-02-10T17:27:00Z">
            <w:rPr>
              <w:rFonts w:ascii="Cambria Math" w:eastAsia="Cambria Math" w:hAnsi="Cambria Math" w:cs="Cambria Math"/>
            </w:rPr>
            <m:t>for id:</m:t>
          </w:del>
        </m:r>
        <m:r>
          <w:rPr>
            <w:rFonts w:ascii="Cambria Math" w:eastAsia="Cambria Math" w:hAnsi="Cambria Math" w:cs="Cambria Math"/>
          </w:rPr>
          <m:t>cohort j=1,…,J</m:t>
        </m:r>
        <m:r>
          <w:del w:id="753" w:author="Anna Gårdmark" w:date="2022-02-10T17:24:00Z">
            <w:rPr>
              <w:rFonts w:ascii="Cambria Math" w:eastAsia="Cambria Math" w:hAnsi="Cambria Math" w:cs="Cambria Math"/>
            </w:rPr>
            <m:t>#(8)</m:t>
          </w:del>
        </m:r>
        <m:r>
          <w:del w:id="754" w:author="Anna Gårdmark" w:date="2022-02-10T17:24:00Z">
            <w:rPr>
              <w:rFonts w:ascii="Cambria Math" w:hAnsi="Cambria Math"/>
            </w:rPr>
            <m:t xml:space="preserve"> </m:t>
          </w:del>
        </m:r>
      </m:oMath>
      <w:ins w:id="755" w:author="Anna Gårdmark" w:date="2022-02-10T17:24:00Z">
        <w:r w:rsidR="0077456C">
          <w:tab/>
        </w:r>
      </w:ins>
      <w:ins w:id="756" w:author="Anna Gårdmark" w:date="2022-02-10T17:27:00Z">
        <w:r w:rsidR="0077456C">
          <w:tab/>
        </w:r>
      </w:ins>
      <w:proofErr w:type="gramStart"/>
      <w:ins w:id="757" w:author="Anna Gårdmark" w:date="2022-02-10T17:24:00Z">
        <w:r w:rsidR="0077456C">
          <w:t>#(</w:t>
        </w:r>
        <w:proofErr w:type="gramEnd"/>
        <w:r w:rsidR="0077456C">
          <w:t>8)</w:t>
        </w:r>
      </w:ins>
    </w:p>
    <w:p w14:paraId="00000045" w14:textId="2C127056" w:rsidR="00037DE8" w:rsidRDefault="00C00598" w:rsidP="0077456C">
      <w:pPr>
        <w:spacing w:after="240"/>
        <w:jc w:val="center"/>
        <w:pPrChange w:id="758" w:author="Anna Gårdmark" w:date="2022-02-10T17:24:00Z">
          <w:pPr>
            <w:jc w:val="center"/>
          </w:pPr>
        </w:pPrChange>
      </w:pP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CWj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CWj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CWj</m:t>
                    </m:r>
                  </m:sub>
                </m:sSub>
              </m:sub>
            </m:sSub>
          </m:e>
        </m:d>
        <m:r>
          <w:rPr>
            <w:rFonts w:ascii="Cambria Math" w:eastAsia="Cambria Math" w:hAnsi="Cambria Math" w:cs="Cambria Math"/>
          </w:rPr>
          <m:t>, cohort k=1,…,K</m:t>
        </m:r>
        <m:r>
          <w:del w:id="759" w:author="Anna Gårdmark" w:date="2022-02-10T17:24:00Z">
            <w:rPr>
              <w:rFonts w:ascii="Cambria Math" w:eastAsia="Cambria Math" w:hAnsi="Cambria Math" w:cs="Cambria Math"/>
            </w:rPr>
            <m:t>#</m:t>
          </w:del>
        </m:r>
        <m:d>
          <m:dPr>
            <m:ctrlPr>
              <w:del w:id="760" w:author="Anna Gårdmark" w:date="2022-02-10T17:24:00Z">
                <w:rPr>
                  <w:rFonts w:ascii="Cambria Math" w:eastAsia="Cambria Math" w:hAnsi="Cambria Math" w:cs="Cambria Math"/>
                </w:rPr>
              </w:del>
            </m:ctrlPr>
          </m:dPr>
          <m:e>
            <m:r>
              <w:del w:id="761" w:author="Anna Gårdmark" w:date="2022-02-10T17:24:00Z">
                <w:rPr>
                  <w:rFonts w:ascii="Cambria Math" w:eastAsia="Cambria Math" w:hAnsi="Cambria Math" w:cs="Cambria Math"/>
                </w:rPr>
                <m:t>9</m:t>
              </w:del>
            </m:r>
          </m:e>
        </m:d>
        <m:r>
          <w:del w:id="762" w:author="Anna Gårdmark" w:date="2022-02-10T17:24:00Z">
            <w:rPr>
              <w:rFonts w:ascii="Cambria Math" w:hAnsi="Cambria Math"/>
            </w:rPr>
            <m:t xml:space="preserve"> </m:t>
          </w:del>
        </m:r>
      </m:oMath>
      <w:ins w:id="763" w:author="Anna Gårdmark" w:date="2022-02-10T17:24:00Z">
        <w:r w:rsidR="0077456C">
          <w:tab/>
        </w:r>
        <w:r w:rsidR="0077456C">
          <w:tab/>
        </w:r>
        <w:proofErr w:type="gramStart"/>
        <w:r w:rsidR="0077456C">
          <w:t>#(</w:t>
        </w:r>
        <w:proofErr w:type="gramEnd"/>
        <w:r w:rsidR="0077456C">
          <w:t>9)</w:t>
        </w:r>
      </w:ins>
      <w:commentRangeEnd w:id="731"/>
      <w:ins w:id="764" w:author="Anna Gårdmark" w:date="2022-02-10T17:27:00Z">
        <w:r w:rsidR="0077456C">
          <w:rPr>
            <w:rStyle w:val="Kommentarsreferens"/>
          </w:rPr>
          <w:commentReference w:id="731"/>
        </w:r>
      </w:ins>
    </w:p>
    <w:p w14:paraId="00000046" w14:textId="05B2457C" w:rsidR="00037DE8" w:rsidRDefault="001B1A85">
      <w:pPr>
        <w:spacing w:line="480" w:lineRule="auto"/>
        <w:jc w:val="both"/>
      </w:pPr>
      <w:r>
        <w:t xml:space="preserve">We assumed only </w:t>
      </w:r>
      <m:oMath>
        <m:r>
          <w:rPr>
            <w:rFonts w:ascii="Cambria Math" w:hAnsi="Cambria Math"/>
          </w:rPr>
          <m:t>α</m:t>
        </m:r>
      </m:oMath>
      <w:r>
        <w:t xml:space="preserve"> varied across individuals and cohorts, and compared two models, one with </w:t>
      </w:r>
      <m:oMath>
        <m:r>
          <w:ins w:id="765" w:author="Anna Gårdmark" w:date="2022-02-10T17:28:00Z">
            <w:rPr>
              <w:rFonts w:ascii="Cambria Math" w:hAnsi="Cambria Math"/>
            </w:rPr>
            <m:t>θ</m:t>
          </w:ins>
        </m:r>
      </m:oMath>
      <w:del w:id="766" w:author="Anna Gårdmark" w:date="2022-02-10T17:28:00Z">
        <w:r w:rsidDel="0077456C">
          <w:delText>a</w:delText>
        </w:r>
      </w:del>
      <w:r>
        <w:t xml:space="preserve"> common </w:t>
      </w:r>
      <w:ins w:id="767" w:author="Anna Gårdmark" w:date="2022-02-10T17:28:00Z">
        <w:r w:rsidR="0077456C">
          <w:t xml:space="preserve">for the warm and cold area, </w:t>
        </w:r>
      </w:ins>
      <w:r>
        <w:t>and one with an area-</w:t>
      </w:r>
      <w:proofErr w:type="gramStart"/>
      <w:r>
        <w:t xml:space="preserve">specific </w:t>
      </w:r>
      <w:proofErr w:type="gramEnd"/>
      <m:oMath>
        <m:r>
          <w:rPr>
            <w:rFonts w:ascii="Cambria Math" w:hAnsi="Cambria Math"/>
          </w:rPr>
          <m:t>θ</m:t>
        </m:r>
      </m:oMath>
      <w:r>
        <w:t>. We used the following priors, after visual exploration of the prior predictive distribution (</w:t>
      </w:r>
      <w:r>
        <w:rPr>
          <w:i/>
        </w:rPr>
        <w:t>Supporting Information</w:t>
      </w:r>
      <w:r>
        <w:t>, Fig. S7, S9)</w:t>
      </w:r>
      <w:proofErr w:type="gramStart"/>
      <w:r>
        <w:t xml:space="preserve">: </w:t>
      </w:r>
      <w:proofErr w:type="gramEnd"/>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C,W</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C,W</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00000047" w14:textId="6111290F" w:rsidR="00037DE8" w:rsidRDefault="001B1A85">
      <w:pPr>
        <w:spacing w:line="480" w:lineRule="auto"/>
        <w:ind w:firstLine="284"/>
        <w:jc w:val="both"/>
      </w:pPr>
      <w:r>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w:t>
      </w:r>
      <w:proofErr w:type="gramStart"/>
      <w:r>
        <w:t xml:space="preserve">: </w:t>
      </w:r>
      <w:proofErr w:type="gramEnd"/>
      <m:oMath>
        <m:box>
          <m:boxPr>
            <m:opEmu m:val="1"/>
            <m:ctrlPr>
              <w:del w:id="768" w:author="Anna Gårdmark" w:date="2022-02-10T17:29:00Z">
                <w:rPr>
                  <w:rFonts w:ascii="Cambria Math" w:hAnsi="Cambria Math"/>
                </w:rPr>
              </w:del>
            </m:ctrlPr>
          </m:boxPr>
          <m:e>
            <m:r>
              <w:del w:id="769" w:author="Anna Gårdmark" w:date="2022-02-10T17:29:00Z">
                <w:rPr>
                  <w:rFonts w:ascii="Cambria Math" w:hAnsi="Cambria Math"/>
                </w:rPr>
                <m:t>log</m:t>
              </w:del>
            </m:r>
          </m:e>
        </m:box>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m:t>
        </m:r>
        <m:box>
          <m:boxPr>
            <m:opEmu m:val="1"/>
            <m:ctrlPr>
              <w:del w:id="770" w:author="Anna Gårdmark" w:date="2022-02-10T17:29:00Z">
                <w:rPr>
                  <w:rFonts w:ascii="Cambria Math" w:eastAsia="Cambria Math" w:hAnsi="Cambria Math" w:cs="Cambria Math"/>
                </w:rPr>
              </w:del>
            </m:ctrlPr>
          </m:boxPr>
          <m:e>
            <m:r>
              <w:del w:id="771" w:author="Anna Gårdmark" w:date="2022-02-10T17:29:00Z">
                <w:rPr>
                  <w:rFonts w:ascii="Cambria Math" w:eastAsia="Cambria Math" w:hAnsi="Cambria Math" w:cs="Cambria Math"/>
                </w:rPr>
                <m:t>log</m:t>
              </w:del>
            </m:r>
          </m:e>
        </m:box>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catch-at-age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w:t>
      </w:r>
      <w:proofErr w:type="gramStart"/>
      <w:r>
        <w:t xml:space="preserve">is </w:t>
      </w:r>
      <w:proofErr w:type="gramEnd"/>
      <m:oMath>
        <m:r>
          <w:rPr>
            <w:rFonts w:ascii="Cambria Math" w:eastAsia="Cambria Math" w:hAnsi="Cambria Math" w:cs="Cambria Math"/>
          </w:rPr>
          <m:t>Z</m:t>
        </m:r>
      </m:oMath>
      <w:r>
        <w:t xml:space="preserve">. To get catch-at-age data, we constructed area-specific age-length keys </w:t>
      </w:r>
      <w:del w:id="772" w:author="Anna Gårdmark" w:date="2022-02-10T17:30:00Z">
        <w:r w:rsidDel="0077456C">
          <w:delText xml:space="preserve">from </w:delText>
        </w:r>
      </w:del>
      <w:ins w:id="773" w:author="Anna Gårdmark" w:date="2022-02-10T17:30:00Z">
        <w:r w:rsidR="0077456C">
          <w:t xml:space="preserve">using </w:t>
        </w:r>
      </w:ins>
      <w:r>
        <w:t xml:space="preserve">the sub-sample of the total catch that was age-determined. Age length-keys describe the age-proportions of each length-category (i.e., a matrix with length category as rows, ages as columns). Age </w:t>
      </w:r>
      <w:proofErr w:type="gramStart"/>
      <w:r>
        <w:t>is then estimated</w:t>
      </w:r>
      <w:proofErr w:type="gramEnd"/>
      <w:r>
        <w:t xml:space="preserve"> for the total catch based on the “probability” </w:t>
      </w:r>
      <w:r>
        <w:lastRenderedPageBreak/>
        <w:t xml:space="preserve">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w:t>
      </w:r>
      <w:proofErr w:type="gramStart"/>
      <w:r>
        <w:t>interaction,</w:t>
      </w:r>
      <w:proofErr w:type="gramEnd"/>
      <w:r>
        <w:t xml:space="preserve"> and the former can be written as:</w:t>
      </w:r>
    </w:p>
    <w:p w14:paraId="00000048" w14:textId="3B11AF29" w:rsidR="00037DE8" w:rsidRDefault="001B1A85">
      <w:pPr>
        <w:jc w:val="center"/>
      </w:pPr>
      <m:oMath>
        <m:r>
          <w:rPr>
            <w:rFonts w:ascii="Cambria Math" w:eastAsia="Cambria Math" w:hAnsi="Cambria Math" w:cs="Cambria Math"/>
          </w:rPr>
          <m:t>log⁡(CPU</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del w:id="774" w:author="Anna Gårdmark" w:date="2022-02-10T17:30:00Z">
            <w:rPr>
              <w:rFonts w:ascii="Cambria Math" w:eastAsia="Cambria Math" w:hAnsi="Cambria Math" w:cs="Cambria Math"/>
            </w:rPr>
            <m:t>#(10)</m:t>
          </w:del>
        </m:r>
        <m:r>
          <w:rPr>
            <w:rFonts w:ascii="Cambria Math" w:hAnsi="Cambria Math"/>
          </w:rPr>
          <m:t xml:space="preserve"> </m:t>
        </m:r>
      </m:oMath>
      <w:ins w:id="775" w:author="Anna Gårdmark" w:date="2022-02-10T17:30:00Z">
        <w:r w:rsidR="0077456C">
          <w:tab/>
        </w:r>
        <w:r w:rsidR="0077456C">
          <w:tab/>
        </w:r>
        <w:proofErr w:type="gramStart"/>
        <w:r w:rsidR="0077456C">
          <w:t>#(</w:t>
        </w:r>
        <w:proofErr w:type="gramEnd"/>
        <w:r w:rsidR="0077456C">
          <w:t>10)</w:t>
        </w:r>
      </w:ins>
    </w:p>
    <w:p w14:paraId="00000049" w14:textId="6E5C4587" w:rsidR="00037DE8" w:rsidRDefault="00C00598">
      <w:pPr>
        <w:jc w:val="center"/>
      </w:pPr>
      <w:sdt>
        <w:sdtPr>
          <w:tag w:val="goog_rdk_36"/>
          <w:id w:val="1865631051"/>
        </w:sdtPr>
        <w:sdtContent>
          <w:commentRangeStart w:id="776"/>
        </w:sdtContent>
      </w:sdt>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0j</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d>
          <m:dPr>
            <m:ctrlPr>
              <w:rPr>
                <w:rFonts w:ascii="Cambria Math" w:eastAsia="Cambria Math" w:hAnsi="Cambria Math" w:cs="Cambria Math"/>
              </w:rPr>
            </m:ctrlPr>
          </m:dPr>
          <m:e>
            <m:r>
              <w:rPr>
                <w:rFonts w:ascii="Cambria Math" w:eastAsia="Cambria Math" w:hAnsi="Cambria Math" w:cs="Cambria Math"/>
              </w:rPr>
              <m:t>are</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C</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1j</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d>
          <m:dPr>
            <m:ctrlPr>
              <w:rPr>
                <w:rFonts w:ascii="Cambria Math" w:eastAsia="Cambria Math" w:hAnsi="Cambria Math" w:cs="Cambria Math"/>
              </w:rPr>
            </m:ctrlPr>
          </m:dPr>
          <m:e>
            <m:r>
              <w:rPr>
                <w:rFonts w:ascii="Cambria Math" w:eastAsia="Cambria Math" w:hAnsi="Cambria Math" w:cs="Cambria Math"/>
              </w:rPr>
              <m:t>are</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W</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2j</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r>
          <w:rPr>
            <w:rFonts w:ascii="Cambria Math" w:eastAsia="Cambria Math" w:hAnsi="Cambria Math" w:cs="Cambria Math"/>
          </w:rPr>
          <m:t>age+</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3j</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r>
          <w:rPr>
            <w:rFonts w:ascii="Cambria Math" w:eastAsia="Cambria Math" w:hAnsi="Cambria Math" w:cs="Cambria Math"/>
          </w:rPr>
          <m:t>(age×are</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W</m:t>
            </m:r>
          </m:sub>
        </m:sSub>
        <m:r>
          <w:rPr>
            <w:rFonts w:ascii="Cambria Math" w:eastAsia="Cambria Math" w:hAnsi="Cambria Math" w:cs="Cambria Math"/>
          </w:rPr>
          <m:t>)</m:t>
        </m:r>
        <m:r>
          <w:del w:id="777" w:author="Anna Gårdmark" w:date="2022-02-10T17:30:00Z">
            <w:rPr>
              <w:rFonts w:ascii="Cambria Math" w:eastAsia="Cambria Math" w:hAnsi="Cambria Math" w:cs="Cambria Math"/>
            </w:rPr>
            <m:t>#(11)</m:t>
          </w:del>
        </m:r>
        <m:r>
          <w:rPr>
            <w:rFonts w:ascii="Cambria Math" w:hAnsi="Cambria Math"/>
          </w:rPr>
          <m:t xml:space="preserve"> </m:t>
        </m:r>
      </m:oMath>
      <w:commentRangeEnd w:id="776"/>
      <w:ins w:id="778" w:author="Anna Gårdmark" w:date="2022-02-10T17:31:00Z">
        <w:r w:rsidR="0077456C">
          <w:tab/>
        </w:r>
        <w:r w:rsidR="0077456C">
          <w:tab/>
        </w:r>
        <w:proofErr w:type="gramStart"/>
        <w:r w:rsidR="0077456C">
          <w:t>#(</w:t>
        </w:r>
        <w:proofErr w:type="gramEnd"/>
        <w:r w:rsidR="0077456C">
          <w:t>11)</w:t>
        </w:r>
      </w:ins>
      <w:r w:rsidR="001B1A85">
        <w:commentReference w:id="776"/>
      </w:r>
    </w:p>
    <w:p w14:paraId="0000004A" w14:textId="7286AA45" w:rsidR="00037DE8" w:rsidRDefault="00C00598">
      <w:pPr>
        <w:jc w:val="cente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r>
              <w:rPr>
                <w:rFonts w:ascii="Cambria Math" w:hAnsi="Cambria Math"/>
              </w:rPr>
              <m:t xml:space="preserve"> </m:t>
            </m:r>
          </m:e>
        </m:d>
        <m:r>
          <w:rPr>
            <w:rFonts w:ascii="Cambria Math" w:eastAsia="Cambria Math" w:hAnsi="Cambria Math" w:cs="Cambria Math"/>
          </w:rPr>
          <m:t>~MVNormal</m:t>
        </m:r>
        <m:d>
          <m:dPr>
            <m:ctrlPr>
              <w:rPr>
                <w:rFonts w:ascii="Cambria Math" w:eastAsia="Cambria Math" w:hAnsi="Cambria Math" w:cs="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0</m:t>
                        </m:r>
                      </m:sub>
                    </m:sSub>
                  </m:sub>
                </m:sSub>
                <m:r>
                  <w:rPr>
                    <w:rFonts w:ascii="Cambria Math" w:hAnsi="Cambria Math"/>
                  </w:rPr>
                  <m:t xml:space="preserve"> </m:t>
                </m:r>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m:t>
                        </m:r>
                      </m:sub>
                    </m:sSub>
                  </m:sub>
                </m:sSub>
                <m:r>
                  <w:rPr>
                    <w:rFonts w:ascii="Cambria Math" w:hAnsi="Cambria Math"/>
                  </w:rPr>
                  <m:t xml:space="preserve"> </m:t>
                </m:r>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hAnsi="Cambria Math"/>
                  </w:rPr>
                  <m:t xml:space="preserve"> </m:t>
                </m:r>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m:t>
                        </m:r>
                      </m:sub>
                    </m:sSub>
                  </m:sub>
                </m:sSub>
                <m:r>
                  <w:rPr>
                    <w:rFonts w:ascii="Cambria Math" w:hAnsi="Cambria Math"/>
                  </w:rPr>
                  <m:t xml:space="preserve"> </m:t>
                </m:r>
              </m:e>
            </m:d>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0</m:t>
                        </m:r>
                      </m:sub>
                    </m:sSub>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m:t>
                        </m:r>
                      </m:sub>
                    </m:sSub>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m:t>
                        </m:r>
                      </m:sub>
                    </m:sSub>
                  </m:sub>
                </m:sSub>
                <m:r>
                  <w:rPr>
                    <w:rFonts w:ascii="Cambria Math" w:hAnsi="Cambria Math"/>
                  </w:rPr>
                  <m:t xml:space="preserve"> </m:t>
                </m:r>
              </m:e>
            </m:d>
          </m:e>
        </m:d>
        <m:r>
          <w:del w:id="779" w:author="Anna Gårdmark" w:date="2022-02-10T17:31:00Z">
            <w:rPr>
              <w:rFonts w:ascii="Cambria Math" w:eastAsia="Cambria Math" w:hAnsi="Cambria Math" w:cs="Cambria Math"/>
            </w:rPr>
            <m:t>#(12)</m:t>
          </w:del>
        </m:r>
        <m:r>
          <w:rPr>
            <w:rFonts w:ascii="Cambria Math" w:hAnsi="Cambria Math"/>
          </w:rPr>
          <m:t xml:space="preserve"> </m:t>
        </m:r>
      </m:oMath>
      <w:proofErr w:type="gramStart"/>
      <w:ins w:id="780" w:author="Anna Gårdmark" w:date="2022-02-10T17:31:00Z">
        <w:r w:rsidR="0077456C">
          <w:t>#(</w:t>
        </w:r>
        <w:proofErr w:type="gramEnd"/>
        <w:r w:rsidR="0077456C">
          <w:t>12)</w:t>
        </w:r>
      </w:ins>
    </w:p>
    <w:p w14:paraId="0000004B" w14:textId="6CC67984" w:rsidR="00037DE8" w:rsidRDefault="001B1A85">
      <w:pPr>
        <w:spacing w:line="480" w:lineRule="auto"/>
        <w:jc w:val="both"/>
      </w:pPr>
      <w:proofErr w:type="gramStart"/>
      <w:r>
        <w:t>where</w:t>
      </w:r>
      <w:proofErr w:type="gramEnd"/>
      <w:r>
        <w:t xml:space="preserv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cold and warm 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cold area </w:t>
      </w:r>
      <w:del w:id="781" w:author="Anna Gårdmark" w:date="2022-02-10T17:31:00Z">
        <w:r w:rsidDel="00B46755">
          <w:delText xml:space="preserve">for the cold area </w:delText>
        </w:r>
      </w:del>
      <w:r>
        <w:t xml:space="preserve">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w:t>
      </w:r>
      <w:proofErr w:type="gramStart"/>
      <w:r>
        <w:t xml:space="preserve">cohort </w:t>
      </w:r>
      <w:proofErr w:type="gramEnd"/>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cold</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w:t>
      </w:r>
      <w:proofErr w:type="gramStart"/>
      <w:r>
        <w:t xml:space="preserve">for </w:t>
      </w:r>
      <w:proofErr w:type="gramEnd"/>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warm</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w:proofErr w:type="gramStart"/>
      <w:r>
        <w:t>and</w:t>
      </w:r>
      <w:proofErr w:type="gramEnd"/>
      <w:r>
        <w:t xml:space="preserve">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C" w14:textId="07A4F26D" w:rsidR="00037DE8" w:rsidRDefault="001B1A85">
      <w:pPr>
        <w:spacing w:line="480" w:lineRule="auto"/>
        <w:ind w:firstLine="284"/>
        <w:jc w:val="both"/>
      </w:pPr>
      <w:r>
        <w:t xml:space="preserve">Lastly, we quantified differences in the size-distributions between the areas using size-spectrum slopes. We follow (Edwards </w:t>
      </w:r>
      <w:r>
        <w:rPr>
          <w:i/>
        </w:rPr>
        <w:t>et al.</w:t>
      </w:r>
      <w:r>
        <w:t xml:space="preserve"> 2017, 2020) and estimate </w:t>
      </w:r>
      <m:oMath>
        <m:r>
          <w:rPr>
            <w:rFonts w:ascii="Cambria Math" w:hAnsi="Cambria Math"/>
          </w:rPr>
          <m:t>γ</m:t>
        </m:r>
      </m:oMath>
      <w:r>
        <w:t xml:space="preserve"> for each year and area using the</w:t>
      </w:r>
      <w:del w:id="782" w:author="Anna Gårdmark" w:date="2022-02-10T17:32:00Z">
        <w:r w:rsidDel="00B46755">
          <w:delText>ir</w:delText>
        </w:r>
      </w:del>
      <w:r>
        <w:t xml:space="preserve"> likelihood approach for binned data, i.e., the </w:t>
      </w:r>
      <w:proofErr w:type="spellStart"/>
      <w:r>
        <w:rPr>
          <w:i/>
        </w:rPr>
        <w:t>MLEbin</w:t>
      </w:r>
      <w:proofErr w:type="spellEnd"/>
      <w:r>
        <w:t xml:space="preserve"> method in the R package </w:t>
      </w:r>
      <w:proofErr w:type="spellStart"/>
      <w:r>
        <w:rPr>
          <w:i/>
        </w:rPr>
        <w:t>sizeSpectra</w:t>
      </w:r>
      <w:proofErr w:type="spellEnd"/>
      <w:r>
        <w:t xml:space="preserve"> (Edwards 2020). This method explicitly accounts for uncertainty in body masses </w:t>
      </w:r>
      <w:r>
        <w:rPr>
          <w:i/>
        </w:rPr>
        <w:t xml:space="preserve">within </w:t>
      </w:r>
      <w:r>
        <w:t xml:space="preserve">size-classes (bins) in the data and has been shown to be less biased than regression-based methods or the likelihood method based on bin-midpoints (Edwards </w:t>
      </w:r>
      <w:r>
        <w:rPr>
          <w:i/>
        </w:rPr>
        <w:t>et al.</w:t>
      </w:r>
      <w:r>
        <w:t xml:space="preserve"> 2020). We then fit a linear model of the size-spectrum slopes with </w:t>
      </w:r>
      <m:oMath>
        <m:r>
          <w:rPr>
            <w:rFonts w:ascii="Cambria Math" w:eastAsia="Cambria Math" w:hAnsi="Cambria Math" w:cs="Cambria Math"/>
          </w:rPr>
          <m:t>year</m:t>
        </m:r>
      </m:oMath>
      <w:r>
        <w:t xml:space="preserve"> and </w:t>
      </w:r>
      <m:oMath>
        <m:r>
          <w:rPr>
            <w:rFonts w:ascii="Cambria Math" w:eastAsia="Cambria Math" w:hAnsi="Cambria Math" w:cs="Cambria Math"/>
          </w:rPr>
          <m:t>area</m:t>
        </m:r>
      </m:oMath>
      <w:r>
        <w:t xml:space="preserve"> (and their interaction) as predictors, after initial exploration revealed clear trends over time. The model with the </w:t>
      </w:r>
      <m:oMath>
        <m:r>
          <w:rPr>
            <w:rFonts w:ascii="Cambria Math" w:eastAsia="Cambria Math" w:hAnsi="Cambria Math" w:cs="Cambria Math"/>
          </w:rPr>
          <m:t>year</m:t>
        </m:r>
      </m:oMath>
      <w:r>
        <w:t>-</w:t>
      </w:r>
      <m:oMath>
        <m:r>
          <w:rPr>
            <w:rFonts w:ascii="Cambria Math" w:eastAsia="Cambria Math" w:hAnsi="Cambria Math" w:cs="Cambria Math"/>
          </w:rPr>
          <m:t>area</m:t>
        </m:r>
      </m:oMath>
      <w:r>
        <w:t xml:space="preserve"> interaction for the size-spectrum slopes </w:t>
      </w:r>
      <w:proofErr w:type="gramStart"/>
      <w:r>
        <w:t>can be written as</w:t>
      </w:r>
      <w:proofErr w:type="gramEnd"/>
      <w:r>
        <w:t>:</w:t>
      </w:r>
    </w:p>
    <w:p w14:paraId="0000004D" w14:textId="208C8370" w:rsidR="00037DE8" w:rsidRDefault="00C00598">
      <w:pPr>
        <w:jc w:val="center"/>
      </w:pP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i</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del w:id="783" w:author="Anna Gårdmark" w:date="2022-02-10T17:33:00Z">
            <w:rPr>
              <w:rFonts w:ascii="Cambria Math" w:eastAsia="Cambria Math" w:hAnsi="Cambria Math" w:cs="Cambria Math"/>
            </w:rPr>
            <m:t>#(13)</m:t>
          </w:del>
        </m:r>
        <m:r>
          <w:rPr>
            <w:rFonts w:ascii="Cambria Math" w:hAnsi="Cambria Math"/>
          </w:rPr>
          <m:t xml:space="preserve"> </m:t>
        </m:r>
      </m:oMath>
      <w:ins w:id="784" w:author="Anna Gårdmark" w:date="2022-02-10T17:33:00Z">
        <w:r w:rsidR="00B46755">
          <w:tab/>
        </w:r>
        <w:r w:rsidR="00B46755">
          <w:tab/>
        </w:r>
        <w:proofErr w:type="gramStart"/>
        <w:r w:rsidR="00B46755">
          <w:t>#(</w:t>
        </w:r>
        <w:proofErr w:type="gramEnd"/>
        <w:r w:rsidR="00B46755">
          <w:t>13)</w:t>
        </w:r>
      </w:ins>
    </w:p>
    <w:p w14:paraId="0000004E" w14:textId="086B8CA0" w:rsidR="00037DE8" w:rsidRDefault="00C00598" w:rsidP="00B46755">
      <w:pPr>
        <w:spacing w:after="240"/>
        <w:ind w:firstLine="720"/>
        <w:jc w:val="center"/>
        <w:pPrChange w:id="785" w:author="Anna Gårdmark" w:date="2022-02-10T17:33:00Z">
          <w:pPr>
            <w:jc w:val="center"/>
          </w:pPr>
        </w:pPrChange>
      </w:pP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0</m:t>
            </m:r>
          </m:sub>
        </m:sSub>
        <m:d>
          <m:dPr>
            <m:ctrlPr>
              <w:rPr>
                <w:rFonts w:ascii="Cambria Math" w:eastAsia="Cambria Math" w:hAnsi="Cambria Math" w:cs="Cambria Math"/>
              </w:rPr>
            </m:ctrlPr>
          </m:dPr>
          <m:e>
            <m:r>
              <w:rPr>
                <w:rFonts w:ascii="Cambria Math" w:eastAsia="Cambria Math" w:hAnsi="Cambria Math" w:cs="Cambria Math"/>
              </w:rPr>
              <m:t>are</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C</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1</m:t>
            </m:r>
          </m:sub>
        </m:sSub>
        <m:d>
          <m:dPr>
            <m:ctrlPr>
              <w:rPr>
                <w:rFonts w:ascii="Cambria Math" w:eastAsia="Cambria Math" w:hAnsi="Cambria Math" w:cs="Cambria Math"/>
              </w:rPr>
            </m:ctrlPr>
          </m:dPr>
          <m:e>
            <m:r>
              <w:rPr>
                <w:rFonts w:ascii="Cambria Math" w:eastAsia="Cambria Math" w:hAnsi="Cambria Math" w:cs="Cambria Math"/>
              </w:rPr>
              <m:t>are</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W</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2</m:t>
            </m:r>
          </m:sub>
        </m:sSub>
        <m:r>
          <w:rPr>
            <w:rFonts w:ascii="Cambria Math" w:eastAsia="Cambria Math" w:hAnsi="Cambria Math" w:cs="Cambria Math"/>
          </w:rPr>
          <m:t>(year)+</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r>
          <w:rPr>
            <w:rFonts w:ascii="Cambria Math" w:eastAsia="Cambria Math" w:hAnsi="Cambria Math" w:cs="Cambria Math"/>
          </w:rPr>
          <m:t>(year×are</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W</m:t>
            </m:r>
          </m:sub>
        </m:sSub>
        <m:r>
          <w:rPr>
            <w:rFonts w:ascii="Cambria Math" w:eastAsia="Cambria Math" w:hAnsi="Cambria Math" w:cs="Cambria Math"/>
          </w:rPr>
          <m:t>)</m:t>
        </m:r>
        <m:r>
          <w:del w:id="786" w:author="Anna Gårdmark" w:date="2022-02-10T17:33:00Z">
            <w:rPr>
              <w:rFonts w:ascii="Cambria Math" w:eastAsia="Cambria Math" w:hAnsi="Cambria Math" w:cs="Cambria Math"/>
            </w:rPr>
            <m:t>#(14)</m:t>
          </w:del>
        </m:r>
        <m:r>
          <w:rPr>
            <w:rFonts w:ascii="Cambria Math" w:hAnsi="Cambria Math"/>
          </w:rPr>
          <m:t xml:space="preserve"> </m:t>
        </m:r>
      </m:oMath>
      <w:ins w:id="787" w:author="Anna Gårdmark" w:date="2022-02-10T17:33:00Z">
        <w:r w:rsidR="00B46755">
          <w:tab/>
        </w:r>
        <w:r w:rsidR="00B46755">
          <w:tab/>
        </w:r>
        <w:proofErr w:type="gramStart"/>
        <w:r w:rsidR="00B46755">
          <w:t>#(</w:t>
        </w:r>
        <w:proofErr w:type="gramEnd"/>
        <w:r w:rsidR="00B46755">
          <w:t>14)</w:t>
        </w:r>
      </w:ins>
    </w:p>
    <w:p w14:paraId="0000004F" w14:textId="77777777" w:rsidR="00037DE8" w:rsidRDefault="001B1A85">
      <w:pPr>
        <w:spacing w:line="480" w:lineRule="auto"/>
        <w:jc w:val="both"/>
      </w:pPr>
      <w:proofErr w:type="gramStart"/>
      <w:r>
        <w:t>where</w:t>
      </w:r>
      <w:proofErr w:type="gramEnd"/>
      <w:r>
        <w:t xml:space="preserve"> the response is assumed to be normally distributed,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m:t>
            </m:r>
          </m:sub>
        </m:sSub>
      </m:oMath>
      <w:r>
        <w:t xml:space="preserve"> represent each areas’ intercept,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oMath>
      <w:r>
        <w:t xml:space="preserve"> is the year effect for the cold 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m:t>
            </m:r>
          </m:sub>
        </m:sSub>
      </m:oMath>
      <w:r>
        <w:t xml:space="preserve"> is the difference in slope between the cold and the warm area. We use a </w:t>
      </w:r>
      <m:oMath>
        <m:r>
          <w:rPr>
            <w:rFonts w:ascii="Cambria Math" w:eastAsia="Cambria Math" w:hAnsi="Cambria Math" w:cs="Cambria Math"/>
          </w:rPr>
          <m:t>N(-2, 10)</m:t>
        </m:r>
      </m:oMath>
      <w:r>
        <w:t xml:space="preserve"> prior for the intercepts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m:t>
            </m:r>
          </m:sub>
        </m:sSub>
      </m:oMath>
      <w:r>
        <w:t xml:space="preserve"> </w:t>
      </w:r>
      <w:proofErr w:type="gramStart"/>
      <w:r>
        <w:t xml:space="preserve">and </w:t>
      </w:r>
      <w:proofErr w:type="gramEnd"/>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m:t>
            </m:r>
          </m:sub>
        </m:sSub>
      </m:oMath>
      <w:r>
        <w:t xml:space="preserve">, which in this </w:t>
      </w:r>
      <w:r>
        <w:lastRenderedPageBreak/>
        <w:t xml:space="preserve">model represent the size-spectrum slopes at the beginning of the time series. </w:t>
      </w:r>
      <m:oMath>
        <m:r>
          <w:rPr>
            <w:rFonts w:ascii="Cambria Math" w:eastAsia="Cambria Math" w:hAnsi="Cambria Math" w:cs="Cambria Math"/>
          </w:rPr>
          <m:t>-2</m:t>
        </m:r>
      </m:oMath>
      <w:r>
        <w:t xml:space="preserve"> </w:t>
      </w:r>
      <w:proofErr w:type="gramStart"/>
      <w:r>
        <w:t>is</w:t>
      </w:r>
      <w:proofErr w:type="gramEnd"/>
      <w:r>
        <w:t xml:space="preserve"> the size-spectrum slope predicted by (Andersen &amp; Beyer 2006) based on individual-level processes under the assumption of size-independent average satiation levels. To include uncertainty around this average we use a large standard deviation. We use a </w:t>
      </w:r>
      <m:oMath>
        <m:r>
          <w:rPr>
            <w:rFonts w:ascii="Cambria Math" w:eastAsia="Cambria Math" w:hAnsi="Cambria Math" w:cs="Cambria Math"/>
          </w:rPr>
          <m:t>Student-t(3,0,2.5)</m:t>
        </m:r>
      </m:oMath>
      <w:r>
        <w:t xml:space="preserve"> prior for </w:t>
      </w:r>
      <m:oMath>
        <m:r>
          <w:rPr>
            <w:rFonts w:ascii="Cambria Math" w:hAnsi="Cambria Math"/>
          </w:rPr>
          <m:t>σ</m:t>
        </m:r>
      </m:oMath>
      <w:r>
        <w:t xml:space="preserve"> and a </w:t>
      </w:r>
      <m:oMath>
        <m:r>
          <w:rPr>
            <w:rFonts w:ascii="Cambria Math" w:eastAsia="Cambria Math" w:hAnsi="Cambria Math" w:cs="Cambria Math"/>
          </w:rPr>
          <m:t>N(0, 10)</m:t>
        </m:r>
      </m:oMath>
      <w:r>
        <w:t xml:space="preserve"> prior for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oMath>
      <w:r>
        <w:t xml:space="preserve"> </w:t>
      </w:r>
      <w:proofErr w:type="gramStart"/>
      <w:r>
        <w:t xml:space="preserve">and </w:t>
      </w:r>
      <w:proofErr w:type="gramEnd"/>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m:t>
            </m:r>
          </m:sub>
        </m:sSub>
      </m:oMath>
      <w:r>
        <w:t>.</w:t>
      </w:r>
    </w:p>
    <w:p w14:paraId="00000050" w14:textId="16FC59D6" w:rsidR="00037DE8" w:rsidRDefault="001B1A85">
      <w:pPr>
        <w:spacing w:line="480" w:lineRule="auto"/>
        <w:ind w:firstLine="284"/>
        <w:jc w:val="both"/>
        <w:rPr>
          <w:i/>
        </w:rPr>
      </w:pPr>
      <w:r>
        <w:t xml:space="preserve">All analyses </w:t>
      </w:r>
      <w:proofErr w:type="gramStart"/>
      <w:r>
        <w:t>were done</w:t>
      </w:r>
      <w:proofErr w:type="gramEnd"/>
      <w:r>
        <w:t xml:space="preserve"> using R (R Core Team 2020) version 4.0.2. </w:t>
      </w:r>
      <w:proofErr w:type="gramStart"/>
      <w:r>
        <w:t xml:space="preserve">The packages within the </w:t>
      </w:r>
      <w:proofErr w:type="spellStart"/>
      <w:r>
        <w:rPr>
          <w:i/>
        </w:rPr>
        <w:t>tidyverse</w:t>
      </w:r>
      <w:proofErr w:type="spellEnd"/>
      <w:r>
        <w:t xml:space="preserve"> (Wickham </w:t>
      </w:r>
      <w:r>
        <w:rPr>
          <w:i/>
        </w:rPr>
        <w:t>et al.</w:t>
      </w:r>
      <w:r>
        <w:t xml:space="preserve"> 2019) collection were used to processes and visualize data.</w:t>
      </w:r>
      <w:proofErr w:type="gramEnd"/>
      <w:r>
        <w:t xml:space="preserve"> Models where fit using the R package </w:t>
      </w:r>
      <w:proofErr w:type="spellStart"/>
      <w:r>
        <w:rPr>
          <w:i/>
        </w:rPr>
        <w:t>brms</w:t>
      </w:r>
      <w:proofErr w:type="spellEnd"/>
      <w:r>
        <w:rPr>
          <w:i/>
        </w:rPr>
        <w:t xml:space="preserve"> </w:t>
      </w:r>
      <w:r>
        <w:t>(</w:t>
      </w:r>
      <w:proofErr w:type="spellStart"/>
      <w:r>
        <w:t>Bürkner</w:t>
      </w:r>
      <w:proofErr w:type="spellEnd"/>
      <w:r>
        <w:t xml:space="preserve"> 2017)</w:t>
      </w:r>
      <w:r>
        <w:rPr>
          <w:i/>
        </w:rPr>
        <w:t>.</w:t>
      </w:r>
      <w:r>
        <w:t xml:space="preserve"> When priors </w:t>
      </w:r>
      <w:proofErr w:type="gramStart"/>
      <w:r>
        <w:t>were not chosen</w:t>
      </w:r>
      <w:proofErr w:type="gramEnd"/>
      <w:r>
        <w:t xml:space="preserve"> based on the prior predictive distributions, we used the default priors from </w:t>
      </w:r>
      <w:proofErr w:type="spellStart"/>
      <w:r>
        <w:rPr>
          <w:i/>
        </w:rPr>
        <w:t>brms</w:t>
      </w:r>
      <w:proofErr w:type="spellEnd"/>
      <w:r>
        <w:t xml:space="preserve"> as written above. We used 3 chains and 4000 iterations in total per chain. Models were compared by evaluating their expected predictive accuracy (expected log pointwise predictive density) using leave-one-out cross-validation (LOO-CV)</w:t>
      </w:r>
      <w:r>
        <w:rPr>
          <w:i/>
        </w:rPr>
        <w:t xml:space="preserve"> </w:t>
      </w:r>
      <w:r>
        <w:t>(</w:t>
      </w:r>
      <w:proofErr w:type="spellStart"/>
      <w:r>
        <w:t>Vehtari</w:t>
      </w:r>
      <w:proofErr w:type="spellEnd"/>
      <w:r>
        <w:t xml:space="preserve"> </w:t>
      </w:r>
      <w:r>
        <w:rPr>
          <w:i/>
        </w:rPr>
        <w:t>et al.</w:t>
      </w:r>
      <w:r>
        <w:t xml:space="preserve"> 2017) while ensuring </w:t>
      </w:r>
      <w:proofErr w:type="spellStart"/>
      <w:r>
        <w:t>pareto</w:t>
      </w:r>
      <w:proofErr w:type="spellEnd"/>
      <w:r>
        <w:t xml:space="preserve"> </w:t>
      </w:r>
      <m:oMath>
        <m:r>
          <w:rPr>
            <w:rFonts w:ascii="Cambria Math" w:eastAsia="Cambria Math" w:hAnsi="Cambria Math" w:cs="Cambria Math"/>
          </w:rPr>
          <m:t>k</m:t>
        </m:r>
      </m:oMath>
      <w:r>
        <w:t xml:space="preserve"> values &lt; 0.7, in the R package </w:t>
      </w:r>
      <w:r>
        <w:rPr>
          <w:i/>
        </w:rPr>
        <w:t xml:space="preserve">loo </w:t>
      </w:r>
      <w:r>
        <w:t>(</w:t>
      </w:r>
      <w:proofErr w:type="spellStart"/>
      <w:r>
        <w:t>Vehtari</w:t>
      </w:r>
      <w:proofErr w:type="spellEnd"/>
      <w:r>
        <w:t xml:space="preserve"> </w:t>
      </w:r>
      <w:r>
        <w:rPr>
          <w:i/>
        </w:rPr>
        <w:t>et al.</w:t>
      </w:r>
      <w:r>
        <w:t xml:space="preserve"> 2020)</w:t>
      </w:r>
      <w:r>
        <w:rPr>
          <w:i/>
        </w:rPr>
        <w:t>.</w:t>
      </w:r>
      <w:r>
        <w:t xml:space="preserve"> Results of the model comparison </w:t>
      </w:r>
      <w:proofErr w:type="gramStart"/>
      <w:r>
        <w:t>can be found</w:t>
      </w:r>
      <w:proofErr w:type="gramEnd"/>
      <w:r>
        <w:t xml:space="preserve"> in the </w:t>
      </w:r>
      <w:r>
        <w:rPr>
          <w:i/>
        </w:rPr>
        <w:t>Supporting Information</w:t>
      </w:r>
      <w:r>
        <w:t>, Table S1-S4.</w:t>
      </w:r>
      <w:ins w:id="788" w:author="Anna Gårdmark" w:date="2022-02-10T18:36:00Z">
        <w:r w:rsidR="004733B3">
          <w:t xml:space="preserve"> We used</w:t>
        </w:r>
      </w:ins>
      <w:r>
        <w:rPr>
          <w:i/>
        </w:rPr>
        <w:t xml:space="preserve"> </w:t>
      </w:r>
      <w:proofErr w:type="spellStart"/>
      <w:r>
        <w:rPr>
          <w:i/>
        </w:rPr>
        <w:t>bayesplot</w:t>
      </w:r>
      <w:proofErr w:type="spellEnd"/>
      <w:r>
        <w:t xml:space="preserve"> (</w:t>
      </w:r>
      <w:proofErr w:type="spellStart"/>
      <w:r>
        <w:t>Gabry</w:t>
      </w:r>
      <w:proofErr w:type="spellEnd"/>
      <w:r>
        <w:t xml:space="preserve"> </w:t>
      </w:r>
      <w:r>
        <w:rPr>
          <w:i/>
        </w:rPr>
        <w:t>et al.</w:t>
      </w:r>
      <w:r>
        <w:t xml:space="preserve"> 2019) and </w:t>
      </w:r>
      <w:proofErr w:type="spellStart"/>
      <w:r>
        <w:rPr>
          <w:i/>
        </w:rPr>
        <w:t>tidybayes</w:t>
      </w:r>
      <w:proofErr w:type="spellEnd"/>
      <w:r>
        <w:t xml:space="preserve"> (Kay 2019) </w:t>
      </w:r>
      <w:del w:id="789" w:author="Anna Gårdmark" w:date="2022-02-10T18:36:00Z">
        <w:r w:rsidDel="004733B3">
          <w:delText xml:space="preserve">were used </w:delText>
        </w:r>
      </w:del>
      <w:r>
        <w:t>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del w:id="790" w:author="Anna Gårdmark" w:date="2022-02-10T18:37:00Z">
        <w:r w:rsidDel="004733B3">
          <w:delText>wh</w:delText>
        </w:r>
      </w:del>
      <w:ins w:id="791" w:author="Anna Gårdmark" w:date="2022-02-10T18:37:00Z">
        <w:r w:rsidR="004733B3">
          <w:t>w</w:t>
        </w:r>
      </w:ins>
      <w:r>
        <w:t xml:space="preserve">ere </w:t>
      </w:r>
      <w:del w:id="792" w:author="Anna Gårdmark" w:date="2022-02-10T18:37:00Z">
        <w:r w:rsidDel="004733B3">
          <w:delText>&lt;</w:delText>
        </w:r>
      </w:del>
      <w:ins w:id="793" w:author="Anna Gårdmark" w:date="2022-02-10T18:37:00Z">
        <w:r w:rsidR="004733B3">
          <w:t xml:space="preserve"> less than </w:t>
        </w:r>
      </w:ins>
      <w:r>
        <w:t>1.1</w:t>
      </w:r>
      <w:ins w:id="794" w:author="Anna Gårdmark" w:date="2022-02-10T18:37:00Z">
        <w:r w:rsidR="004733B3">
          <w:t>,</w:t>
        </w:r>
      </w:ins>
      <w:r>
        <w:t xml:space="preserve"> </w:t>
      </w:r>
      <w:del w:id="795" w:author="Anna Gårdmark" w:date="2022-02-10T18:37:00Z">
        <w:r w:rsidDel="004733B3">
          <w:delText>(</w:delText>
        </w:r>
      </w:del>
      <w:r>
        <w:t>suggesting all three chains converged to a common distribution) (</w:t>
      </w:r>
      <w:proofErr w:type="spellStart"/>
      <w:r>
        <w:t>Gelman</w:t>
      </w:r>
      <w:proofErr w:type="spellEnd"/>
      <w:r>
        <w:t xml:space="preserve"> </w:t>
      </w:r>
      <w:r>
        <w:rPr>
          <w:i/>
        </w:rPr>
        <w:t>et al.</w:t>
      </w:r>
      <w:r>
        <w:t xml:space="preserve"> 2003), and by visually inspecting trace plots, residuals QQ-plots and with posterior predictive checks (</w:t>
      </w:r>
      <w:r>
        <w:rPr>
          <w:i/>
        </w:rPr>
        <w:t>Supporting Information</w:t>
      </w:r>
      <w:r>
        <w:t>, Fig. S2, S8, S10, S12).</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77777777" w:rsidR="00037DE8" w:rsidRDefault="001B1A85">
      <w:pPr>
        <w:spacing w:line="480" w:lineRule="auto"/>
        <w:jc w:val="both"/>
      </w:pPr>
      <w:r>
        <w:t>We thank all staff involved in data collection.</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77777777" w:rsidR="00037DE8" w:rsidRDefault="001B1A85">
      <w:pPr>
        <w:spacing w:line="480" w:lineRule="auto"/>
        <w:jc w:val="both"/>
      </w:pPr>
      <w:r>
        <w:lastRenderedPageBreak/>
        <w:t xml:space="preserve">All </w:t>
      </w:r>
      <w:sdt>
        <w:sdtPr>
          <w:tag w:val="goog_rdk_37"/>
          <w:id w:val="680319436"/>
        </w:sdtPr>
        <w:sdtContent>
          <w:commentRangeStart w:id="796"/>
        </w:sdtContent>
      </w:sdt>
      <w:r>
        <w:t xml:space="preserve">data </w:t>
      </w:r>
      <w:commentRangeEnd w:id="796"/>
      <w:r>
        <w:commentReference w:id="796"/>
      </w:r>
      <w:r>
        <w:t xml:space="preserve">and R code can </w:t>
      </w:r>
      <w:proofErr w:type="gramStart"/>
      <w:r>
        <w:t>be downloaded</w:t>
      </w:r>
      <w:proofErr w:type="gramEnd"/>
      <w:r>
        <w:t xml:space="preserve"> from a GitHub repository (</w:t>
      </w:r>
      <w:hyperlink r:id="rId7">
        <w:r>
          <w:rPr>
            <w:color w:val="0000FF"/>
            <w:u w:val="single"/>
          </w:rPr>
          <w:t>https://github.com/maxlindmark/warm_life_history</w:t>
        </w:r>
      </w:hyperlink>
      <w:r>
        <w:t xml:space="preserve">) and will be archived on </w:t>
      </w:r>
      <w:proofErr w:type="spellStart"/>
      <w:r>
        <w:t>Zenodo</w:t>
      </w:r>
      <w:proofErr w:type="spellEnd"/>
      <w:r>
        <w:t xml:space="preserve"> upon publication.  </w:t>
      </w:r>
    </w:p>
    <w:p w14:paraId="00000057" w14:textId="77777777" w:rsidR="00037DE8" w:rsidRDefault="00037DE8">
      <w:pPr>
        <w:spacing w:line="480" w:lineRule="auto"/>
        <w:jc w:val="both"/>
      </w:pPr>
    </w:p>
    <w:p w14:paraId="00000058" w14:textId="77777777" w:rsidR="00037DE8" w:rsidRDefault="00C00598">
      <w:pPr>
        <w:spacing w:line="480" w:lineRule="auto"/>
        <w:jc w:val="both"/>
        <w:rPr>
          <w:sz w:val="28"/>
          <w:szCs w:val="28"/>
        </w:rPr>
      </w:pPr>
      <w:sdt>
        <w:sdtPr>
          <w:tag w:val="goog_rdk_38"/>
          <w:id w:val="-507982345"/>
        </w:sdtPr>
        <w:sdtContent>
          <w:commentRangeStart w:id="797"/>
        </w:sdtContent>
      </w:sdt>
      <w:r w:rsidR="001B1A85">
        <w:rPr>
          <w:sz w:val="28"/>
          <w:szCs w:val="28"/>
        </w:rPr>
        <w:t>Author Contributions</w:t>
      </w:r>
      <w:commentRangeEnd w:id="797"/>
      <w:r w:rsidR="001B1A85">
        <w:commentReference w:id="797"/>
      </w:r>
    </w:p>
    <w:p w14:paraId="00000059" w14:textId="77777777" w:rsidR="00037DE8" w:rsidRDefault="00C00598">
      <w:pPr>
        <w:spacing w:line="480" w:lineRule="auto"/>
        <w:jc w:val="both"/>
      </w:pPr>
      <w:sdt>
        <w:sdtPr>
          <w:tag w:val="goog_rdk_39"/>
          <w:id w:val="-2118511830"/>
        </w:sdtPr>
        <w:sdtContent>
          <w:commentRangeStart w:id="798"/>
        </w:sdtContent>
      </w:sdt>
      <w:r w:rsidR="001B1A85">
        <w:t xml:space="preserve">ML conceived the idea and designed the study and the statistical analysis. </w:t>
      </w:r>
      <w:proofErr w:type="gramStart"/>
      <w:r w:rsidR="001B1A85">
        <w:t>Data-processing</w:t>
      </w:r>
      <w:proofErr w:type="gramEnd"/>
      <w:r w:rsidR="001B1A85">
        <w:t xml:space="preserve">, initial statistical analyses, and </w:t>
      </w:r>
      <w:sdt>
        <w:sdtPr>
          <w:tag w:val="goog_rdk_40"/>
          <w:id w:val="-1911996344"/>
        </w:sdtPr>
        <w:sdtContent>
          <w:commentRangeStart w:id="799"/>
        </w:sdtContent>
      </w:sdt>
      <w:r w:rsidR="001B1A85">
        <w:t xml:space="preserve">initial writing </w:t>
      </w:r>
      <w:commentRangeEnd w:id="799"/>
      <w:r w:rsidR="001B1A85">
        <w:commentReference w:id="799"/>
      </w:r>
      <w:r w:rsidR="001B1A85">
        <w:t>was done by MK and ML. AG contributed critically to all mentioned parts of the paper. All authors contributed to the manuscript writing and gave final approval for publication.</w:t>
      </w:r>
      <w:commentRangeEnd w:id="798"/>
      <w:r w:rsidR="001B1A85">
        <w:commentReference w:id="798"/>
      </w:r>
    </w:p>
    <w:p w14:paraId="0000005A" w14:textId="77777777" w:rsidR="00037DE8" w:rsidRDefault="00037DE8">
      <w:pPr>
        <w:spacing w:line="480" w:lineRule="auto"/>
        <w:jc w:val="both"/>
      </w:pPr>
    </w:p>
    <w:p w14:paraId="0000005B" w14:textId="77777777" w:rsidR="00037DE8" w:rsidRPr="001B1A85" w:rsidRDefault="001B1A85">
      <w:pPr>
        <w:spacing w:line="480" w:lineRule="auto"/>
        <w:jc w:val="both"/>
        <w:rPr>
          <w:sz w:val="28"/>
          <w:szCs w:val="28"/>
          <w:lang w:val="sv-SE"/>
        </w:rPr>
      </w:pPr>
      <w:proofErr w:type="spellStart"/>
      <w:r w:rsidRPr="001B1A85">
        <w:rPr>
          <w:sz w:val="28"/>
          <w:szCs w:val="28"/>
          <w:lang w:val="sv-SE"/>
        </w:rPr>
        <w:t>References</w:t>
      </w:r>
      <w:proofErr w:type="spellEnd"/>
    </w:p>
    <w:p w14:paraId="0000005C" w14:textId="77777777" w:rsidR="00037DE8" w:rsidRDefault="001B1A85">
      <w:pPr>
        <w:pBdr>
          <w:top w:val="nil"/>
          <w:left w:val="nil"/>
          <w:bottom w:val="nil"/>
          <w:right w:val="nil"/>
          <w:between w:val="nil"/>
        </w:pBdr>
        <w:ind w:left="720" w:hanging="720"/>
        <w:rPr>
          <w:color w:val="000000"/>
        </w:rPr>
      </w:pPr>
      <w:r w:rsidRPr="001B1A85">
        <w:rPr>
          <w:color w:val="000000"/>
          <w:lang w:val="sv-SE"/>
        </w:rPr>
        <w:t xml:space="preserve">Adill, A., Mo, K., </w:t>
      </w:r>
      <w:proofErr w:type="spellStart"/>
      <w:r w:rsidRPr="001B1A85">
        <w:rPr>
          <w:color w:val="000000"/>
          <w:lang w:val="sv-SE"/>
        </w:rPr>
        <w:t>Sevastik</w:t>
      </w:r>
      <w:proofErr w:type="spellEnd"/>
      <w:r w:rsidRPr="001B1A85">
        <w:rPr>
          <w:color w:val="000000"/>
          <w:lang w:val="sv-SE"/>
        </w:rPr>
        <w:t xml:space="preserve">, A., Olsson, J. &amp; Bergström, L. (2013). </w:t>
      </w:r>
      <w:r w:rsidRPr="001B1A85">
        <w:rPr>
          <w:i/>
          <w:color w:val="000000"/>
          <w:lang w:val="sv-SE"/>
        </w:rPr>
        <w:t>Biologisk recipientkontroll vid Forsmarks kärnkraftverk</w:t>
      </w:r>
      <w:r w:rsidRPr="001B1A85">
        <w:rPr>
          <w:color w:val="000000"/>
          <w:lang w:val="sv-SE"/>
        </w:rPr>
        <w:t xml:space="preserve"> (Rapport No. 2013:19). </w:t>
      </w:r>
      <w:r>
        <w:rPr>
          <w:color w:val="000000"/>
        </w:rPr>
        <w:t>Öregrund.</w:t>
      </w:r>
    </w:p>
    <w:p w14:paraId="0000005D" w14:textId="77777777" w:rsidR="00037DE8" w:rsidRDefault="001B1A85">
      <w:pPr>
        <w:pBdr>
          <w:top w:val="nil"/>
          <w:left w:val="nil"/>
          <w:bottom w:val="nil"/>
          <w:right w:val="nil"/>
          <w:between w:val="nil"/>
        </w:pBdr>
        <w:ind w:left="720" w:hanging="720"/>
        <w:rPr>
          <w:color w:val="000000"/>
        </w:rPr>
      </w:pPr>
      <w:r>
        <w:rPr>
          <w:color w:val="000000"/>
        </w:rPr>
        <w:t xml:space="preserve">Andersen, K.H. (2019). </w:t>
      </w:r>
      <w:r>
        <w:rPr>
          <w:i/>
          <w:color w:val="000000"/>
        </w:rPr>
        <w:t>Fish Ecology, Evolution, and Exploitation: A New Theoretical Synthesis</w:t>
      </w:r>
      <w:r>
        <w:rPr>
          <w:color w:val="000000"/>
        </w:rPr>
        <w:t>. Princeton University Press.</w:t>
      </w:r>
    </w:p>
    <w:p w14:paraId="0000005E" w14:textId="77777777" w:rsidR="00037DE8" w:rsidRDefault="001B1A85">
      <w:pPr>
        <w:pBdr>
          <w:top w:val="nil"/>
          <w:left w:val="nil"/>
          <w:bottom w:val="nil"/>
          <w:right w:val="nil"/>
          <w:between w:val="nil"/>
        </w:pBdr>
        <w:ind w:left="720" w:hanging="720"/>
        <w:rPr>
          <w:color w:val="000000"/>
        </w:rPr>
      </w:pPr>
      <w:r>
        <w:rPr>
          <w:color w:val="000000"/>
        </w:rPr>
        <w:t xml:space="preserve">Andersen, K.H. (2020). Size-based theory for fisheries advice. </w:t>
      </w:r>
      <w:r>
        <w:rPr>
          <w:i/>
          <w:color w:val="000000"/>
        </w:rPr>
        <w:t xml:space="preserve">ICES J Mar </w:t>
      </w:r>
      <w:proofErr w:type="spellStart"/>
      <w:r>
        <w:rPr>
          <w:i/>
          <w:color w:val="000000"/>
        </w:rPr>
        <w:t>Sci</w:t>
      </w:r>
      <w:proofErr w:type="spellEnd"/>
      <w:r>
        <w:rPr>
          <w:color w:val="000000"/>
        </w:rPr>
        <w:t>, 77, 2445–2455.</w:t>
      </w:r>
    </w:p>
    <w:p w14:paraId="0000005F" w14:textId="77777777" w:rsidR="00037DE8" w:rsidRDefault="001B1A85">
      <w:pPr>
        <w:pBdr>
          <w:top w:val="nil"/>
          <w:left w:val="nil"/>
          <w:bottom w:val="nil"/>
          <w:right w:val="nil"/>
          <w:between w:val="nil"/>
        </w:pBdr>
        <w:ind w:left="720" w:hanging="720"/>
        <w:rPr>
          <w:color w:val="000000"/>
        </w:rPr>
      </w:pPr>
      <w:r>
        <w:rPr>
          <w:color w:val="000000"/>
        </w:rPr>
        <w:t xml:space="preserve">Andersen, K.H. &amp; Beyer, J.E. (2006). Asymptotic Size Determines Species Abundance in the Marine Size Spectrum. </w:t>
      </w:r>
      <w:r>
        <w:rPr>
          <w:i/>
          <w:color w:val="000000"/>
        </w:rPr>
        <w:t>The American Naturalist</w:t>
      </w:r>
      <w:r>
        <w:rPr>
          <w:color w:val="000000"/>
        </w:rPr>
        <w:t>, 168, 8.</w:t>
      </w:r>
    </w:p>
    <w:p w14:paraId="00000060" w14:textId="77777777" w:rsidR="00037DE8" w:rsidRDefault="001B1A85">
      <w:pPr>
        <w:pBdr>
          <w:top w:val="nil"/>
          <w:left w:val="nil"/>
          <w:bottom w:val="nil"/>
          <w:right w:val="nil"/>
          <w:between w:val="nil"/>
        </w:pBdr>
        <w:ind w:left="720" w:hanging="720"/>
        <w:rPr>
          <w:color w:val="000000"/>
        </w:rPr>
      </w:pPr>
      <w:r>
        <w:rPr>
          <w:color w:val="000000"/>
        </w:rPr>
        <w:t xml:space="preserve">Anderson, C.N.K., Hsieh, C., Sandin, S.A., Hewitt, R., Hollowed, A., </w:t>
      </w:r>
      <w:proofErr w:type="spellStart"/>
      <w:r>
        <w:rPr>
          <w:color w:val="000000"/>
        </w:rPr>
        <w:t>Beddington</w:t>
      </w:r>
      <w:proofErr w:type="spellEnd"/>
      <w:r>
        <w:rPr>
          <w:color w:val="000000"/>
        </w:rPr>
        <w:t xml:space="preserve">, J., </w:t>
      </w:r>
      <w:r>
        <w:rPr>
          <w:i/>
          <w:color w:val="000000"/>
        </w:rPr>
        <w:t>et al.</w:t>
      </w:r>
      <w:r>
        <w:rPr>
          <w:color w:val="000000"/>
        </w:rPr>
        <w:t xml:space="preserve"> (2008). Why fishing magnifies fluctuations in fish abundance. </w:t>
      </w:r>
      <w:r>
        <w:rPr>
          <w:i/>
          <w:color w:val="000000"/>
        </w:rPr>
        <w:t>Nature</w:t>
      </w:r>
      <w:r>
        <w:rPr>
          <w:color w:val="000000"/>
        </w:rPr>
        <w:t>, 452, 835–839.</w:t>
      </w:r>
    </w:p>
    <w:p w14:paraId="00000061" w14:textId="77777777" w:rsidR="00037DE8" w:rsidRDefault="001B1A85">
      <w:pPr>
        <w:pBdr>
          <w:top w:val="nil"/>
          <w:left w:val="nil"/>
          <w:bottom w:val="nil"/>
          <w:right w:val="nil"/>
          <w:between w:val="nil"/>
        </w:pBdr>
        <w:ind w:left="720" w:hanging="720"/>
        <w:rPr>
          <w:color w:val="000000"/>
        </w:rPr>
      </w:pPr>
      <w:r>
        <w:rPr>
          <w:color w:val="000000"/>
        </w:rPr>
        <w:t>Atkinson, D. (1994). Temperature and organism size—</w:t>
      </w:r>
      <w:proofErr w:type="gramStart"/>
      <w:r>
        <w:rPr>
          <w:color w:val="000000"/>
        </w:rPr>
        <w:t>A</w:t>
      </w:r>
      <w:proofErr w:type="gramEnd"/>
      <w:r>
        <w:rPr>
          <w:color w:val="000000"/>
        </w:rPr>
        <w:t xml:space="preserve"> biological law for ectotherms? In: </w:t>
      </w:r>
      <w:r>
        <w:rPr>
          <w:i/>
          <w:color w:val="000000"/>
        </w:rPr>
        <w:t>Advances in Ecological Research</w:t>
      </w:r>
      <w:r>
        <w:rPr>
          <w:color w:val="000000"/>
        </w:rPr>
        <w:t>. Elsevier, pp. 1–58.</w:t>
      </w:r>
    </w:p>
    <w:p w14:paraId="00000062" w14:textId="77777777" w:rsidR="00037DE8" w:rsidRDefault="001B1A85">
      <w:pPr>
        <w:pBdr>
          <w:top w:val="nil"/>
          <w:left w:val="nil"/>
          <w:bottom w:val="nil"/>
          <w:right w:val="nil"/>
          <w:between w:val="nil"/>
        </w:pBdr>
        <w:ind w:left="720" w:hanging="720"/>
        <w:rPr>
          <w:color w:val="000000"/>
        </w:rPr>
      </w:pPr>
      <w:r>
        <w:rPr>
          <w:color w:val="000000"/>
        </w:rPr>
        <w:t xml:space="preserve">Atkinson, D. &amp; </w:t>
      </w:r>
      <w:proofErr w:type="spellStart"/>
      <w:r>
        <w:rPr>
          <w:color w:val="000000"/>
        </w:rPr>
        <w:t>Sibly</w:t>
      </w:r>
      <w:proofErr w:type="spellEnd"/>
      <w:r>
        <w:rPr>
          <w:color w:val="000000"/>
        </w:rPr>
        <w:t xml:space="preserve">, R.M. (1997). Why are organisms usually bigger in colder environments? Making sense of a life history puzzle. </w:t>
      </w:r>
      <w:r>
        <w:rPr>
          <w:i/>
          <w:color w:val="000000"/>
        </w:rPr>
        <w:t>Trends in Ecology &amp; Evolution</w:t>
      </w:r>
      <w:r>
        <w:rPr>
          <w:color w:val="000000"/>
        </w:rPr>
        <w:t>, 12, 235–239.</w:t>
      </w:r>
    </w:p>
    <w:p w14:paraId="00000063" w14:textId="77777777" w:rsidR="00037DE8" w:rsidRDefault="001B1A85">
      <w:pPr>
        <w:pBdr>
          <w:top w:val="nil"/>
          <w:left w:val="nil"/>
          <w:bottom w:val="nil"/>
          <w:right w:val="nil"/>
          <w:between w:val="nil"/>
        </w:pBdr>
        <w:ind w:left="720" w:hanging="720"/>
        <w:rPr>
          <w:color w:val="000000"/>
        </w:rPr>
      </w:pPr>
      <w:r>
        <w:rPr>
          <w:color w:val="000000"/>
        </w:rPr>
        <w:t xml:space="preserve">Audzijonyte, A., Richards, S.A., Stuart-Smith, R.D., </w:t>
      </w:r>
      <w:proofErr w:type="spellStart"/>
      <w:r>
        <w:rPr>
          <w:color w:val="000000"/>
        </w:rPr>
        <w:t>Pecl</w:t>
      </w:r>
      <w:proofErr w:type="spellEnd"/>
      <w:r>
        <w:rPr>
          <w:color w:val="000000"/>
        </w:rPr>
        <w:t xml:space="preserve">, G., Edgar, G.J., Barrett, N.S., </w:t>
      </w:r>
      <w:r>
        <w:rPr>
          <w:i/>
          <w:color w:val="000000"/>
        </w:rPr>
        <w:t>et al.</w:t>
      </w:r>
      <w:r>
        <w:rPr>
          <w:color w:val="000000"/>
        </w:rPr>
        <w:t xml:space="preserve"> (2020). Fish body sizes change with temperature but not all species shrink with warming. </w:t>
      </w:r>
      <w:r>
        <w:rPr>
          <w:i/>
          <w:color w:val="000000"/>
        </w:rPr>
        <w:t xml:space="preserve">Nat </w:t>
      </w:r>
      <w:proofErr w:type="spellStart"/>
      <w:r>
        <w:rPr>
          <w:i/>
          <w:color w:val="000000"/>
        </w:rPr>
        <w:t>Ecol</w:t>
      </w:r>
      <w:proofErr w:type="spellEnd"/>
      <w:r>
        <w:rPr>
          <w:i/>
          <w:color w:val="000000"/>
        </w:rPr>
        <w:t xml:space="preserve"> </w:t>
      </w:r>
      <w:proofErr w:type="spellStart"/>
      <w:r>
        <w:rPr>
          <w:i/>
          <w:color w:val="000000"/>
        </w:rPr>
        <w:t>Evol</w:t>
      </w:r>
      <w:proofErr w:type="spellEnd"/>
      <w:r>
        <w:rPr>
          <w:color w:val="000000"/>
        </w:rPr>
        <w:t>, 4, 809–814.</w:t>
      </w:r>
    </w:p>
    <w:p w14:paraId="00000064" w14:textId="77777777" w:rsidR="00037DE8" w:rsidRDefault="001B1A85">
      <w:pPr>
        <w:pBdr>
          <w:top w:val="nil"/>
          <w:left w:val="nil"/>
          <w:bottom w:val="nil"/>
          <w:right w:val="nil"/>
          <w:between w:val="nil"/>
        </w:pBdr>
        <w:ind w:left="720" w:hanging="720"/>
        <w:rPr>
          <w:color w:val="000000"/>
        </w:rPr>
      </w:pPr>
      <w:r>
        <w:rPr>
          <w:color w:val="000000"/>
        </w:rPr>
        <w:t xml:space="preserve">Barnett, L.A.K., Branch, T.A., </w:t>
      </w:r>
      <w:proofErr w:type="spellStart"/>
      <w:r>
        <w:rPr>
          <w:color w:val="000000"/>
        </w:rPr>
        <w:t>Ranasinghe</w:t>
      </w:r>
      <w:proofErr w:type="spellEnd"/>
      <w:r>
        <w:rPr>
          <w:color w:val="000000"/>
        </w:rPr>
        <w:t xml:space="preserve">, R.A. &amp; Essington, T.E. (2017). Old-Growth Fishes Become Scarce under Fishing. </w:t>
      </w:r>
      <w:r>
        <w:rPr>
          <w:i/>
          <w:color w:val="000000"/>
        </w:rPr>
        <w:t>Current Biology</w:t>
      </w:r>
      <w:r>
        <w:rPr>
          <w:color w:val="000000"/>
        </w:rPr>
        <w:t>, 27, 2843-2848.e2.</w:t>
      </w:r>
    </w:p>
    <w:p w14:paraId="00000065" w14:textId="77777777" w:rsidR="00037DE8" w:rsidRDefault="001B1A85">
      <w:pPr>
        <w:pBdr>
          <w:top w:val="nil"/>
          <w:left w:val="nil"/>
          <w:bottom w:val="nil"/>
          <w:right w:val="nil"/>
          <w:between w:val="nil"/>
        </w:pBdr>
        <w:ind w:left="720" w:hanging="720"/>
        <w:rPr>
          <w:color w:val="000000"/>
        </w:rPr>
      </w:pPr>
      <w:r>
        <w:rPr>
          <w:color w:val="000000"/>
        </w:rPr>
        <w:t xml:space="preserve">Bernhardt, J.R., Sunday, J.M., Thompson, P.L. &amp; O’Connor, M.I. (2018). Nonlinear averaging of thermal experience predicts population growth rates in a thermally variable environment. </w:t>
      </w:r>
      <w:r>
        <w:rPr>
          <w:i/>
          <w:color w:val="000000"/>
        </w:rPr>
        <w:t>Proceedings of the Royal Society B: Biological Sciences</w:t>
      </w:r>
      <w:r>
        <w:rPr>
          <w:color w:val="000000"/>
        </w:rPr>
        <w:t>, 285, 20181076.</w:t>
      </w:r>
    </w:p>
    <w:p w14:paraId="00000066" w14:textId="77777777" w:rsidR="00037DE8" w:rsidRDefault="001B1A85">
      <w:pPr>
        <w:pBdr>
          <w:top w:val="nil"/>
          <w:left w:val="nil"/>
          <w:bottom w:val="nil"/>
          <w:right w:val="nil"/>
          <w:between w:val="nil"/>
        </w:pBdr>
        <w:ind w:left="720" w:hanging="720"/>
        <w:rPr>
          <w:color w:val="000000"/>
        </w:rPr>
      </w:pPr>
      <w:r>
        <w:rPr>
          <w:color w:val="000000"/>
        </w:rPr>
        <w:t xml:space="preserve">Björklund, M., Aho, T. &amp; </w:t>
      </w:r>
      <w:proofErr w:type="spellStart"/>
      <w:r>
        <w:rPr>
          <w:color w:val="000000"/>
        </w:rPr>
        <w:t>Behrmann-Godel</w:t>
      </w:r>
      <w:proofErr w:type="spellEnd"/>
      <w:r>
        <w:rPr>
          <w:color w:val="000000"/>
        </w:rPr>
        <w:t xml:space="preserve">, J. (2015). Isolation over 35 years in a heated </w:t>
      </w:r>
      <w:proofErr w:type="spellStart"/>
      <w:r>
        <w:rPr>
          <w:color w:val="000000"/>
        </w:rPr>
        <w:t>biotest</w:t>
      </w:r>
      <w:proofErr w:type="spellEnd"/>
      <w:r>
        <w:rPr>
          <w:color w:val="000000"/>
        </w:rPr>
        <w:t xml:space="preserve"> basin causes selection on MHC class </w:t>
      </w:r>
      <w:proofErr w:type="spellStart"/>
      <w:r>
        <w:rPr>
          <w:color w:val="000000"/>
        </w:rPr>
        <w:t>IIß</w:t>
      </w:r>
      <w:proofErr w:type="spellEnd"/>
      <w:r>
        <w:rPr>
          <w:color w:val="000000"/>
        </w:rPr>
        <w:t xml:space="preserve"> genes in the European perch (</w:t>
      </w:r>
      <w:proofErr w:type="spellStart"/>
      <w:r>
        <w:rPr>
          <w:color w:val="000000"/>
        </w:rPr>
        <w:t>Perca</w:t>
      </w:r>
      <w:proofErr w:type="spellEnd"/>
      <w:r>
        <w:rPr>
          <w:color w:val="000000"/>
        </w:rPr>
        <w:t xml:space="preserve"> </w:t>
      </w:r>
      <w:proofErr w:type="spellStart"/>
      <w:r>
        <w:rPr>
          <w:color w:val="000000"/>
        </w:rPr>
        <w:t>fluviatilis</w:t>
      </w:r>
      <w:proofErr w:type="spellEnd"/>
      <w:r>
        <w:rPr>
          <w:color w:val="000000"/>
        </w:rPr>
        <w:t xml:space="preserve"> L.). </w:t>
      </w:r>
      <w:proofErr w:type="spellStart"/>
      <w:r>
        <w:rPr>
          <w:i/>
          <w:color w:val="000000"/>
        </w:rPr>
        <w:t>Ecol</w:t>
      </w:r>
      <w:proofErr w:type="spellEnd"/>
      <w:r>
        <w:rPr>
          <w:i/>
          <w:color w:val="000000"/>
        </w:rPr>
        <w:t xml:space="preserve"> </w:t>
      </w:r>
      <w:proofErr w:type="spellStart"/>
      <w:r>
        <w:rPr>
          <w:i/>
          <w:color w:val="000000"/>
        </w:rPr>
        <w:t>Evol</w:t>
      </w:r>
      <w:proofErr w:type="spellEnd"/>
      <w:r>
        <w:rPr>
          <w:color w:val="000000"/>
        </w:rPr>
        <w:t>, 5, 1440–1455.</w:t>
      </w:r>
    </w:p>
    <w:p w14:paraId="00000067" w14:textId="77777777" w:rsidR="00037DE8" w:rsidRDefault="001B1A85">
      <w:pPr>
        <w:pBdr>
          <w:top w:val="nil"/>
          <w:left w:val="nil"/>
          <w:bottom w:val="nil"/>
          <w:right w:val="nil"/>
          <w:between w:val="nil"/>
        </w:pBdr>
        <w:ind w:left="720" w:hanging="720"/>
        <w:rPr>
          <w:color w:val="000000"/>
        </w:rPr>
      </w:pPr>
      <w:r w:rsidRPr="00C00598">
        <w:rPr>
          <w:color w:val="000000"/>
          <w:lang w:val="sv-SE"/>
          <w:rPrChange w:id="800" w:author="Anna Gårdmark" w:date="2022-02-10T08:17:00Z">
            <w:rPr>
              <w:color w:val="000000"/>
            </w:rPr>
          </w:rPrChange>
        </w:rPr>
        <w:lastRenderedPageBreak/>
        <w:t xml:space="preserve">Blanchard, J.L., </w:t>
      </w:r>
      <w:proofErr w:type="spellStart"/>
      <w:r w:rsidRPr="00C00598">
        <w:rPr>
          <w:color w:val="000000"/>
          <w:lang w:val="sv-SE"/>
          <w:rPrChange w:id="801" w:author="Anna Gårdmark" w:date="2022-02-10T08:17:00Z">
            <w:rPr>
              <w:color w:val="000000"/>
            </w:rPr>
          </w:rPrChange>
        </w:rPr>
        <w:t>Dulvy</w:t>
      </w:r>
      <w:proofErr w:type="spellEnd"/>
      <w:r w:rsidRPr="00C00598">
        <w:rPr>
          <w:color w:val="000000"/>
          <w:lang w:val="sv-SE"/>
          <w:rPrChange w:id="802" w:author="Anna Gårdmark" w:date="2022-02-10T08:17:00Z">
            <w:rPr>
              <w:color w:val="000000"/>
            </w:rPr>
          </w:rPrChange>
        </w:rPr>
        <w:t xml:space="preserve">, N., Jennings, S., Ellis, J., Pinnegar, J., Tidd, A., </w:t>
      </w:r>
      <w:r w:rsidRPr="00C00598">
        <w:rPr>
          <w:i/>
          <w:color w:val="000000"/>
          <w:lang w:val="sv-SE"/>
          <w:rPrChange w:id="803" w:author="Anna Gårdmark" w:date="2022-02-10T08:17:00Z">
            <w:rPr>
              <w:i/>
              <w:color w:val="000000"/>
            </w:rPr>
          </w:rPrChange>
        </w:rPr>
        <w:t>et al.</w:t>
      </w:r>
      <w:r w:rsidRPr="00C00598">
        <w:rPr>
          <w:color w:val="000000"/>
          <w:lang w:val="sv-SE"/>
          <w:rPrChange w:id="804" w:author="Anna Gårdmark" w:date="2022-02-10T08:17:00Z">
            <w:rPr>
              <w:color w:val="000000"/>
            </w:rPr>
          </w:rPrChange>
        </w:rPr>
        <w:t xml:space="preserve"> </w:t>
      </w:r>
      <w:r>
        <w:rPr>
          <w:color w:val="000000"/>
        </w:rPr>
        <w:t xml:space="preserve">(2005). </w:t>
      </w:r>
      <w:proofErr w:type="gramStart"/>
      <w:r>
        <w:rPr>
          <w:color w:val="000000"/>
        </w:rPr>
        <w:t>Do climate and fishing influence size-based indicators of Celtic Sea fish community structure?</w:t>
      </w:r>
      <w:proofErr w:type="gramEnd"/>
      <w:r>
        <w:rPr>
          <w:color w:val="000000"/>
        </w:rPr>
        <w:t xml:space="preserve"> </w:t>
      </w:r>
      <w:r>
        <w:rPr>
          <w:i/>
          <w:color w:val="000000"/>
        </w:rPr>
        <w:t>ICES Journal of Marine Science</w:t>
      </w:r>
      <w:r>
        <w:rPr>
          <w:color w:val="000000"/>
        </w:rPr>
        <w:t>, 62, 405–411.</w:t>
      </w:r>
    </w:p>
    <w:p w14:paraId="00000068" w14:textId="77777777" w:rsidR="00037DE8" w:rsidRDefault="001B1A85">
      <w:pPr>
        <w:pBdr>
          <w:top w:val="nil"/>
          <w:left w:val="nil"/>
          <w:bottom w:val="nil"/>
          <w:right w:val="nil"/>
          <w:between w:val="nil"/>
        </w:pBdr>
        <w:ind w:left="720" w:hanging="720"/>
        <w:rPr>
          <w:color w:val="000000"/>
        </w:rPr>
      </w:pPr>
      <w:r>
        <w:rPr>
          <w:color w:val="000000"/>
        </w:rPr>
        <w:t xml:space="preserve">Blanchard, J.L., </w:t>
      </w:r>
      <w:proofErr w:type="spellStart"/>
      <w:r>
        <w:rPr>
          <w:color w:val="000000"/>
        </w:rPr>
        <w:t>Heneghan</w:t>
      </w:r>
      <w:proofErr w:type="spellEnd"/>
      <w:r>
        <w:rPr>
          <w:color w:val="000000"/>
        </w:rPr>
        <w:t xml:space="preserve">, R.F., Everett, J.D., </w:t>
      </w:r>
      <w:proofErr w:type="spellStart"/>
      <w:r>
        <w:rPr>
          <w:color w:val="000000"/>
        </w:rPr>
        <w:t>Trebilco</w:t>
      </w:r>
      <w:proofErr w:type="spellEnd"/>
      <w:r>
        <w:rPr>
          <w:color w:val="000000"/>
        </w:rPr>
        <w:t xml:space="preserve">, R. &amp; Richardson, A.J. (2017). From bacteria to whales: Using functional size spectra to model marine ecosystems. </w:t>
      </w:r>
      <w:r>
        <w:rPr>
          <w:i/>
          <w:color w:val="000000"/>
        </w:rPr>
        <w:t>Trends in Ecology &amp; Evolution</w:t>
      </w:r>
      <w:r>
        <w:rPr>
          <w:color w:val="000000"/>
        </w:rPr>
        <w:t>, 32, 174–186.</w:t>
      </w:r>
    </w:p>
    <w:p w14:paraId="00000069" w14:textId="77777777" w:rsidR="00037DE8" w:rsidRDefault="001B1A85">
      <w:pPr>
        <w:pBdr>
          <w:top w:val="nil"/>
          <w:left w:val="nil"/>
          <w:bottom w:val="nil"/>
          <w:right w:val="nil"/>
          <w:between w:val="nil"/>
        </w:pBdr>
        <w:ind w:left="720" w:hanging="720"/>
        <w:rPr>
          <w:color w:val="000000"/>
        </w:rPr>
      </w:pPr>
      <w:r>
        <w:rPr>
          <w:color w:val="000000"/>
        </w:rPr>
        <w:t xml:space="preserve">Brown, J.H., </w:t>
      </w:r>
      <w:proofErr w:type="spellStart"/>
      <w:r>
        <w:rPr>
          <w:color w:val="000000"/>
        </w:rPr>
        <w:t>Gillooly</w:t>
      </w:r>
      <w:proofErr w:type="spellEnd"/>
      <w:r>
        <w:rPr>
          <w:color w:val="000000"/>
        </w:rPr>
        <w:t xml:space="preserve">, J.F., Allen, A.P., Savage, V.M. &amp; West, G.B. (2004). Toward a metabolic theory of ecology. </w:t>
      </w:r>
      <w:r>
        <w:rPr>
          <w:i/>
          <w:color w:val="000000"/>
        </w:rPr>
        <w:t>Ecology</w:t>
      </w:r>
      <w:r>
        <w:rPr>
          <w:color w:val="000000"/>
        </w:rPr>
        <w:t>, 85, 1771–1789.</w:t>
      </w:r>
    </w:p>
    <w:p w14:paraId="0000006A" w14:textId="77777777" w:rsidR="00037DE8" w:rsidRDefault="001B1A85">
      <w:pPr>
        <w:pBdr>
          <w:top w:val="nil"/>
          <w:left w:val="nil"/>
          <w:bottom w:val="nil"/>
          <w:right w:val="nil"/>
          <w:between w:val="nil"/>
        </w:pBdr>
        <w:ind w:left="720" w:hanging="720"/>
        <w:rPr>
          <w:color w:val="000000"/>
        </w:rPr>
      </w:pPr>
      <w:proofErr w:type="spellStart"/>
      <w:r>
        <w:rPr>
          <w:color w:val="000000"/>
        </w:rPr>
        <w:t>Bürkner</w:t>
      </w:r>
      <w:proofErr w:type="spellEnd"/>
      <w:r>
        <w:rPr>
          <w:color w:val="000000"/>
        </w:rPr>
        <w:t xml:space="preserve">, P.-C. (2017). </w:t>
      </w:r>
      <w:proofErr w:type="spellStart"/>
      <w:r>
        <w:rPr>
          <w:b/>
          <w:color w:val="000000"/>
        </w:rPr>
        <w:t>brms</w:t>
      </w:r>
      <w:proofErr w:type="spellEnd"/>
      <w:r>
        <w:rPr>
          <w:color w:val="000000"/>
        </w:rPr>
        <w:t xml:space="preserve"> : An </w:t>
      </w:r>
      <w:r>
        <w:rPr>
          <w:i/>
          <w:color w:val="000000"/>
        </w:rPr>
        <w:t>R</w:t>
      </w:r>
      <w:r>
        <w:rPr>
          <w:color w:val="000000"/>
        </w:rPr>
        <w:t xml:space="preserve"> Package for Bayesian Multilevel Models Using </w:t>
      </w:r>
      <w:r>
        <w:rPr>
          <w:i/>
          <w:color w:val="000000"/>
        </w:rPr>
        <w:t>Stan</w:t>
      </w:r>
      <w:r>
        <w:rPr>
          <w:color w:val="000000"/>
        </w:rPr>
        <w:t xml:space="preserve">. </w:t>
      </w:r>
      <w:r>
        <w:rPr>
          <w:i/>
          <w:color w:val="000000"/>
        </w:rPr>
        <w:t>Journal of Statistical Software</w:t>
      </w:r>
      <w:r>
        <w:rPr>
          <w:color w:val="000000"/>
        </w:rPr>
        <w:t>, 80.</w:t>
      </w:r>
    </w:p>
    <w:p w14:paraId="0000006B" w14:textId="77777777" w:rsidR="00037DE8" w:rsidRDefault="001B1A85">
      <w:pPr>
        <w:pBdr>
          <w:top w:val="nil"/>
          <w:left w:val="nil"/>
          <w:bottom w:val="nil"/>
          <w:right w:val="nil"/>
          <w:between w:val="nil"/>
        </w:pBdr>
        <w:ind w:left="720" w:hanging="720"/>
        <w:rPr>
          <w:color w:val="000000"/>
        </w:rPr>
      </w:pPr>
      <w:r>
        <w:rPr>
          <w:color w:val="000000"/>
        </w:rPr>
        <w:t xml:space="preserve">Cheung, W.W.L., Sarmiento, J.L., Dunne, J., </w:t>
      </w:r>
      <w:proofErr w:type="spellStart"/>
      <w:r>
        <w:rPr>
          <w:color w:val="000000"/>
        </w:rPr>
        <w:t>Frölicher</w:t>
      </w:r>
      <w:proofErr w:type="spellEnd"/>
      <w:r>
        <w:rPr>
          <w:color w:val="000000"/>
        </w:rPr>
        <w:t xml:space="preserve">, T.L., Lam, V.W.Y., Deng </w:t>
      </w:r>
      <w:proofErr w:type="spellStart"/>
      <w:r>
        <w:rPr>
          <w:color w:val="000000"/>
        </w:rPr>
        <w:t>Palomares</w:t>
      </w:r>
      <w:proofErr w:type="spellEnd"/>
      <w:r>
        <w:rPr>
          <w:color w:val="000000"/>
        </w:rPr>
        <w:t xml:space="preserve">, M.L., </w:t>
      </w:r>
      <w:r>
        <w:rPr>
          <w:i/>
          <w:color w:val="000000"/>
        </w:rPr>
        <w:t>et al.</w:t>
      </w:r>
      <w:r>
        <w:rPr>
          <w:color w:val="000000"/>
        </w:rPr>
        <w:t xml:space="preserve"> (2013). Shrinking of fishes exacerbates impacts of global ocean changes on marine ecosystems. </w:t>
      </w:r>
      <w:r>
        <w:rPr>
          <w:i/>
          <w:color w:val="000000"/>
        </w:rPr>
        <w:t>Nature Climate Change</w:t>
      </w:r>
      <w:r>
        <w:rPr>
          <w:color w:val="000000"/>
        </w:rPr>
        <w:t>, 3, 254–258.</w:t>
      </w:r>
    </w:p>
    <w:p w14:paraId="0000006C" w14:textId="77777777" w:rsidR="00037DE8" w:rsidRDefault="001B1A85">
      <w:pPr>
        <w:pBdr>
          <w:top w:val="nil"/>
          <w:left w:val="nil"/>
          <w:bottom w:val="nil"/>
          <w:right w:val="nil"/>
          <w:between w:val="nil"/>
        </w:pBdr>
        <w:ind w:left="720" w:hanging="720"/>
        <w:rPr>
          <w:color w:val="000000"/>
        </w:rPr>
      </w:pPr>
      <w:proofErr w:type="spellStart"/>
      <w:r>
        <w:rPr>
          <w:color w:val="000000"/>
        </w:rPr>
        <w:t>Daufresne</w:t>
      </w:r>
      <w:proofErr w:type="spellEnd"/>
      <w:r>
        <w:rPr>
          <w:color w:val="000000"/>
        </w:rPr>
        <w:t xml:space="preserve">, M., </w:t>
      </w:r>
      <w:proofErr w:type="spellStart"/>
      <w:r>
        <w:rPr>
          <w:color w:val="000000"/>
        </w:rPr>
        <w:t>Lengfellner</w:t>
      </w:r>
      <w:proofErr w:type="spellEnd"/>
      <w:r>
        <w:rPr>
          <w:color w:val="000000"/>
        </w:rPr>
        <w:t xml:space="preserve">, K. &amp; </w:t>
      </w:r>
      <w:proofErr w:type="spellStart"/>
      <w:r>
        <w:rPr>
          <w:color w:val="000000"/>
        </w:rPr>
        <w:t>Sommer</w:t>
      </w:r>
      <w:proofErr w:type="spellEnd"/>
      <w:r>
        <w:rPr>
          <w:color w:val="000000"/>
        </w:rPr>
        <w:t xml:space="preserve">, U. (2009). Global warming benefits the small in aquatic ecosystems. </w:t>
      </w:r>
      <w:r>
        <w:rPr>
          <w:i/>
          <w:color w:val="000000"/>
        </w:rPr>
        <w:t>Proceedings of the National Academy of Sciences, USA</w:t>
      </w:r>
      <w:r>
        <w:rPr>
          <w:color w:val="000000"/>
        </w:rPr>
        <w:t>, 106, 12788–12793.</w:t>
      </w:r>
    </w:p>
    <w:p w14:paraId="0000006D" w14:textId="77777777" w:rsidR="00037DE8" w:rsidRDefault="001B1A85">
      <w:pPr>
        <w:pBdr>
          <w:top w:val="nil"/>
          <w:left w:val="nil"/>
          <w:bottom w:val="nil"/>
          <w:right w:val="nil"/>
          <w:between w:val="nil"/>
        </w:pBdr>
        <w:ind w:left="720" w:hanging="720"/>
        <w:rPr>
          <w:color w:val="000000"/>
        </w:rPr>
      </w:pPr>
      <w:r>
        <w:rPr>
          <w:color w:val="000000"/>
        </w:rPr>
        <w:t xml:space="preserve">Edwards, A. (2020). </w:t>
      </w:r>
      <w:proofErr w:type="spellStart"/>
      <w:proofErr w:type="gramStart"/>
      <w:r>
        <w:rPr>
          <w:i/>
          <w:color w:val="000000"/>
        </w:rPr>
        <w:t>sizeSpectra</w:t>
      </w:r>
      <w:proofErr w:type="spellEnd"/>
      <w:proofErr w:type="gramEnd"/>
      <w:r>
        <w:rPr>
          <w:i/>
          <w:color w:val="000000"/>
        </w:rPr>
        <w:t>: Fitting Size Spectra to Ecological Data Using Maximum Likelihood</w:t>
      </w:r>
      <w:r>
        <w:rPr>
          <w:color w:val="000000"/>
        </w:rPr>
        <w:t>.</w:t>
      </w:r>
    </w:p>
    <w:p w14:paraId="0000006E" w14:textId="77777777" w:rsidR="00037DE8" w:rsidRDefault="001B1A85">
      <w:pPr>
        <w:pBdr>
          <w:top w:val="nil"/>
          <w:left w:val="nil"/>
          <w:bottom w:val="nil"/>
          <w:right w:val="nil"/>
          <w:between w:val="nil"/>
        </w:pBdr>
        <w:ind w:left="720" w:hanging="720"/>
        <w:rPr>
          <w:color w:val="000000"/>
        </w:rPr>
      </w:pPr>
      <w:r>
        <w:rPr>
          <w:color w:val="000000"/>
        </w:rPr>
        <w:t xml:space="preserve">Edwards, A.M., Robinson, J.P.W., Blanchard, J.L., Baum, J.K. &amp; Plank, M.J. (2020). Accounting for the bin structure of data removes bias when fitting size spectra. </w:t>
      </w:r>
      <w:r>
        <w:rPr>
          <w:i/>
          <w:color w:val="000000"/>
        </w:rPr>
        <w:t>Marine Ecology Progress Series</w:t>
      </w:r>
      <w:r>
        <w:rPr>
          <w:color w:val="000000"/>
        </w:rPr>
        <w:t>, 636, 19–33.</w:t>
      </w:r>
    </w:p>
    <w:p w14:paraId="0000006F" w14:textId="77777777" w:rsidR="00037DE8" w:rsidRDefault="001B1A85">
      <w:pPr>
        <w:pBdr>
          <w:top w:val="nil"/>
          <w:left w:val="nil"/>
          <w:bottom w:val="nil"/>
          <w:right w:val="nil"/>
          <w:between w:val="nil"/>
        </w:pBdr>
        <w:ind w:left="720" w:hanging="720"/>
        <w:rPr>
          <w:color w:val="000000"/>
        </w:rPr>
      </w:pPr>
      <w:r>
        <w:rPr>
          <w:color w:val="000000"/>
        </w:rPr>
        <w:t xml:space="preserve">Edwards, A.M., Robinson, J.P.W., Plank, M.J., Baum, J.K. &amp; Blanchard, J.L. (2017). Testing and recommending methods for fitting size spectra to data. </w:t>
      </w:r>
      <w:r>
        <w:rPr>
          <w:i/>
          <w:color w:val="000000"/>
        </w:rPr>
        <w:t>Methods in Ecology and Evolution</w:t>
      </w:r>
      <w:r>
        <w:rPr>
          <w:color w:val="000000"/>
        </w:rPr>
        <w:t>, 8, 57–67.</w:t>
      </w:r>
    </w:p>
    <w:p w14:paraId="00000070" w14:textId="77777777" w:rsidR="00037DE8" w:rsidRDefault="001B1A85">
      <w:pPr>
        <w:pBdr>
          <w:top w:val="nil"/>
          <w:left w:val="nil"/>
          <w:bottom w:val="nil"/>
          <w:right w:val="nil"/>
          <w:between w:val="nil"/>
        </w:pBdr>
        <w:ind w:left="720" w:hanging="720"/>
        <w:rPr>
          <w:color w:val="000000"/>
        </w:rPr>
      </w:pPr>
      <w:proofErr w:type="spellStart"/>
      <w:r>
        <w:rPr>
          <w:color w:val="000000"/>
        </w:rPr>
        <w:t>Fritschie</w:t>
      </w:r>
      <w:proofErr w:type="spellEnd"/>
      <w:r>
        <w:rPr>
          <w:color w:val="000000"/>
        </w:rPr>
        <w:t xml:space="preserve">, K.J. &amp; Olden, J.D. (2016). Disentangling the influences of mean body size and size structure on ecosystem functioning: an example of nutrient recycling by a non-native crayfish. </w:t>
      </w:r>
      <w:r>
        <w:rPr>
          <w:i/>
          <w:color w:val="000000"/>
        </w:rPr>
        <w:t>Ecology and Evolution</w:t>
      </w:r>
      <w:r>
        <w:rPr>
          <w:color w:val="000000"/>
        </w:rPr>
        <w:t>, 6, 159–169.</w:t>
      </w:r>
    </w:p>
    <w:p w14:paraId="00000071" w14:textId="77777777" w:rsidR="00037DE8" w:rsidRDefault="001B1A85">
      <w:pPr>
        <w:pBdr>
          <w:top w:val="nil"/>
          <w:left w:val="nil"/>
          <w:bottom w:val="nil"/>
          <w:right w:val="nil"/>
          <w:between w:val="nil"/>
        </w:pBdr>
        <w:ind w:left="720" w:hanging="720"/>
        <w:rPr>
          <w:color w:val="000000"/>
        </w:rPr>
      </w:pPr>
      <w:proofErr w:type="spellStart"/>
      <w:r>
        <w:rPr>
          <w:color w:val="000000"/>
        </w:rPr>
        <w:t>Gabry</w:t>
      </w:r>
      <w:proofErr w:type="spellEnd"/>
      <w:r>
        <w:rPr>
          <w:color w:val="000000"/>
        </w:rPr>
        <w:t xml:space="preserve">, J., Simpson, D., </w:t>
      </w:r>
      <w:proofErr w:type="spellStart"/>
      <w:r>
        <w:rPr>
          <w:color w:val="000000"/>
        </w:rPr>
        <w:t>Vehtari</w:t>
      </w:r>
      <w:proofErr w:type="spellEnd"/>
      <w:r>
        <w:rPr>
          <w:color w:val="000000"/>
        </w:rPr>
        <w:t xml:space="preserve">, A., Betancourt, M. &amp; </w:t>
      </w:r>
      <w:proofErr w:type="spellStart"/>
      <w:r>
        <w:rPr>
          <w:color w:val="000000"/>
        </w:rPr>
        <w:t>Gelman</w:t>
      </w:r>
      <w:proofErr w:type="spellEnd"/>
      <w:r>
        <w:rPr>
          <w:color w:val="000000"/>
        </w:rPr>
        <w:t xml:space="preserve">, A. (2019). Visualization in Bayesian workflow. </w:t>
      </w:r>
      <w:r>
        <w:rPr>
          <w:i/>
          <w:color w:val="000000"/>
        </w:rPr>
        <w:t>J. R. Stat. Soc. A</w:t>
      </w:r>
      <w:r>
        <w:rPr>
          <w:color w:val="000000"/>
        </w:rPr>
        <w:t>, 182, 389–402.</w:t>
      </w:r>
    </w:p>
    <w:p w14:paraId="00000072" w14:textId="77777777" w:rsidR="00037DE8" w:rsidRDefault="001B1A85">
      <w:pPr>
        <w:pBdr>
          <w:top w:val="nil"/>
          <w:left w:val="nil"/>
          <w:bottom w:val="nil"/>
          <w:right w:val="nil"/>
          <w:between w:val="nil"/>
        </w:pBdr>
        <w:ind w:left="720" w:hanging="720"/>
        <w:rPr>
          <w:color w:val="000000"/>
        </w:rPr>
      </w:pPr>
      <w:r>
        <w:rPr>
          <w:color w:val="000000"/>
        </w:rPr>
        <w:t xml:space="preserve">Gardner, J.L., Peters, A., Kearney, M.R., Joseph, L. &amp; </w:t>
      </w:r>
      <w:proofErr w:type="spellStart"/>
      <w:r>
        <w:rPr>
          <w:color w:val="000000"/>
        </w:rPr>
        <w:t>Heinsohn</w:t>
      </w:r>
      <w:proofErr w:type="spellEnd"/>
      <w:r>
        <w:rPr>
          <w:color w:val="000000"/>
        </w:rPr>
        <w:t xml:space="preserve">, R. (2011). Declining body size: a third universal response to warming? </w:t>
      </w:r>
      <w:r>
        <w:rPr>
          <w:i/>
          <w:color w:val="000000"/>
        </w:rPr>
        <w:t>Trends in Ecology &amp; Evolution</w:t>
      </w:r>
      <w:r>
        <w:rPr>
          <w:color w:val="000000"/>
        </w:rPr>
        <w:t>, 26, 285–291.</w:t>
      </w:r>
    </w:p>
    <w:p w14:paraId="00000073" w14:textId="77777777" w:rsidR="00037DE8" w:rsidRDefault="001B1A85">
      <w:pPr>
        <w:pBdr>
          <w:top w:val="nil"/>
          <w:left w:val="nil"/>
          <w:bottom w:val="nil"/>
          <w:right w:val="nil"/>
          <w:between w:val="nil"/>
        </w:pBdr>
        <w:ind w:left="720" w:hanging="720"/>
        <w:rPr>
          <w:color w:val="000000"/>
        </w:rPr>
      </w:pPr>
      <w:proofErr w:type="spellStart"/>
      <w:r>
        <w:rPr>
          <w:color w:val="000000"/>
        </w:rPr>
        <w:t>Gelman</w:t>
      </w:r>
      <w:proofErr w:type="spellEnd"/>
      <w:r>
        <w:rPr>
          <w:color w:val="000000"/>
        </w:rPr>
        <w:t xml:space="preserve">, A., Carlin, J., Stern, H. &amp; Rubin, D. (2003). </w:t>
      </w:r>
      <w:r>
        <w:rPr>
          <w:i/>
          <w:color w:val="000000"/>
        </w:rPr>
        <w:t xml:space="preserve">Bayesian Data Analysis. </w:t>
      </w:r>
      <w:proofErr w:type="gramStart"/>
      <w:r>
        <w:rPr>
          <w:i/>
          <w:color w:val="000000"/>
        </w:rPr>
        <w:t>2nd</w:t>
      </w:r>
      <w:proofErr w:type="gramEnd"/>
      <w:r>
        <w:rPr>
          <w:i/>
          <w:color w:val="000000"/>
        </w:rPr>
        <w:t xml:space="preserve"> edition</w:t>
      </w:r>
      <w:r>
        <w:rPr>
          <w:color w:val="000000"/>
        </w:rPr>
        <w:t>. Chapman and Hall/CRC, Boca Raton.</w:t>
      </w:r>
    </w:p>
    <w:p w14:paraId="00000074" w14:textId="77777777" w:rsidR="00037DE8" w:rsidRDefault="001B1A85">
      <w:pPr>
        <w:pBdr>
          <w:top w:val="nil"/>
          <w:left w:val="nil"/>
          <w:bottom w:val="nil"/>
          <w:right w:val="nil"/>
          <w:between w:val="nil"/>
        </w:pBdr>
        <w:ind w:left="720" w:hanging="720"/>
        <w:rPr>
          <w:color w:val="000000"/>
        </w:rPr>
      </w:pPr>
      <w:proofErr w:type="spellStart"/>
      <w:r>
        <w:rPr>
          <w:color w:val="000000"/>
        </w:rPr>
        <w:t>Heneghan</w:t>
      </w:r>
      <w:proofErr w:type="spellEnd"/>
      <w:r>
        <w:rPr>
          <w:color w:val="000000"/>
        </w:rPr>
        <w:t xml:space="preserve">, R.F., Hatton, I.A. &amp; Galbraith, E.D. (2019). Climate change </w:t>
      </w:r>
      <w:proofErr w:type="gramStart"/>
      <w:r>
        <w:rPr>
          <w:color w:val="000000"/>
        </w:rPr>
        <w:t>impacts on</w:t>
      </w:r>
      <w:proofErr w:type="gramEnd"/>
      <w:r>
        <w:rPr>
          <w:color w:val="000000"/>
        </w:rPr>
        <w:t xml:space="preserve"> marine ecosystems through the lens of the size spectrum. </w:t>
      </w:r>
      <w:r>
        <w:rPr>
          <w:i/>
          <w:color w:val="000000"/>
        </w:rPr>
        <w:t>Emerging Topics in Life Sciences</w:t>
      </w:r>
      <w:r>
        <w:rPr>
          <w:color w:val="000000"/>
        </w:rPr>
        <w:t>, 3, 233–243.</w:t>
      </w:r>
    </w:p>
    <w:p w14:paraId="00000075" w14:textId="77777777" w:rsidR="00037DE8" w:rsidRDefault="001B1A85">
      <w:pPr>
        <w:pBdr>
          <w:top w:val="nil"/>
          <w:left w:val="nil"/>
          <w:bottom w:val="nil"/>
          <w:right w:val="nil"/>
          <w:between w:val="nil"/>
        </w:pBdr>
        <w:ind w:left="720" w:hanging="720"/>
        <w:rPr>
          <w:color w:val="000000"/>
        </w:rPr>
      </w:pPr>
      <w:r>
        <w:rPr>
          <w:color w:val="000000"/>
        </w:rPr>
        <w:t xml:space="preserve">Huss, M., Lindmark, M., Jacobson, P., Van Dorst, R.M. &amp; Gårdmark, A. (2019). Experimental evidence of gradual size‐dependent shifts in body size and growth of fish in response to warming. </w:t>
      </w:r>
      <w:r>
        <w:rPr>
          <w:i/>
          <w:color w:val="000000"/>
        </w:rPr>
        <w:t xml:space="preserve">Glob Change </w:t>
      </w:r>
      <w:proofErr w:type="spellStart"/>
      <w:r>
        <w:rPr>
          <w:i/>
          <w:color w:val="000000"/>
        </w:rPr>
        <w:t>Biol</w:t>
      </w:r>
      <w:proofErr w:type="spellEnd"/>
      <w:r>
        <w:rPr>
          <w:color w:val="000000"/>
        </w:rPr>
        <w:t>, 25, 2285–2295.</w:t>
      </w:r>
    </w:p>
    <w:p w14:paraId="00000076" w14:textId="77777777" w:rsidR="00037DE8" w:rsidRDefault="001B1A85">
      <w:pPr>
        <w:pBdr>
          <w:top w:val="nil"/>
          <w:left w:val="nil"/>
          <w:bottom w:val="nil"/>
          <w:right w:val="nil"/>
          <w:between w:val="nil"/>
        </w:pBdr>
        <w:ind w:left="720" w:hanging="720"/>
        <w:rPr>
          <w:color w:val="000000"/>
        </w:rPr>
      </w:pPr>
      <w:r>
        <w:rPr>
          <w:color w:val="000000"/>
        </w:rPr>
        <w:t xml:space="preserve">Kay, M. (2019). </w:t>
      </w:r>
      <w:proofErr w:type="spellStart"/>
      <w:proofErr w:type="gramStart"/>
      <w:r>
        <w:rPr>
          <w:i/>
          <w:color w:val="000000"/>
        </w:rPr>
        <w:t>tidybayes</w:t>
      </w:r>
      <w:proofErr w:type="spellEnd"/>
      <w:proofErr w:type="gramEnd"/>
      <w:r>
        <w:rPr>
          <w:i/>
          <w:color w:val="000000"/>
        </w:rPr>
        <w:t xml:space="preserve">: Tidy Data and </w:t>
      </w:r>
      <w:proofErr w:type="spellStart"/>
      <w:r>
        <w:rPr>
          <w:i/>
          <w:color w:val="000000"/>
        </w:rPr>
        <w:t>Geoms</w:t>
      </w:r>
      <w:proofErr w:type="spellEnd"/>
      <w:r>
        <w:rPr>
          <w:i/>
          <w:color w:val="000000"/>
        </w:rPr>
        <w:t xml:space="preserve"> for Bayesian Models</w:t>
      </w:r>
      <w:r>
        <w:rPr>
          <w:color w:val="000000"/>
        </w:rPr>
        <w:t>.</w:t>
      </w:r>
    </w:p>
    <w:p w14:paraId="00000077" w14:textId="77777777" w:rsidR="00037DE8" w:rsidRDefault="001B1A85">
      <w:pPr>
        <w:pBdr>
          <w:top w:val="nil"/>
          <w:left w:val="nil"/>
          <w:bottom w:val="nil"/>
          <w:right w:val="nil"/>
          <w:between w:val="nil"/>
        </w:pBdr>
        <w:ind w:left="720" w:hanging="720"/>
        <w:rPr>
          <w:color w:val="000000"/>
        </w:rPr>
      </w:pPr>
      <w:commentRangeStart w:id="805"/>
      <w:r w:rsidRPr="001B1A85">
        <w:rPr>
          <w:color w:val="000000"/>
          <w:lang w:val="sv-SE"/>
        </w:rPr>
        <w:t xml:space="preserve">Lindmark, M., Ohlberger, J. &amp; Gårdmark, A. (2021). </w:t>
      </w:r>
      <w:r>
        <w:rPr>
          <w:color w:val="000000"/>
        </w:rPr>
        <w:t xml:space="preserve">Optimum growth temperature declines with body size within fish species. </w:t>
      </w:r>
      <w:proofErr w:type="spellStart"/>
      <w:proofErr w:type="gramStart"/>
      <w:r>
        <w:rPr>
          <w:i/>
          <w:color w:val="000000"/>
        </w:rPr>
        <w:t>bioRxiv</w:t>
      </w:r>
      <w:proofErr w:type="spellEnd"/>
      <w:proofErr w:type="gramEnd"/>
      <w:r>
        <w:rPr>
          <w:color w:val="000000"/>
        </w:rPr>
        <w:t>, 2021.01.21.427580.</w:t>
      </w:r>
      <w:commentRangeEnd w:id="805"/>
      <w:r w:rsidR="006B2987">
        <w:rPr>
          <w:rStyle w:val="Kommentarsreferens"/>
        </w:rPr>
        <w:commentReference w:id="805"/>
      </w:r>
    </w:p>
    <w:p w14:paraId="00000078" w14:textId="77777777" w:rsidR="00037DE8" w:rsidRDefault="001B1A85">
      <w:pPr>
        <w:pBdr>
          <w:top w:val="nil"/>
          <w:left w:val="nil"/>
          <w:bottom w:val="nil"/>
          <w:right w:val="nil"/>
          <w:between w:val="nil"/>
        </w:pBdr>
        <w:ind w:left="720" w:hanging="720"/>
        <w:rPr>
          <w:color w:val="000000"/>
        </w:rPr>
      </w:pPr>
      <w:proofErr w:type="spellStart"/>
      <w:r>
        <w:rPr>
          <w:color w:val="000000"/>
        </w:rPr>
        <w:t>Morrongiello</w:t>
      </w:r>
      <w:proofErr w:type="spellEnd"/>
      <w:r>
        <w:rPr>
          <w:color w:val="000000"/>
        </w:rPr>
        <w:t xml:space="preserve">, J.R. &amp; Thresher, R.E. (2015). A statistical framework to explore ontogenetic growth variation among individuals and populations: a marine fish example. </w:t>
      </w:r>
      <w:r>
        <w:rPr>
          <w:i/>
          <w:color w:val="000000"/>
        </w:rPr>
        <w:t>Ecological Monographs</w:t>
      </w:r>
      <w:r>
        <w:rPr>
          <w:color w:val="000000"/>
        </w:rPr>
        <w:t>, 85, 93–115.</w:t>
      </w:r>
    </w:p>
    <w:p w14:paraId="00000079" w14:textId="77777777" w:rsidR="00037DE8" w:rsidRDefault="001B1A85">
      <w:pPr>
        <w:pBdr>
          <w:top w:val="nil"/>
          <w:left w:val="nil"/>
          <w:bottom w:val="nil"/>
          <w:right w:val="nil"/>
          <w:between w:val="nil"/>
        </w:pBdr>
        <w:ind w:left="720" w:hanging="720"/>
        <w:rPr>
          <w:color w:val="000000"/>
        </w:rPr>
      </w:pPr>
      <w:r>
        <w:rPr>
          <w:color w:val="000000"/>
        </w:rPr>
        <w:t xml:space="preserve">Ohlberger, J. (2013). Climate warming and ectotherm body size – from individual physiology to community ecology. </w:t>
      </w:r>
      <w:r>
        <w:rPr>
          <w:i/>
          <w:color w:val="000000"/>
        </w:rPr>
        <w:t>Functional Ecology</w:t>
      </w:r>
      <w:r>
        <w:rPr>
          <w:color w:val="000000"/>
        </w:rPr>
        <w:t>, 27, 991–1001.</w:t>
      </w:r>
    </w:p>
    <w:p w14:paraId="0000007A" w14:textId="77777777" w:rsidR="00037DE8" w:rsidRDefault="001B1A85">
      <w:pPr>
        <w:pBdr>
          <w:top w:val="nil"/>
          <w:left w:val="nil"/>
          <w:bottom w:val="nil"/>
          <w:right w:val="nil"/>
          <w:between w:val="nil"/>
        </w:pBdr>
        <w:ind w:left="720" w:hanging="720"/>
        <w:rPr>
          <w:color w:val="000000"/>
        </w:rPr>
      </w:pPr>
      <w:r>
        <w:rPr>
          <w:color w:val="000000"/>
        </w:rPr>
        <w:t xml:space="preserve">Ohlberger, J., Ward, E.J., Schindler, D.E. &amp; Lewis, B. (2018). Demographic changes in Chinook salmon across the Northeast Pacific Ocean. </w:t>
      </w:r>
      <w:r>
        <w:rPr>
          <w:i/>
          <w:color w:val="000000"/>
        </w:rPr>
        <w:t>Fish and Fisheries</w:t>
      </w:r>
      <w:r>
        <w:rPr>
          <w:color w:val="000000"/>
        </w:rPr>
        <w:t>, 19, 533–546.</w:t>
      </w:r>
    </w:p>
    <w:p w14:paraId="0000007B" w14:textId="77777777" w:rsidR="00037DE8" w:rsidRDefault="001B1A85">
      <w:pPr>
        <w:pBdr>
          <w:top w:val="nil"/>
          <w:left w:val="nil"/>
          <w:bottom w:val="nil"/>
          <w:right w:val="nil"/>
          <w:between w:val="nil"/>
        </w:pBdr>
        <w:ind w:left="720" w:hanging="720"/>
        <w:rPr>
          <w:color w:val="000000"/>
        </w:rPr>
      </w:pPr>
      <w:proofErr w:type="spellStart"/>
      <w:r>
        <w:rPr>
          <w:color w:val="000000"/>
        </w:rPr>
        <w:lastRenderedPageBreak/>
        <w:t>Pauly</w:t>
      </w:r>
      <w:proofErr w:type="spellEnd"/>
      <w:r>
        <w:rPr>
          <w:color w:val="000000"/>
        </w:rPr>
        <w:t xml:space="preserve">, D. (1980). On the interrelationships between natural mortality, growth parameters, and mean environmental temperature in 175 fish stocks. </w:t>
      </w:r>
      <w:r>
        <w:rPr>
          <w:i/>
          <w:color w:val="000000"/>
        </w:rPr>
        <w:t>ICES Journal of Marine Science</w:t>
      </w:r>
      <w:r>
        <w:rPr>
          <w:color w:val="000000"/>
        </w:rPr>
        <w:t>, 39, 175–192.</w:t>
      </w:r>
    </w:p>
    <w:p w14:paraId="0000007C" w14:textId="77777777" w:rsidR="00037DE8" w:rsidRDefault="001B1A85">
      <w:pPr>
        <w:pBdr>
          <w:top w:val="nil"/>
          <w:left w:val="nil"/>
          <w:bottom w:val="nil"/>
          <w:right w:val="nil"/>
          <w:between w:val="nil"/>
        </w:pBdr>
        <w:ind w:left="720" w:hanging="720"/>
        <w:rPr>
          <w:color w:val="000000"/>
        </w:rPr>
      </w:pPr>
      <w:r>
        <w:rPr>
          <w:color w:val="000000"/>
        </w:rPr>
        <w:t xml:space="preserve">R Core Team. (2020). </w:t>
      </w:r>
      <w:r>
        <w:rPr>
          <w:i/>
          <w:color w:val="000000"/>
        </w:rPr>
        <w:t>R: A Language and Environment for Statistical Computing. R Foundation for Statistical Computing</w:t>
      </w:r>
      <w:r>
        <w:rPr>
          <w:color w:val="000000"/>
        </w:rPr>
        <w:t>. Vienna, Austria.</w:t>
      </w:r>
    </w:p>
    <w:p w14:paraId="0000007D" w14:textId="77777777" w:rsidR="00037DE8" w:rsidRDefault="001B1A85">
      <w:pPr>
        <w:pBdr>
          <w:top w:val="nil"/>
          <w:left w:val="nil"/>
          <w:bottom w:val="nil"/>
          <w:right w:val="nil"/>
          <w:between w:val="nil"/>
        </w:pBdr>
        <w:ind w:left="720" w:hanging="720"/>
        <w:rPr>
          <w:color w:val="000000"/>
        </w:rPr>
      </w:pPr>
      <w:r>
        <w:rPr>
          <w:color w:val="000000"/>
        </w:rPr>
        <w:t xml:space="preserve">Sandström, O., </w:t>
      </w:r>
      <w:proofErr w:type="spellStart"/>
      <w:r>
        <w:rPr>
          <w:color w:val="000000"/>
        </w:rPr>
        <w:t>Neuman</w:t>
      </w:r>
      <w:proofErr w:type="spellEnd"/>
      <w:r>
        <w:rPr>
          <w:color w:val="000000"/>
        </w:rPr>
        <w:t xml:space="preserve">, E. &amp; </w:t>
      </w:r>
      <w:proofErr w:type="spellStart"/>
      <w:r>
        <w:rPr>
          <w:color w:val="000000"/>
        </w:rPr>
        <w:t>Thoresson</w:t>
      </w:r>
      <w:proofErr w:type="spellEnd"/>
      <w:r>
        <w:rPr>
          <w:color w:val="000000"/>
        </w:rPr>
        <w:t xml:space="preserve">, G. (1995). Effects of temperature on life history variables in perch. </w:t>
      </w:r>
      <w:r>
        <w:rPr>
          <w:i/>
          <w:color w:val="000000"/>
        </w:rPr>
        <w:t>Journal of Fish Biology</w:t>
      </w:r>
      <w:r>
        <w:rPr>
          <w:color w:val="000000"/>
        </w:rPr>
        <w:t>, 47, 652–670.</w:t>
      </w:r>
    </w:p>
    <w:p w14:paraId="0000007E" w14:textId="77777777" w:rsidR="00037DE8" w:rsidRDefault="001B1A85">
      <w:pPr>
        <w:pBdr>
          <w:top w:val="nil"/>
          <w:left w:val="nil"/>
          <w:bottom w:val="nil"/>
          <w:right w:val="nil"/>
          <w:between w:val="nil"/>
        </w:pBdr>
        <w:ind w:left="720" w:hanging="720"/>
        <w:rPr>
          <w:color w:val="000000"/>
        </w:rPr>
      </w:pPr>
      <w:r>
        <w:rPr>
          <w:color w:val="000000"/>
        </w:rPr>
        <w:t xml:space="preserve">Sheldon, R.W., Sutcliffe, W.H. &amp; Prakash, A. (1973). The Production of Particles in the Surface Waters of the Ocean with Particular Reference to the Sargasso Sea1. </w:t>
      </w:r>
      <w:r>
        <w:rPr>
          <w:i/>
          <w:color w:val="000000"/>
        </w:rPr>
        <w:t>Limnology and Oceanography</w:t>
      </w:r>
      <w:r>
        <w:rPr>
          <w:color w:val="000000"/>
        </w:rPr>
        <w:t>, 18, 719–733.</w:t>
      </w:r>
    </w:p>
    <w:p w14:paraId="0000007F" w14:textId="77777777" w:rsidR="00037DE8" w:rsidRPr="001B1A85" w:rsidRDefault="001B1A85">
      <w:pPr>
        <w:pBdr>
          <w:top w:val="nil"/>
          <w:left w:val="nil"/>
          <w:bottom w:val="nil"/>
          <w:right w:val="nil"/>
          <w:between w:val="nil"/>
        </w:pBdr>
        <w:ind w:left="720" w:hanging="720"/>
        <w:rPr>
          <w:color w:val="000000"/>
          <w:lang w:val="sv-SE"/>
        </w:rPr>
      </w:pPr>
      <w:r>
        <w:rPr>
          <w:color w:val="000000"/>
        </w:rPr>
        <w:t xml:space="preserve">Sheridan, J.A. &amp; Bickford, D. (2011). Shrinking body size as an ecological response to climate change. </w:t>
      </w:r>
      <w:r w:rsidRPr="001B1A85">
        <w:rPr>
          <w:i/>
          <w:color w:val="000000"/>
          <w:lang w:val="sv-SE"/>
        </w:rPr>
        <w:t xml:space="preserve">Nature </w:t>
      </w:r>
      <w:proofErr w:type="spellStart"/>
      <w:r w:rsidRPr="001B1A85">
        <w:rPr>
          <w:i/>
          <w:color w:val="000000"/>
          <w:lang w:val="sv-SE"/>
        </w:rPr>
        <w:t>Climate</w:t>
      </w:r>
      <w:proofErr w:type="spellEnd"/>
      <w:r w:rsidRPr="001B1A85">
        <w:rPr>
          <w:i/>
          <w:color w:val="000000"/>
          <w:lang w:val="sv-SE"/>
        </w:rPr>
        <w:t xml:space="preserve"> Change</w:t>
      </w:r>
      <w:r w:rsidRPr="001B1A85">
        <w:rPr>
          <w:color w:val="000000"/>
          <w:lang w:val="sv-SE"/>
        </w:rPr>
        <w:t>, 1, 401–406.</w:t>
      </w:r>
    </w:p>
    <w:p w14:paraId="00000080" w14:textId="77777777" w:rsidR="00037DE8" w:rsidRPr="001B1A85" w:rsidRDefault="001B1A85">
      <w:pPr>
        <w:pBdr>
          <w:top w:val="nil"/>
          <w:left w:val="nil"/>
          <w:bottom w:val="nil"/>
          <w:right w:val="nil"/>
          <w:between w:val="nil"/>
        </w:pBdr>
        <w:ind w:left="720" w:hanging="720"/>
        <w:rPr>
          <w:color w:val="000000"/>
          <w:lang w:val="sv-SE"/>
        </w:rPr>
      </w:pPr>
      <w:r w:rsidRPr="001B1A85">
        <w:rPr>
          <w:color w:val="000000"/>
          <w:lang w:val="sv-SE"/>
        </w:rPr>
        <w:t xml:space="preserve">Thoresson, G. (1996). </w:t>
      </w:r>
      <w:r w:rsidRPr="001B1A85">
        <w:rPr>
          <w:i/>
          <w:color w:val="000000"/>
          <w:lang w:val="sv-SE"/>
        </w:rPr>
        <w:t>Metoder för övervakning av kustfiskbestånd</w:t>
      </w:r>
      <w:r w:rsidRPr="001B1A85">
        <w:rPr>
          <w:color w:val="000000"/>
          <w:lang w:val="sv-SE"/>
        </w:rPr>
        <w:t xml:space="preserve"> ( No. 3). Kustrapport. Kustlaboratoriet, Fiskeriverket, Öregrund.</w:t>
      </w:r>
    </w:p>
    <w:p w14:paraId="00000081" w14:textId="77777777" w:rsidR="00037DE8" w:rsidRDefault="001B1A85">
      <w:pPr>
        <w:pBdr>
          <w:top w:val="nil"/>
          <w:left w:val="nil"/>
          <w:bottom w:val="nil"/>
          <w:right w:val="nil"/>
          <w:between w:val="nil"/>
        </w:pBdr>
        <w:ind w:left="720" w:hanging="720"/>
        <w:rPr>
          <w:color w:val="000000"/>
        </w:rPr>
      </w:pPr>
      <w:r w:rsidRPr="001B1A85">
        <w:rPr>
          <w:color w:val="000000"/>
          <w:lang w:val="sv-SE"/>
        </w:rPr>
        <w:t xml:space="preserve">Thorson, J.T., Munch, S.B., Cope, J.M. &amp; Gao, J. (2017). </w:t>
      </w:r>
      <w:r>
        <w:rPr>
          <w:color w:val="000000"/>
        </w:rPr>
        <w:t xml:space="preserve">Predicting life history parameters for all fishes worldwide. </w:t>
      </w:r>
      <w:r>
        <w:rPr>
          <w:i/>
          <w:color w:val="000000"/>
        </w:rPr>
        <w:t>Ecological Applications</w:t>
      </w:r>
      <w:r>
        <w:rPr>
          <w:color w:val="000000"/>
        </w:rPr>
        <w:t>, 27, 2262–2276.</w:t>
      </w:r>
    </w:p>
    <w:p w14:paraId="00000082" w14:textId="77777777" w:rsidR="00037DE8" w:rsidRPr="001B1A85" w:rsidRDefault="001B1A85">
      <w:pPr>
        <w:pBdr>
          <w:top w:val="nil"/>
          <w:left w:val="nil"/>
          <w:bottom w:val="nil"/>
          <w:right w:val="nil"/>
          <w:between w:val="nil"/>
        </w:pBdr>
        <w:ind w:left="720" w:hanging="720"/>
        <w:rPr>
          <w:color w:val="000000"/>
          <w:lang w:val="sv-SE"/>
        </w:rPr>
      </w:pPr>
      <w:proofErr w:type="spellStart"/>
      <w:r>
        <w:rPr>
          <w:color w:val="000000"/>
        </w:rPr>
        <w:t>Ursin</w:t>
      </w:r>
      <w:proofErr w:type="spellEnd"/>
      <w:r>
        <w:rPr>
          <w:color w:val="000000"/>
        </w:rPr>
        <w:t xml:space="preserve">, E. (1973). On the prey size preferences of cod and dab. </w:t>
      </w:r>
      <w:r w:rsidRPr="001B1A85">
        <w:rPr>
          <w:i/>
          <w:color w:val="000000"/>
          <w:lang w:val="sv-SE"/>
        </w:rPr>
        <w:t xml:space="preserve">Meddelelser </w:t>
      </w:r>
      <w:proofErr w:type="spellStart"/>
      <w:r w:rsidRPr="001B1A85">
        <w:rPr>
          <w:i/>
          <w:color w:val="000000"/>
          <w:lang w:val="sv-SE"/>
        </w:rPr>
        <w:t>fra</w:t>
      </w:r>
      <w:proofErr w:type="spellEnd"/>
      <w:r w:rsidRPr="001B1A85">
        <w:rPr>
          <w:i/>
          <w:color w:val="000000"/>
          <w:lang w:val="sv-SE"/>
        </w:rPr>
        <w:t xml:space="preserve"> Danmarks Fiskeri-</w:t>
      </w:r>
      <w:proofErr w:type="spellStart"/>
      <w:r w:rsidRPr="001B1A85">
        <w:rPr>
          <w:i/>
          <w:color w:val="000000"/>
          <w:lang w:val="sv-SE"/>
        </w:rPr>
        <w:t>og</w:t>
      </w:r>
      <w:proofErr w:type="spellEnd"/>
      <w:r w:rsidRPr="001B1A85">
        <w:rPr>
          <w:i/>
          <w:color w:val="000000"/>
          <w:lang w:val="sv-SE"/>
        </w:rPr>
        <w:t xml:space="preserve"> </w:t>
      </w:r>
      <w:proofErr w:type="spellStart"/>
      <w:r w:rsidRPr="001B1A85">
        <w:rPr>
          <w:i/>
          <w:color w:val="000000"/>
          <w:lang w:val="sv-SE"/>
        </w:rPr>
        <w:t>Havun</w:t>
      </w:r>
      <w:proofErr w:type="spellEnd"/>
      <w:r w:rsidRPr="001B1A85">
        <w:rPr>
          <w:i/>
          <w:color w:val="000000"/>
          <w:lang w:val="sv-SE"/>
        </w:rPr>
        <w:t xml:space="preserve">- </w:t>
      </w:r>
      <w:proofErr w:type="spellStart"/>
      <w:r w:rsidRPr="001B1A85">
        <w:rPr>
          <w:i/>
          <w:color w:val="000000"/>
          <w:lang w:val="sv-SE"/>
        </w:rPr>
        <w:t>dersgelser</w:t>
      </w:r>
      <w:proofErr w:type="spellEnd"/>
      <w:r w:rsidRPr="001B1A85">
        <w:rPr>
          <w:color w:val="000000"/>
          <w:lang w:val="sv-SE"/>
        </w:rPr>
        <w:t>, 7:8598.</w:t>
      </w:r>
    </w:p>
    <w:p w14:paraId="00000083" w14:textId="77777777" w:rsidR="00037DE8" w:rsidRDefault="001B1A85">
      <w:pPr>
        <w:pBdr>
          <w:top w:val="nil"/>
          <w:left w:val="nil"/>
          <w:bottom w:val="nil"/>
          <w:right w:val="nil"/>
          <w:between w:val="nil"/>
        </w:pBdr>
        <w:ind w:left="720" w:hanging="720"/>
        <w:rPr>
          <w:color w:val="000000"/>
        </w:rPr>
      </w:pPr>
      <w:proofErr w:type="spellStart"/>
      <w:r w:rsidRPr="001B1A85">
        <w:rPr>
          <w:color w:val="000000"/>
          <w:lang w:val="sv-SE"/>
        </w:rPr>
        <w:t>Vehtari</w:t>
      </w:r>
      <w:proofErr w:type="spellEnd"/>
      <w:r w:rsidRPr="001B1A85">
        <w:rPr>
          <w:color w:val="000000"/>
          <w:lang w:val="sv-SE"/>
        </w:rPr>
        <w:t xml:space="preserve">, A., </w:t>
      </w:r>
      <w:proofErr w:type="spellStart"/>
      <w:r w:rsidRPr="001B1A85">
        <w:rPr>
          <w:color w:val="000000"/>
          <w:lang w:val="sv-SE"/>
        </w:rPr>
        <w:t>Gabry</w:t>
      </w:r>
      <w:proofErr w:type="spellEnd"/>
      <w:r w:rsidRPr="001B1A85">
        <w:rPr>
          <w:color w:val="000000"/>
          <w:lang w:val="sv-SE"/>
        </w:rPr>
        <w:t xml:space="preserve">, J., Magnusson, M., Yao, Y., </w:t>
      </w:r>
      <w:proofErr w:type="spellStart"/>
      <w:r w:rsidRPr="001B1A85">
        <w:rPr>
          <w:color w:val="000000"/>
          <w:lang w:val="sv-SE"/>
        </w:rPr>
        <w:t>Bürkner</w:t>
      </w:r>
      <w:proofErr w:type="spellEnd"/>
      <w:r w:rsidRPr="001B1A85">
        <w:rPr>
          <w:color w:val="000000"/>
          <w:lang w:val="sv-SE"/>
        </w:rPr>
        <w:t xml:space="preserve">, P., Paananen, T., </w:t>
      </w:r>
      <w:r w:rsidRPr="001B1A85">
        <w:rPr>
          <w:i/>
          <w:color w:val="000000"/>
          <w:lang w:val="sv-SE"/>
        </w:rPr>
        <w:t>et al.</w:t>
      </w:r>
      <w:r w:rsidRPr="001B1A85">
        <w:rPr>
          <w:color w:val="000000"/>
          <w:lang w:val="sv-SE"/>
        </w:rPr>
        <w:t xml:space="preserve"> </w:t>
      </w:r>
      <w:r>
        <w:rPr>
          <w:color w:val="000000"/>
        </w:rPr>
        <w:t xml:space="preserve">(2020). </w:t>
      </w:r>
      <w:proofErr w:type="gramStart"/>
      <w:r>
        <w:rPr>
          <w:i/>
          <w:color w:val="000000"/>
        </w:rPr>
        <w:t>loo</w:t>
      </w:r>
      <w:proofErr w:type="gramEnd"/>
      <w:r>
        <w:rPr>
          <w:i/>
          <w:color w:val="000000"/>
        </w:rPr>
        <w:t>: Efficient leave-one-out cross-validation and WAIC for Bayesian models.</w:t>
      </w:r>
    </w:p>
    <w:p w14:paraId="00000084" w14:textId="77777777" w:rsidR="00037DE8" w:rsidRDefault="001B1A85">
      <w:pPr>
        <w:pBdr>
          <w:top w:val="nil"/>
          <w:left w:val="nil"/>
          <w:bottom w:val="nil"/>
          <w:right w:val="nil"/>
          <w:between w:val="nil"/>
        </w:pBdr>
        <w:ind w:left="720" w:hanging="720"/>
        <w:rPr>
          <w:color w:val="000000"/>
        </w:rPr>
      </w:pPr>
      <w:proofErr w:type="spellStart"/>
      <w:r w:rsidRPr="001B1A85">
        <w:rPr>
          <w:color w:val="000000"/>
          <w:lang w:val="sv-SE"/>
        </w:rPr>
        <w:t>Vehtari</w:t>
      </w:r>
      <w:proofErr w:type="spellEnd"/>
      <w:r w:rsidRPr="001B1A85">
        <w:rPr>
          <w:color w:val="000000"/>
          <w:lang w:val="sv-SE"/>
        </w:rPr>
        <w:t xml:space="preserve">, A., </w:t>
      </w:r>
      <w:proofErr w:type="spellStart"/>
      <w:r w:rsidRPr="001B1A85">
        <w:rPr>
          <w:color w:val="000000"/>
          <w:lang w:val="sv-SE"/>
        </w:rPr>
        <w:t>Gelman</w:t>
      </w:r>
      <w:proofErr w:type="spellEnd"/>
      <w:r w:rsidRPr="001B1A85">
        <w:rPr>
          <w:color w:val="000000"/>
          <w:lang w:val="sv-SE"/>
        </w:rPr>
        <w:t xml:space="preserve">, A. &amp; </w:t>
      </w:r>
      <w:proofErr w:type="spellStart"/>
      <w:r w:rsidRPr="001B1A85">
        <w:rPr>
          <w:color w:val="000000"/>
          <w:lang w:val="sv-SE"/>
        </w:rPr>
        <w:t>Gabry</w:t>
      </w:r>
      <w:proofErr w:type="spellEnd"/>
      <w:r w:rsidRPr="001B1A85">
        <w:rPr>
          <w:color w:val="000000"/>
          <w:lang w:val="sv-SE"/>
        </w:rPr>
        <w:t xml:space="preserve">, J. (2017). </w:t>
      </w:r>
      <w:r>
        <w:rPr>
          <w:color w:val="000000"/>
        </w:rPr>
        <w:t xml:space="preserve">Practical Bayesian model evaluation using leave-one-out cross-validation and WAIC. </w:t>
      </w:r>
      <w:r>
        <w:rPr>
          <w:i/>
          <w:color w:val="000000"/>
        </w:rPr>
        <w:t xml:space="preserve">Stat </w:t>
      </w:r>
      <w:proofErr w:type="spellStart"/>
      <w:r>
        <w:rPr>
          <w:i/>
          <w:color w:val="000000"/>
        </w:rPr>
        <w:t>Comput</w:t>
      </w:r>
      <w:proofErr w:type="spellEnd"/>
      <w:r>
        <w:rPr>
          <w:color w:val="000000"/>
        </w:rPr>
        <w:t>, 27, 1413–1432.</w:t>
      </w:r>
    </w:p>
    <w:p w14:paraId="00000085" w14:textId="77777777" w:rsidR="00037DE8" w:rsidRDefault="001B1A85">
      <w:pPr>
        <w:pBdr>
          <w:top w:val="nil"/>
          <w:left w:val="nil"/>
          <w:bottom w:val="nil"/>
          <w:right w:val="nil"/>
          <w:between w:val="nil"/>
        </w:pBdr>
        <w:ind w:left="720" w:hanging="720"/>
        <w:rPr>
          <w:color w:val="000000"/>
        </w:rPr>
      </w:pPr>
      <w:r>
        <w:rPr>
          <w:color w:val="000000"/>
        </w:rPr>
        <w:t xml:space="preserve">Wesner, J.S. &amp; </w:t>
      </w:r>
      <w:proofErr w:type="spellStart"/>
      <w:r>
        <w:rPr>
          <w:color w:val="000000"/>
        </w:rPr>
        <w:t>Pomeranz</w:t>
      </w:r>
      <w:proofErr w:type="spellEnd"/>
      <w:r>
        <w:rPr>
          <w:color w:val="000000"/>
        </w:rPr>
        <w:t xml:space="preserve">, J.P.F. (2021). Choosing priors in Bayesian ecological models by simulating from the prior predictive distribution. </w:t>
      </w:r>
      <w:r>
        <w:rPr>
          <w:i/>
          <w:color w:val="000000"/>
        </w:rPr>
        <w:t>Ecosphere</w:t>
      </w:r>
      <w:r>
        <w:rPr>
          <w:color w:val="000000"/>
        </w:rPr>
        <w:t>, 12, e03739.</w:t>
      </w:r>
    </w:p>
    <w:p w14:paraId="00000086" w14:textId="77777777" w:rsidR="00037DE8" w:rsidRDefault="001B1A85">
      <w:pPr>
        <w:pBdr>
          <w:top w:val="nil"/>
          <w:left w:val="nil"/>
          <w:bottom w:val="nil"/>
          <w:right w:val="nil"/>
          <w:between w:val="nil"/>
        </w:pBdr>
        <w:ind w:left="720" w:hanging="720"/>
        <w:rPr>
          <w:color w:val="000000"/>
        </w:rPr>
      </w:pPr>
      <w:r>
        <w:rPr>
          <w:color w:val="000000"/>
        </w:rPr>
        <w:t xml:space="preserve">White, E.P., Ernest, S.K.M., </w:t>
      </w:r>
      <w:proofErr w:type="spellStart"/>
      <w:r>
        <w:rPr>
          <w:color w:val="000000"/>
        </w:rPr>
        <w:t>Kerkhoff</w:t>
      </w:r>
      <w:proofErr w:type="spellEnd"/>
      <w:r>
        <w:rPr>
          <w:color w:val="000000"/>
        </w:rPr>
        <w:t xml:space="preserve">, A.J. &amp; </w:t>
      </w:r>
      <w:proofErr w:type="spellStart"/>
      <w:r>
        <w:rPr>
          <w:color w:val="000000"/>
        </w:rPr>
        <w:t>Enquist</w:t>
      </w:r>
      <w:proofErr w:type="spellEnd"/>
      <w:r>
        <w:rPr>
          <w:color w:val="000000"/>
        </w:rPr>
        <w:t xml:space="preserve">, B.J. (2007). Relationships between body size and abundance in ecology. </w:t>
      </w:r>
      <w:r>
        <w:rPr>
          <w:i/>
          <w:color w:val="000000"/>
        </w:rPr>
        <w:t>Trends in Ecology &amp; Evolution</w:t>
      </w:r>
      <w:r>
        <w:rPr>
          <w:color w:val="000000"/>
        </w:rPr>
        <w:t>, 22, 323–330.</w:t>
      </w:r>
    </w:p>
    <w:p w14:paraId="00000087" w14:textId="77777777" w:rsidR="00037DE8" w:rsidRDefault="001B1A85">
      <w:pPr>
        <w:pBdr>
          <w:top w:val="nil"/>
          <w:left w:val="nil"/>
          <w:bottom w:val="nil"/>
          <w:right w:val="nil"/>
          <w:between w:val="nil"/>
        </w:pBdr>
        <w:ind w:left="720" w:hanging="720"/>
        <w:rPr>
          <w:color w:val="000000"/>
        </w:rPr>
      </w:pPr>
      <w:r>
        <w:rPr>
          <w:color w:val="000000"/>
        </w:rPr>
        <w:t xml:space="preserve">Wickham, H., </w:t>
      </w:r>
      <w:proofErr w:type="spellStart"/>
      <w:r>
        <w:rPr>
          <w:color w:val="000000"/>
        </w:rPr>
        <w:t>Averick</w:t>
      </w:r>
      <w:proofErr w:type="spellEnd"/>
      <w:r>
        <w:rPr>
          <w:color w:val="000000"/>
        </w:rPr>
        <w:t xml:space="preserve">, M., Bryan, J., Chang, W., </w:t>
      </w:r>
      <w:proofErr w:type="spellStart"/>
      <w:r>
        <w:rPr>
          <w:color w:val="000000"/>
        </w:rPr>
        <w:t>D’Agostino</w:t>
      </w:r>
      <w:proofErr w:type="spellEnd"/>
      <w:r>
        <w:rPr>
          <w:color w:val="000000"/>
        </w:rPr>
        <w:t xml:space="preserve"> McGowan, L., François, R., </w:t>
      </w:r>
      <w:r>
        <w:rPr>
          <w:i/>
          <w:color w:val="000000"/>
        </w:rPr>
        <w:t>et al.</w:t>
      </w:r>
      <w:r>
        <w:rPr>
          <w:color w:val="000000"/>
        </w:rPr>
        <w:t xml:space="preserve"> (2019). Welcome to the </w:t>
      </w:r>
      <w:proofErr w:type="spellStart"/>
      <w:r>
        <w:rPr>
          <w:color w:val="000000"/>
        </w:rPr>
        <w:t>tidyverse</w:t>
      </w:r>
      <w:proofErr w:type="spellEnd"/>
      <w:r>
        <w:rPr>
          <w:color w:val="000000"/>
        </w:rPr>
        <w:t xml:space="preserve">. </w:t>
      </w:r>
      <w:r>
        <w:rPr>
          <w:i/>
          <w:color w:val="000000"/>
        </w:rPr>
        <w:t>Journal of Open Source Software</w:t>
      </w:r>
      <w:r>
        <w:rPr>
          <w:color w:val="000000"/>
        </w:rPr>
        <w:t>, 1686.</w:t>
      </w:r>
    </w:p>
    <w:p w14:paraId="00000088" w14:textId="77777777" w:rsidR="00037DE8" w:rsidRDefault="001B1A85">
      <w:pPr>
        <w:pBdr>
          <w:top w:val="nil"/>
          <w:left w:val="nil"/>
          <w:bottom w:val="nil"/>
          <w:right w:val="nil"/>
          <w:between w:val="nil"/>
        </w:pBdr>
        <w:ind w:left="720" w:hanging="720"/>
        <w:rPr>
          <w:color w:val="000000"/>
        </w:rPr>
      </w:pPr>
      <w:r>
        <w:rPr>
          <w:color w:val="000000"/>
        </w:rPr>
        <w:t xml:space="preserve">Wilson, E.O. (1992). </w:t>
      </w:r>
      <w:r>
        <w:rPr>
          <w:i/>
          <w:color w:val="000000"/>
        </w:rPr>
        <w:t>The Diversity of Life</w:t>
      </w:r>
      <w:r>
        <w:rPr>
          <w:color w:val="000000"/>
        </w:rPr>
        <w:t>. Harvard University Press, Cambridge.</w:t>
      </w:r>
    </w:p>
    <w:p w14:paraId="00000089" w14:textId="77777777" w:rsidR="00037DE8" w:rsidRDefault="001B1A85">
      <w:pPr>
        <w:pBdr>
          <w:top w:val="nil"/>
          <w:left w:val="nil"/>
          <w:bottom w:val="nil"/>
          <w:right w:val="nil"/>
          <w:between w:val="nil"/>
        </w:pBdr>
        <w:ind w:left="720" w:hanging="720"/>
        <w:rPr>
          <w:color w:val="000000"/>
        </w:rPr>
      </w:pPr>
      <w:proofErr w:type="spellStart"/>
      <w:r>
        <w:rPr>
          <w:color w:val="000000"/>
        </w:rPr>
        <w:t>Yvon</w:t>
      </w:r>
      <w:proofErr w:type="spellEnd"/>
      <w:r>
        <w:rPr>
          <w:color w:val="000000"/>
        </w:rPr>
        <w:t xml:space="preserve">‐Durocher, G., Montoya, J.M., Trimmer, M. &amp; Woodward, G. (2011). Warming alters the size spectrum and shifts the distribution of biomass in freshwater ecosystems. </w:t>
      </w:r>
      <w:r>
        <w:rPr>
          <w:i/>
          <w:color w:val="000000"/>
        </w:rPr>
        <w:t>Global Change Biology</w:t>
      </w:r>
      <w:r>
        <w:rPr>
          <w:color w:val="000000"/>
        </w:rPr>
        <w:t>, 17, 1681–1694.</w:t>
      </w:r>
    </w:p>
    <w:p w14:paraId="0000008A" w14:textId="77777777" w:rsidR="00037DE8" w:rsidRDefault="00037DE8">
      <w:pPr>
        <w:pBdr>
          <w:top w:val="nil"/>
          <w:left w:val="nil"/>
          <w:bottom w:val="nil"/>
          <w:right w:val="nil"/>
          <w:between w:val="nil"/>
        </w:pBdr>
        <w:ind w:left="720" w:hanging="720"/>
        <w:rPr>
          <w:color w:val="000000"/>
        </w:rPr>
      </w:pPr>
    </w:p>
    <w:p w14:paraId="0000008B" w14:textId="77777777" w:rsidR="00037DE8" w:rsidRDefault="00037DE8">
      <w:pPr>
        <w:pBdr>
          <w:top w:val="nil"/>
          <w:left w:val="nil"/>
          <w:bottom w:val="nil"/>
          <w:right w:val="nil"/>
          <w:between w:val="nil"/>
        </w:pBdr>
        <w:ind w:left="720" w:hanging="720"/>
        <w:rPr>
          <w:color w:val="000000"/>
          <w:sz w:val="28"/>
          <w:szCs w:val="28"/>
        </w:rPr>
      </w:pPr>
    </w:p>
    <w:p w14:paraId="0000008C" w14:textId="77777777" w:rsidR="00037DE8" w:rsidRDefault="00037DE8">
      <w:pPr>
        <w:spacing w:line="480" w:lineRule="auto"/>
        <w:jc w:val="both"/>
        <w:rPr>
          <w:sz w:val="28"/>
          <w:szCs w:val="28"/>
        </w:rPr>
      </w:pPr>
    </w:p>
    <w:p w14:paraId="0000008D" w14:textId="77777777" w:rsidR="00037DE8" w:rsidRDefault="00037DE8">
      <w:pPr>
        <w:spacing w:line="480" w:lineRule="auto"/>
        <w:jc w:val="both"/>
        <w:rPr>
          <w:sz w:val="28"/>
          <w:szCs w:val="28"/>
        </w:rPr>
      </w:pPr>
    </w:p>
    <w:p w14:paraId="0000008E" w14:textId="77777777" w:rsidR="00037DE8" w:rsidRDefault="00037DE8">
      <w:pPr>
        <w:spacing w:line="480" w:lineRule="auto"/>
        <w:jc w:val="both"/>
        <w:rPr>
          <w:sz w:val="28"/>
          <w:szCs w:val="28"/>
        </w:rPr>
      </w:pPr>
    </w:p>
    <w:p w14:paraId="0000008F" w14:textId="77777777" w:rsidR="00037DE8" w:rsidRDefault="00037DE8">
      <w:pPr>
        <w:spacing w:line="480" w:lineRule="auto"/>
        <w:jc w:val="both"/>
        <w:rPr>
          <w:sz w:val="28"/>
          <w:szCs w:val="28"/>
        </w:rPr>
      </w:pPr>
    </w:p>
    <w:p w14:paraId="00000090" w14:textId="77777777" w:rsidR="00037DE8" w:rsidRDefault="001B1A85">
      <w:pPr>
        <w:spacing w:line="480" w:lineRule="auto"/>
        <w:jc w:val="both"/>
        <w:rPr>
          <w:sz w:val="28"/>
          <w:szCs w:val="28"/>
        </w:rPr>
      </w:pPr>
      <w:commentRangeStart w:id="806"/>
      <w:r>
        <w:rPr>
          <w:sz w:val="28"/>
          <w:szCs w:val="28"/>
        </w:rPr>
        <w:t>Figures</w:t>
      </w:r>
      <w:commentRangeEnd w:id="806"/>
      <w:r w:rsidR="00C00598">
        <w:rPr>
          <w:rStyle w:val="Kommentarsreferens"/>
        </w:rPr>
        <w:commentReference w:id="806"/>
      </w:r>
    </w:p>
    <w:p w14:paraId="00000091" w14:textId="77777777" w:rsidR="00037DE8" w:rsidRDefault="001B1A85">
      <w:pPr>
        <w:spacing w:line="480" w:lineRule="auto"/>
        <w:jc w:val="center"/>
        <w:rPr>
          <w:sz w:val="28"/>
          <w:szCs w:val="28"/>
        </w:rPr>
      </w:pPr>
      <w:r>
        <w:rPr>
          <w:noProof/>
          <w:sz w:val="28"/>
          <w:szCs w:val="28"/>
          <w:lang w:val="sv-SE"/>
        </w:rPr>
        <w:lastRenderedPageBreak/>
        <w:drawing>
          <wp:inline distT="0" distB="0" distL="0" distR="0">
            <wp:extent cx="4932639" cy="5512903"/>
            <wp:effectExtent l="0" t="0" r="0" b="0"/>
            <wp:docPr id="9" name="image2.png" descr="A picture containing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map&#10;&#10;Description automatically generated"/>
                    <pic:cNvPicPr preferRelativeResize="0"/>
                  </pic:nvPicPr>
                  <pic:blipFill>
                    <a:blip r:embed="rId8"/>
                    <a:srcRect l="6738" t="1572" r="7249" b="2297"/>
                    <a:stretch>
                      <a:fillRect/>
                    </a:stretch>
                  </pic:blipFill>
                  <pic:spPr>
                    <a:xfrm>
                      <a:off x="0" y="0"/>
                      <a:ext cx="4932639" cy="5512903"/>
                    </a:xfrm>
                    <a:prstGeom prst="rect">
                      <a:avLst/>
                    </a:prstGeom>
                    <a:ln/>
                  </pic:spPr>
                </pic:pic>
              </a:graphicData>
            </a:graphic>
          </wp:inline>
        </w:drawing>
      </w:r>
    </w:p>
    <w:p w14:paraId="00000092" w14:textId="7CDE552E" w:rsidR="00037DE8" w:rsidRDefault="001B1A85">
      <w:pPr>
        <w:spacing w:line="480" w:lineRule="auto"/>
        <w:jc w:val="both"/>
      </w:pPr>
      <w:r>
        <w:rPr>
          <w:b/>
        </w:rPr>
        <w:t>Fig. 1.</w:t>
      </w:r>
      <w:r>
        <w:t xml:space="preserve"> </w:t>
      </w:r>
      <w:commentRangeStart w:id="807"/>
      <w:r>
        <w:t xml:space="preserve">Map of the </w:t>
      </w:r>
      <w:del w:id="808" w:author="Anna Gårdmark" w:date="2022-02-11T07:55:00Z">
        <w:r w:rsidDel="00CC6788">
          <w:delText xml:space="preserve">study </w:delText>
        </w:r>
      </w:del>
      <w:r>
        <w:t>area</w:t>
      </w:r>
      <w:ins w:id="809" w:author="Anna Gårdmark" w:date="2022-02-11T07:55:00Z">
        <w:r w:rsidR="00CC6788">
          <w:t xml:space="preserve"> with unique the ecosystem warming experiment</w:t>
        </w:r>
      </w:ins>
      <w:ins w:id="810" w:author="Anna Gårdmark" w:date="2022-02-11T07:57:00Z">
        <w:r w:rsidR="00CC6788">
          <w:t xml:space="preserve"> from which perch in this study was sampled. I</w:t>
        </w:r>
      </w:ins>
      <w:del w:id="811" w:author="Anna Gårdmark" w:date="2022-02-11T07:57:00Z">
        <w:r w:rsidDel="00CC6788">
          <w:delText>, with i</w:delText>
        </w:r>
      </w:del>
      <w:r>
        <w:t>nset show</w:t>
      </w:r>
      <w:ins w:id="812" w:author="Anna Gårdmark" w:date="2022-02-11T07:57:00Z">
        <w:r w:rsidR="00CC6788">
          <w:t>s</w:t>
        </w:r>
      </w:ins>
      <w:del w:id="813" w:author="Anna Gårdmark" w:date="2022-02-11T07:57:00Z">
        <w:r w:rsidDel="00CC6788">
          <w:delText>ing</w:delText>
        </w:r>
      </w:del>
      <w:r>
        <w:t xml:space="preserve"> the 1 </w:t>
      </w:r>
      <m:oMath>
        <m:r>
          <w:rPr>
            <w:rFonts w:ascii="Cambria Math" w:eastAsia="Cambria Math" w:hAnsi="Cambria Math" w:cs="Cambria Math"/>
          </w:rPr>
          <m:t>k</m:t>
        </m:r>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 xml:space="preserve"> </w:t>
      </w:r>
      <w:ins w:id="814" w:author="Anna Gårdmark" w:date="2022-02-10T08:23:00Z">
        <w:r w:rsidR="00C00598">
          <w:t>enclosed coastal bay that has been artificially heated for 23 years</w:t>
        </w:r>
      </w:ins>
      <w:del w:id="815" w:author="Anna Gårdmark" w:date="2022-02-10T08:23:00Z">
        <w:r w:rsidDel="00C00598">
          <w:delText>Biotest lake</w:delText>
        </w:r>
      </w:del>
      <w:r>
        <w:t xml:space="preserve">, the </w:t>
      </w:r>
      <w:ins w:id="816" w:author="Anna Gårdmark" w:date="2022-02-10T08:23:00Z">
        <w:r w:rsidR="00C00598">
          <w:t xml:space="preserve">adjacent </w:t>
        </w:r>
      </w:ins>
      <w:r>
        <w:t>reference area</w:t>
      </w:r>
      <w:ins w:id="817" w:author="Anna Gårdmark" w:date="2022-02-11T07:55:00Z">
        <w:r w:rsidR="00CC6788">
          <w:t xml:space="preserve"> with natural temperatures</w:t>
        </w:r>
      </w:ins>
      <w:r>
        <w:t>, and locations of the cooling water intake and where the warm water outlet</w:t>
      </w:r>
      <w:ins w:id="818" w:author="Anna Gårdmark" w:date="2022-02-11T07:56:00Z">
        <w:r w:rsidR="00CC6788">
          <w:t xml:space="preserve"> from nuclear power plants</w:t>
        </w:r>
      </w:ins>
      <w:r>
        <w:t xml:space="preserve"> enters the </w:t>
      </w:r>
      <w:del w:id="819" w:author="Anna Gårdmark" w:date="2022-02-10T08:23:00Z">
        <w:r w:rsidDel="00C00598">
          <w:delText>Biotest lake</w:delText>
        </w:r>
      </w:del>
      <w:ins w:id="820" w:author="Anna Gårdmark" w:date="2022-02-10T08:23:00Z">
        <w:r w:rsidR="00C00598">
          <w:t xml:space="preserve">heated </w:t>
        </w:r>
      </w:ins>
      <w:ins w:id="821" w:author="Anna Gårdmark" w:date="2022-02-11T07:56:00Z">
        <w:r w:rsidR="00CC6788">
          <w:t xml:space="preserve">coastal </w:t>
        </w:r>
      </w:ins>
      <w:ins w:id="822" w:author="Anna Gårdmark" w:date="2022-02-10T08:23:00Z">
        <w:r w:rsidR="00C00598">
          <w:t>area</w:t>
        </w:r>
      </w:ins>
      <w:r>
        <w:t>.</w:t>
      </w:r>
      <w:commentRangeEnd w:id="807"/>
      <w:r w:rsidR="00CC6788">
        <w:rPr>
          <w:rStyle w:val="Kommentarsreferens"/>
        </w:rPr>
        <w:commentReference w:id="807"/>
      </w:r>
    </w:p>
    <w:p w14:paraId="00000093" w14:textId="77777777" w:rsidR="00037DE8" w:rsidRDefault="00037DE8">
      <w:pPr>
        <w:spacing w:line="480" w:lineRule="auto"/>
        <w:jc w:val="both"/>
        <w:rPr>
          <w:sz w:val="28"/>
          <w:szCs w:val="28"/>
        </w:rPr>
      </w:pPr>
    </w:p>
    <w:p w14:paraId="00000094" w14:textId="77777777" w:rsidR="00037DE8" w:rsidRDefault="00037DE8">
      <w:pPr>
        <w:spacing w:line="480" w:lineRule="auto"/>
        <w:jc w:val="both"/>
        <w:rPr>
          <w:sz w:val="28"/>
          <w:szCs w:val="28"/>
        </w:rPr>
      </w:pPr>
    </w:p>
    <w:p w14:paraId="00000095" w14:textId="77777777" w:rsidR="00037DE8" w:rsidRDefault="00037DE8">
      <w:pPr>
        <w:spacing w:line="480" w:lineRule="auto"/>
        <w:jc w:val="both"/>
        <w:rPr>
          <w:sz w:val="28"/>
          <w:szCs w:val="28"/>
        </w:rPr>
      </w:pPr>
    </w:p>
    <w:p w14:paraId="00000096" w14:textId="77777777" w:rsidR="00037DE8" w:rsidRDefault="00037DE8">
      <w:pPr>
        <w:spacing w:line="480" w:lineRule="auto"/>
        <w:jc w:val="center"/>
        <w:rPr>
          <w:sz w:val="28"/>
          <w:szCs w:val="28"/>
        </w:rPr>
      </w:pPr>
    </w:p>
    <w:p w14:paraId="00000097" w14:textId="77777777" w:rsidR="00037DE8" w:rsidRDefault="001B1A85">
      <w:pPr>
        <w:spacing w:line="480" w:lineRule="auto"/>
        <w:jc w:val="center"/>
        <w:rPr>
          <w:sz w:val="28"/>
          <w:szCs w:val="28"/>
        </w:rPr>
      </w:pPr>
      <w:r>
        <w:rPr>
          <w:noProof/>
          <w:sz w:val="28"/>
          <w:szCs w:val="28"/>
          <w:lang w:val="sv-SE"/>
        </w:rPr>
        <w:drawing>
          <wp:inline distT="0" distB="0" distL="0" distR="0">
            <wp:extent cx="5731510" cy="5436191"/>
            <wp:effectExtent l="0" t="0" r="0" b="0"/>
            <wp:docPr id="11"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10;&#10;Description automatically generated"/>
                    <pic:cNvPicPr preferRelativeResize="0"/>
                  </pic:nvPicPr>
                  <pic:blipFill>
                    <a:blip r:embed="rId9"/>
                    <a:srcRect t="2634" b="2518"/>
                    <a:stretch>
                      <a:fillRect/>
                    </a:stretch>
                  </pic:blipFill>
                  <pic:spPr>
                    <a:xfrm>
                      <a:off x="0" y="0"/>
                      <a:ext cx="5731510" cy="5436191"/>
                    </a:xfrm>
                    <a:prstGeom prst="rect">
                      <a:avLst/>
                    </a:prstGeom>
                    <a:ln/>
                  </pic:spPr>
                </pic:pic>
              </a:graphicData>
            </a:graphic>
          </wp:inline>
        </w:drawing>
      </w:r>
    </w:p>
    <w:p w14:paraId="00000098" w14:textId="4358CFE8" w:rsidR="00037DE8" w:rsidRDefault="001B1A85">
      <w:pPr>
        <w:spacing w:line="480" w:lineRule="auto"/>
        <w:jc w:val="both"/>
      </w:pPr>
      <w:r>
        <w:rPr>
          <w:b/>
        </w:rPr>
        <w:t xml:space="preserve">Fig. 2. </w:t>
      </w:r>
      <w:r>
        <w:t>The average length-at-age is larger for</w:t>
      </w:r>
      <w:ins w:id="823" w:author="Anna Gårdmark" w:date="2022-02-11T07:41:00Z">
        <w:r w:rsidR="006B2987">
          <w:t xml:space="preserve"> fish of</w:t>
        </w:r>
      </w:ins>
      <w:r>
        <w:t xml:space="preserve"> all ages in the warm (red) compared to the cold (blue)</w:t>
      </w:r>
      <w:ins w:id="824" w:author="Anna Gårdmark" w:date="2022-02-11T07:45:00Z">
        <w:r w:rsidR="006B2987">
          <w:t xml:space="preserve"> coastal</w:t>
        </w:r>
      </w:ins>
      <w:r>
        <w:t xml:space="preserve"> area. Points in panel (A) depicts individual-level length-at-age and lines show the global posterior prediction (both </w:t>
      </w:r>
      <w:proofErr w:type="spellStart"/>
      <w:r>
        <w:t>exponentiated</w:t>
      </w:r>
      <w:proofErr w:type="spellEnd"/>
      <w:r>
        <w:t xml:space="preserve">) without group-level effects (i.e., cohort) from the von </w:t>
      </w:r>
      <w:proofErr w:type="spellStart"/>
      <w:r>
        <w:t>Bertalanffy</w:t>
      </w:r>
      <w:proofErr w:type="spellEnd"/>
      <w:ins w:id="825" w:author="Anna Gårdmark" w:date="2022-02-11T07:42:00Z">
        <w:r w:rsidR="006B2987">
          <w:t xml:space="preserve"> growth</w:t>
        </w:r>
      </w:ins>
      <w:r>
        <w:t xml:space="preserve"> model with area-specific coefficients. The shaded areas correspond to 50% and 90% credible intervals. Panel (B) shows the posterior distributions for </w:t>
      </w:r>
      <w:ins w:id="826" w:author="Anna Gårdmark" w:date="2022-02-11T07:43:00Z">
        <w:r w:rsidR="006B2987">
          <w:t>growth rate (</w:t>
        </w:r>
      </w:ins>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warm</m:t>
            </m:r>
          </m:sub>
        </m:sSub>
      </m:oMath>
      <w:r>
        <w:t xml:space="preserve"> </w:t>
      </w:r>
      <w:ins w:id="827" w:author="Anna Gårdmark" w:date="2022-02-11T07:44:00Z">
        <w:r w:rsidR="006B2987">
          <w:t>(red)</w:t>
        </w:r>
      </w:ins>
      <w:ins w:id="828" w:author="Anna Gårdmark" w:date="2022-02-11T07:45:00Z">
        <w:r w:rsidR="006B2987">
          <w:t xml:space="preserve"> </w:t>
        </w:r>
      </w:ins>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cold</m:t>
            </m:r>
          </m:sub>
        </m:sSub>
      </m:oMath>
      <w:ins w:id="829" w:author="Anna Gårdmark" w:date="2022-02-11T07:45:00Z">
        <w:r w:rsidR="006B2987">
          <w:t xml:space="preserve"> (blue)</w:t>
        </w:r>
      </w:ins>
      <w:ins w:id="830" w:author="Anna Gårdmark" w:date="2022-02-11T07:43:00Z">
        <w:r w:rsidR="006B2987">
          <w:t>)</w:t>
        </w:r>
      </w:ins>
      <w:r>
        <w:t xml:space="preserve"> and </w:t>
      </w:r>
      <w:del w:id="831" w:author="Anna Gårdmark" w:date="2022-02-11T07:43:00Z">
        <w:r w:rsidDel="006B2987">
          <w:delText xml:space="preserve">panel </w:delText>
        </w:r>
      </w:del>
      <w:r>
        <w:t xml:space="preserve">(C) </w:t>
      </w:r>
      <w:del w:id="832" w:author="Anna Gårdmark" w:date="2022-02-11T07:43:00Z">
        <w:r w:rsidDel="006B2987">
          <w:delText xml:space="preserve">shows </w:delText>
        </w:r>
      </w:del>
      <w:r>
        <w:t xml:space="preserve">the distribution of </w:t>
      </w:r>
      <w:ins w:id="833" w:author="Anna Gårdmark" w:date="2022-02-11T07:43:00Z">
        <w:r w:rsidR="006B2987">
          <w:t xml:space="preserve">their </w:t>
        </w:r>
      </w:ins>
      <w:r>
        <w:t>difference</w:t>
      </w:r>
      <w:del w:id="834" w:author="Anna Gårdmark" w:date="2022-02-11T07:43:00Z">
        <w:r w:rsidDel="006B2987">
          <w:delText>s</w:delText>
        </w:r>
      </w:del>
      <w:r>
        <w:t xml:space="preserve">. Panel (D) shows the posterior distributions for </w:t>
      </w:r>
      <w:ins w:id="835" w:author="Anna Gårdmark" w:date="2022-02-11T07:43:00Z">
        <w:r w:rsidR="006B2987">
          <w:t>asymptotic length (</w:t>
        </w:r>
      </w:ins>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∞warm</m:t>
            </m:r>
          </m:sub>
        </m:sSub>
      </m:oMath>
      <w:r>
        <w:t xml:space="preserve"> </w:t>
      </w:r>
      <w:proofErr w:type="gramStart"/>
      <w:r>
        <w:t xml:space="preserve">and </w:t>
      </w:r>
      <w:proofErr w:type="gramEnd"/>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∞cold</m:t>
            </m:r>
          </m:sub>
        </m:sSub>
      </m:oMath>
      <w:ins w:id="836" w:author="Anna Gårdmark" w:date="2022-02-11T07:43:00Z">
        <w:r w:rsidR="006B2987">
          <w:t>)</w:t>
        </w:r>
      </w:ins>
      <w:r>
        <w:t xml:space="preserve">, and </w:t>
      </w:r>
      <w:del w:id="837" w:author="Anna Gårdmark" w:date="2022-02-11T07:44:00Z">
        <w:r w:rsidDel="006B2987">
          <w:delText xml:space="preserve">panel </w:delText>
        </w:r>
      </w:del>
      <w:r>
        <w:t xml:space="preserve">(E) </w:t>
      </w:r>
      <w:del w:id="838" w:author="Anna Gårdmark" w:date="2022-02-11T07:44:00Z">
        <w:r w:rsidDel="006B2987">
          <w:delText xml:space="preserve">shows </w:delText>
        </w:r>
      </w:del>
      <w:r>
        <w:t xml:space="preserve">the distribution of </w:t>
      </w:r>
      <w:ins w:id="839" w:author="Anna Gårdmark" w:date="2022-02-11T07:44:00Z">
        <w:r w:rsidR="006B2987">
          <w:t xml:space="preserve">their </w:t>
        </w:r>
      </w:ins>
      <w:r>
        <w:t>difference</w:t>
      </w:r>
      <w:del w:id="840" w:author="Anna Gårdmark" w:date="2022-02-11T07:44:00Z">
        <w:r w:rsidDel="006B2987">
          <w:delText>s</w:delText>
        </w:r>
      </w:del>
      <w:r>
        <w:t xml:space="preserve">. </w:t>
      </w:r>
    </w:p>
    <w:p w14:paraId="00000099" w14:textId="77777777" w:rsidR="00037DE8" w:rsidRDefault="00037DE8">
      <w:pPr>
        <w:jc w:val="center"/>
        <w:rPr>
          <w:sz w:val="28"/>
          <w:szCs w:val="28"/>
        </w:rPr>
      </w:pPr>
    </w:p>
    <w:p w14:paraId="0000009A" w14:textId="77777777" w:rsidR="00037DE8" w:rsidRDefault="001B1A85">
      <w:pPr>
        <w:jc w:val="center"/>
        <w:rPr>
          <w:sz w:val="28"/>
          <w:szCs w:val="28"/>
        </w:rPr>
      </w:pPr>
      <w:r>
        <w:rPr>
          <w:noProof/>
          <w:sz w:val="28"/>
          <w:szCs w:val="28"/>
          <w:lang w:val="sv-SE"/>
        </w:rPr>
        <w:drawing>
          <wp:inline distT="0" distB="0" distL="0" distR="0">
            <wp:extent cx="5731510" cy="5413617"/>
            <wp:effectExtent l="0" t="0" r="0" b="0"/>
            <wp:docPr id="10" name="image5.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with medium confidence"/>
                    <pic:cNvPicPr preferRelativeResize="0"/>
                  </pic:nvPicPr>
                  <pic:blipFill>
                    <a:blip r:embed="rId10"/>
                    <a:srcRect t="2554" b="2993"/>
                    <a:stretch>
                      <a:fillRect/>
                    </a:stretch>
                  </pic:blipFill>
                  <pic:spPr>
                    <a:xfrm>
                      <a:off x="0" y="0"/>
                      <a:ext cx="5731510" cy="5413617"/>
                    </a:xfrm>
                    <a:prstGeom prst="rect">
                      <a:avLst/>
                    </a:prstGeom>
                    <a:ln/>
                  </pic:spPr>
                </pic:pic>
              </a:graphicData>
            </a:graphic>
          </wp:inline>
        </w:drawing>
      </w:r>
    </w:p>
    <w:p w14:paraId="0000009B" w14:textId="77777777" w:rsidR="00037DE8" w:rsidRDefault="00037DE8">
      <w:pPr>
        <w:jc w:val="center"/>
        <w:rPr>
          <w:sz w:val="28"/>
          <w:szCs w:val="28"/>
        </w:rPr>
      </w:pPr>
    </w:p>
    <w:p w14:paraId="0000009C" w14:textId="5AE87282" w:rsidR="00037DE8" w:rsidRDefault="001B1A85">
      <w:pPr>
        <w:spacing w:line="480" w:lineRule="auto"/>
        <w:jc w:val="both"/>
      </w:pPr>
      <w:commentRangeStart w:id="841"/>
      <w:r>
        <w:rPr>
          <w:b/>
        </w:rPr>
        <w:t xml:space="preserve">Fig. 3. </w:t>
      </w:r>
      <w:commentRangeEnd w:id="841"/>
      <w:r w:rsidR="00CC6788">
        <w:rPr>
          <w:rStyle w:val="Kommentarsreferens"/>
        </w:rPr>
        <w:commentReference w:id="841"/>
      </w:r>
      <w:r>
        <w:t>The faster growth rates in the warm area</w:t>
      </w:r>
      <w:ins w:id="842" w:author="Anna Gårdmark" w:date="2022-02-11T07:47:00Z">
        <w:r w:rsidR="006B2987">
          <w:t xml:space="preserve"> (red) compared to the cold (blue) </w:t>
        </w:r>
      </w:ins>
      <w:del w:id="843" w:author="Anna Gårdmark" w:date="2022-02-11T07:47:00Z">
        <w:r w:rsidDel="006B2987">
          <w:delText xml:space="preserve"> </w:delText>
        </w:r>
      </w:del>
      <w:proofErr w:type="gramStart"/>
      <w:r>
        <w:t>are maintained</w:t>
      </w:r>
      <w:proofErr w:type="gramEnd"/>
      <w:r>
        <w:t xml:space="preserve">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w:t>
      </w:r>
      <w:proofErr w:type="spellStart"/>
      <w:r>
        <w:t>allometric</w:t>
      </w:r>
      <w:proofErr w:type="spellEnd"/>
      <w:r>
        <w:t xml:space="preserve"> growth model with area-specific coefficients. The shaded areas correspond to the 90% credible interval. The equation uses mean parameter estimates. Panel (B) shows the posterior distributions for </w:t>
      </w:r>
      <w:ins w:id="844" w:author="Anna Gårdmark" w:date="2022-02-11T07:46:00Z">
        <w:r w:rsidR="006B2987">
          <w:t>initial growth (</w:t>
        </w:r>
      </w:ins>
      <w:del w:id="845" w:author="Anna Gårdmark" w:date="2022-02-11T07:47:00Z">
        <w:r w:rsidDel="006B2987">
          <w:delText xml:space="preserve">parameters </w:delText>
        </w:r>
      </w:del>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warm</m:t>
            </m:r>
          </m:sub>
        </m:sSub>
      </m:oMath>
      <w:r>
        <w:t xml:space="preserve"> </w:t>
      </w:r>
      <w:ins w:id="846" w:author="Anna Gårdmark" w:date="2022-02-11T07:47:00Z">
        <w:r w:rsidR="006B2987">
          <w:t xml:space="preserve">(red) </w:t>
        </w:r>
      </w:ins>
      <w:proofErr w:type="gramStart"/>
      <w:r>
        <w:t xml:space="preserve">and </w:t>
      </w:r>
      <m:oMath>
        <m:sSub>
          <m:sSubPr>
            <m:ctrlPr>
              <w:rPr>
                <w:rFonts w:ascii="Cambria Math" w:eastAsia="Cambria Math" w:hAnsi="Cambria Math" w:cs="Cambria Math"/>
              </w:rPr>
            </m:ctrlPr>
          </m:sSubPr>
          <m:e>
            <w:proofErr w:type="gramEnd"/>
            <m:r>
              <w:rPr>
                <w:rFonts w:ascii="Cambria Math" w:hAnsi="Cambria Math"/>
              </w:rPr>
              <m:t>α</m:t>
            </m:r>
          </m:e>
          <m:sub>
            <m:r>
              <w:rPr>
                <w:rFonts w:ascii="Cambria Math" w:eastAsia="Cambria Math" w:hAnsi="Cambria Math" w:cs="Cambria Math"/>
              </w:rPr>
              <m:t>cold</m:t>
            </m:r>
          </m:sub>
        </m:sSub>
      </m:oMath>
      <w:ins w:id="847" w:author="Anna Gårdmark" w:date="2022-02-11T07:47:00Z">
        <w:r w:rsidR="006B2987">
          <w:t xml:space="preserve"> (blue))</w:t>
        </w:r>
      </w:ins>
      <w:r>
        <w:t xml:space="preserve">, and </w:t>
      </w:r>
      <w:del w:id="848" w:author="Anna Gårdmark" w:date="2022-02-11T07:47:00Z">
        <w:r w:rsidDel="006B2987">
          <w:delText xml:space="preserve">panel </w:delText>
        </w:r>
      </w:del>
      <w:r>
        <w:t xml:space="preserve">(C) </w:t>
      </w:r>
      <w:del w:id="849" w:author="Anna Gårdmark" w:date="2022-02-11T07:47:00Z">
        <w:r w:rsidDel="006B2987">
          <w:delText xml:space="preserve">shows </w:delText>
        </w:r>
      </w:del>
      <w:r>
        <w:t xml:space="preserve">the distribution of </w:t>
      </w:r>
      <w:ins w:id="850" w:author="Anna Gårdmark" w:date="2022-02-11T07:47:00Z">
        <w:r w:rsidR="006B2987">
          <w:t xml:space="preserve">their </w:t>
        </w:r>
      </w:ins>
      <w:r>
        <w:t>difference</w:t>
      </w:r>
      <w:del w:id="851" w:author="Anna Gårdmark" w:date="2022-02-11T07:47:00Z">
        <w:r w:rsidDel="006B2987">
          <w:delText>s</w:delText>
        </w:r>
      </w:del>
      <w:r>
        <w:t>. Panel (D) shows the posterior distributions for</w:t>
      </w:r>
      <w:ins w:id="852" w:author="Anna Gårdmark" w:date="2022-02-11T07:48:00Z">
        <w:r w:rsidR="006B2987">
          <w:t xml:space="preserve"> the </w:t>
        </w:r>
        <w:proofErr w:type="spellStart"/>
        <w:r w:rsidR="006B2987">
          <w:t>allometric</w:t>
        </w:r>
        <w:proofErr w:type="spellEnd"/>
        <w:r w:rsidR="006B2987">
          <w:t xml:space="preserve"> decline in growth </w:t>
        </w:r>
        <w:r w:rsidR="006B2987">
          <w:lastRenderedPageBreak/>
          <w:t>with length (</w:t>
        </w:r>
      </w:ins>
      <w:del w:id="853" w:author="Anna Gårdmark" w:date="2022-02-11T07:48:00Z">
        <w:r w:rsidDel="006B2987">
          <w:delText xml:space="preserve"> parameters </w:delText>
        </w:r>
      </w:del>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warm</m:t>
            </m:r>
          </m:sub>
        </m:sSub>
      </m:oMath>
      <w:r>
        <w:t xml:space="preserve"> </w:t>
      </w:r>
      <w:proofErr w:type="gramStart"/>
      <w:r>
        <w:t xml:space="preserve">and </w:t>
      </w:r>
      <w:proofErr w:type="gramEnd"/>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cold</m:t>
            </m:r>
          </m:sub>
        </m:sSub>
      </m:oMath>
      <w:ins w:id="854" w:author="Anna Gårdmark" w:date="2022-02-11T07:48:00Z">
        <w:r w:rsidR="006B2987">
          <w:t>)</w:t>
        </w:r>
      </w:ins>
      <w:r>
        <w:t xml:space="preserve">, and </w:t>
      </w:r>
      <w:del w:id="855" w:author="Anna Gårdmark" w:date="2022-02-11T07:48:00Z">
        <w:r w:rsidDel="006B2987">
          <w:delText xml:space="preserve">panel </w:delText>
        </w:r>
      </w:del>
      <w:r>
        <w:t xml:space="preserve">(E) </w:t>
      </w:r>
      <w:del w:id="856" w:author="Anna Gårdmark" w:date="2022-02-11T07:48:00Z">
        <w:r w:rsidDel="006B2987">
          <w:delText xml:space="preserve">shows </w:delText>
        </w:r>
      </w:del>
      <w:r>
        <w:t xml:space="preserve">the distribution of </w:t>
      </w:r>
      <w:ins w:id="857" w:author="Anna Gårdmark" w:date="2022-02-11T07:48:00Z">
        <w:r w:rsidR="006B2987">
          <w:t xml:space="preserve">their </w:t>
        </w:r>
      </w:ins>
      <w:r>
        <w:t>difference</w:t>
      </w:r>
      <w:del w:id="858" w:author="Anna Gårdmark" w:date="2022-02-11T07:48:00Z">
        <w:r w:rsidDel="006B2987">
          <w:delText>s</w:delText>
        </w:r>
      </w:del>
      <w:r>
        <w:t>.</w:t>
      </w:r>
    </w:p>
    <w:p w14:paraId="0000009D" w14:textId="77777777" w:rsidR="00037DE8" w:rsidRDefault="001B1A85">
      <w:pPr>
        <w:jc w:val="center"/>
        <w:rPr>
          <w:sz w:val="28"/>
          <w:szCs w:val="28"/>
        </w:rPr>
      </w:pPr>
      <w:r>
        <w:rPr>
          <w:noProof/>
          <w:sz w:val="28"/>
          <w:szCs w:val="28"/>
          <w:lang w:val="sv-SE"/>
        </w:rPr>
        <w:drawing>
          <wp:inline distT="0" distB="0" distL="0" distR="0">
            <wp:extent cx="5731510" cy="6425003"/>
            <wp:effectExtent l="0" t="0" r="0" b="0"/>
            <wp:docPr id="13" name="image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10;&#10;Description automatically generated"/>
                    <pic:cNvPicPr preferRelativeResize="0"/>
                  </pic:nvPicPr>
                  <pic:blipFill>
                    <a:blip r:embed="rId11"/>
                    <a:srcRect t="2348" b="2797"/>
                    <a:stretch>
                      <a:fillRect/>
                    </a:stretch>
                  </pic:blipFill>
                  <pic:spPr>
                    <a:xfrm>
                      <a:off x="0" y="0"/>
                      <a:ext cx="5731510" cy="6425003"/>
                    </a:xfrm>
                    <a:prstGeom prst="rect">
                      <a:avLst/>
                    </a:prstGeom>
                    <a:ln/>
                  </pic:spPr>
                </pic:pic>
              </a:graphicData>
            </a:graphic>
          </wp:inline>
        </w:drawing>
      </w:r>
    </w:p>
    <w:p w14:paraId="0000009E" w14:textId="11E60A40" w:rsidR="00037DE8" w:rsidRDefault="001B1A85">
      <w:pPr>
        <w:spacing w:line="480" w:lineRule="auto"/>
        <w:jc w:val="both"/>
        <w:rPr>
          <w:color w:val="000000"/>
        </w:rPr>
      </w:pPr>
      <w:r>
        <w:rPr>
          <w:b/>
        </w:rPr>
        <w:t xml:space="preserve">Fig. 4. </w:t>
      </w:r>
      <w:r>
        <w:t>The instantaneous mortality rate</w:t>
      </w:r>
      <w:ins w:id="859" w:author="Anna Gårdmark" w:date="2022-02-11T07:50:00Z">
        <w:r w:rsidR="00CC6788">
          <w:t xml:space="preserve"> (</w:t>
        </w:r>
        <m:oMath>
          <m:r>
            <w:rPr>
              <w:rFonts w:ascii="Cambria Math" w:eastAsia="Cambria Math" w:hAnsi="Cambria Math" w:cs="Cambria Math"/>
            </w:rPr>
            <m:t>Z</m:t>
          </m:r>
        </m:oMath>
        <w:r w:rsidR="00CC6788">
          <w:t>)</w:t>
        </w:r>
      </w:ins>
      <w:r>
        <w:t xml:space="preserve"> is higher in the warm area</w:t>
      </w:r>
      <w:ins w:id="860" w:author="Anna Gårdmark" w:date="2022-02-11T07:49:00Z">
        <w:r w:rsidR="00CC6788">
          <w:t xml:space="preserve"> (red) than in the cold (blue)</w:t>
        </w:r>
      </w:ins>
      <w:r>
        <w:t xml:space="preserve">. Panel (A) shows the </w:t>
      </w:r>
      <m:oMath>
        <m:box>
          <m:boxPr>
            <m:opEmu m:val="1"/>
            <m:ctrlPr>
              <w:del w:id="861" w:author="Anna Gårdmark" w:date="2022-02-11T07:49:00Z">
                <w:rPr>
                  <w:rFonts w:ascii="Cambria Math" w:hAnsi="Cambria Math"/>
                </w:rPr>
              </w:del>
            </m:ctrlPr>
          </m:boxPr>
          <m:e>
            <m:r>
              <w:del w:id="862" w:author="Anna Gårdmark" w:date="2022-02-11T07:49:00Z">
                <w:rPr>
                  <w:rFonts w:ascii="Cambria Math" w:hAnsi="Cambria Math"/>
                </w:rPr>
                <m:t>log</m:t>
              </w:del>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del w:id="863" w:author="Anna Gårdmark" w:date="2022-02-11T07:49:00Z">
        <w:r w:rsidDel="00CC6788">
          <w:delText xml:space="preserve"> </w:delText>
        </w:r>
      </w:del>
      <w:r>
        <w:t xml:space="preserve">as a function </w:t>
      </w:r>
      <w:proofErr w:type="gramStart"/>
      <w:r>
        <w:t xml:space="preserve">of </w:t>
      </w:r>
      <w:proofErr w:type="gramEnd"/>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xml:space="preserve">. Lines show the posterior prediction without group-level effects (i.e., cohort) and the shaded areas correspond to the 50% and 90% credible intervals. The equation uses </w:t>
      </w:r>
      <w:r>
        <w:lastRenderedPageBreak/>
        <w:t xml:space="preserve">mean parameter estimates. Panel (B) shows the posterior distributions for </w:t>
      </w:r>
      <w:del w:id="864" w:author="Anna Gårdmark" w:date="2022-02-11T07:50:00Z">
        <w:r w:rsidDel="00CC6788">
          <w:delText xml:space="preserve">parameters </w:delText>
        </w:r>
      </w:del>
      <w:ins w:id="865" w:author="Anna Gårdmark" w:date="2022-02-11T07:50:00Z">
        <w:r w:rsidR="00CC6788">
          <w:t>mortality rate (</w:t>
        </w:r>
      </w:ins>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warm</m:t>
            </m:r>
          </m:sub>
        </m:sSub>
      </m:oMath>
      <w:r>
        <w:t xml:space="preserve"> </w:t>
      </w:r>
      <w:proofErr w:type="gramStart"/>
      <w:r>
        <w:t xml:space="preserve">and </w:t>
      </w:r>
      <w:proofErr w:type="gramEnd"/>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cold</m:t>
            </m:r>
          </m:sub>
        </m:sSub>
      </m:oMath>
      <w:ins w:id="866" w:author="Anna Gårdmark" w:date="2022-02-11T07:51:00Z">
        <w:r w:rsidR="00CC6788">
          <w:t>)</w:t>
        </w:r>
      </w:ins>
      <w:r>
        <w:t xml:space="preserve">, and </w:t>
      </w:r>
      <w:del w:id="867" w:author="Anna Gårdmark" w:date="2022-02-11T07:51:00Z">
        <w:r w:rsidDel="00CC6788">
          <w:delText xml:space="preserve">panel </w:delText>
        </w:r>
      </w:del>
      <w:r>
        <w:t xml:space="preserve">(C) </w:t>
      </w:r>
      <w:del w:id="868" w:author="Anna Gårdmark" w:date="2022-02-11T07:51:00Z">
        <w:r w:rsidDel="00CC6788">
          <w:delText xml:space="preserve">shows </w:delText>
        </w:r>
      </w:del>
      <w:r>
        <w:t xml:space="preserve">the distribution of </w:t>
      </w:r>
      <w:ins w:id="869" w:author="Anna Gårdmark" w:date="2022-02-11T07:51:00Z">
        <w:r w:rsidR="00CC6788">
          <w:t xml:space="preserve">their </w:t>
        </w:r>
      </w:ins>
      <w:r>
        <w:t>difference</w:t>
      </w:r>
      <w:del w:id="870" w:author="Anna Gårdmark" w:date="2022-02-11T07:51:00Z">
        <w:r w:rsidDel="00CC6788">
          <w:delText>s</w:delText>
        </w:r>
      </w:del>
      <w:r>
        <w:t>.</w:t>
      </w:r>
    </w:p>
    <w:p w14:paraId="0000009F" w14:textId="77777777" w:rsidR="00037DE8" w:rsidRDefault="001B1A85">
      <w:pPr>
        <w:spacing w:line="480" w:lineRule="auto"/>
        <w:jc w:val="center"/>
        <w:rPr>
          <w:sz w:val="28"/>
          <w:szCs w:val="28"/>
        </w:rPr>
      </w:pPr>
      <w:r>
        <w:rPr>
          <w:noProof/>
          <w:sz w:val="28"/>
          <w:szCs w:val="28"/>
          <w:lang w:val="sv-SE"/>
        </w:rPr>
        <w:drawing>
          <wp:inline distT="0" distB="0" distL="0" distR="0">
            <wp:extent cx="5731510" cy="5468525"/>
            <wp:effectExtent l="0" t="0" r="0" b="0"/>
            <wp:docPr id="12"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10;&#10;Description automatically generated"/>
                    <pic:cNvPicPr preferRelativeResize="0"/>
                  </pic:nvPicPr>
                  <pic:blipFill>
                    <a:blip r:embed="rId12"/>
                    <a:srcRect t="2054" b="2534"/>
                    <a:stretch>
                      <a:fillRect/>
                    </a:stretch>
                  </pic:blipFill>
                  <pic:spPr>
                    <a:xfrm>
                      <a:off x="0" y="0"/>
                      <a:ext cx="5731510" cy="5468525"/>
                    </a:xfrm>
                    <a:prstGeom prst="rect">
                      <a:avLst/>
                    </a:prstGeom>
                    <a:ln/>
                  </pic:spPr>
                </pic:pic>
              </a:graphicData>
            </a:graphic>
          </wp:inline>
        </w:drawing>
      </w:r>
    </w:p>
    <w:p w14:paraId="000000A0" w14:textId="302ADD79" w:rsidR="00037DE8" w:rsidRDefault="001B1A85">
      <w:pPr>
        <w:spacing w:line="480" w:lineRule="auto"/>
        <w:jc w:val="both"/>
      </w:pPr>
      <w:r>
        <w:rPr>
          <w:b/>
        </w:rPr>
        <w:t xml:space="preserve">Fig. 5. </w:t>
      </w:r>
      <w:r>
        <w:t xml:space="preserve">The warm area </w:t>
      </w:r>
      <w:ins w:id="871" w:author="Anna Gårdmark" w:date="2022-02-11T07:52:00Z">
        <w:r w:rsidR="00CC6788">
          <w:t xml:space="preserve">(red) </w:t>
        </w:r>
      </w:ins>
      <w:r>
        <w:t>has a larger proportion of large fish</w:t>
      </w:r>
      <w:ins w:id="872" w:author="Anna Gårdmark" w:date="2022-02-11T07:52:00Z">
        <w:r w:rsidR="00CC6788">
          <w:t xml:space="preserve"> than the cold area (blue)</w:t>
        </w:r>
      </w:ins>
      <w:r>
        <w:t xml:space="preserve">, illustrated both as </w:t>
      </w:r>
      <w:ins w:id="873" w:author="Anna Gårdmark" w:date="2022-02-11T07:52:00Z">
        <w:r w:rsidR="00CC6788">
          <w:t>(</w:t>
        </w:r>
      </w:ins>
      <w:ins w:id="874" w:author="Anna Gårdmark" w:date="2022-02-11T07:53:00Z">
        <w:r w:rsidR="00CC6788">
          <w:t>B</w:t>
        </w:r>
      </w:ins>
      <w:ins w:id="875" w:author="Anna Gårdmark" w:date="2022-02-11T07:52:00Z">
        <w:r w:rsidR="00CC6788">
          <w:t xml:space="preserve">) </w:t>
        </w:r>
      </w:ins>
      <w:r>
        <w:t xml:space="preserve">histograms of proportions and </w:t>
      </w:r>
      <w:ins w:id="876" w:author="Anna Gårdmark" w:date="2022-02-11T07:52:00Z">
        <w:r w:rsidR="00CC6788">
          <w:t>(</w:t>
        </w:r>
      </w:ins>
      <w:ins w:id="877" w:author="Anna Gårdmark" w:date="2022-02-11T07:53:00Z">
        <w:r w:rsidR="00CC6788">
          <w:t>A</w:t>
        </w:r>
      </w:ins>
      <w:ins w:id="878" w:author="Anna Gårdmark" w:date="2022-02-11T07:52:00Z">
        <w:r w:rsidR="00CC6788">
          <w:t xml:space="preserve">) </w:t>
        </w:r>
      </w:ins>
      <w:r>
        <w:t xml:space="preserve">the generally smaller size-spectrum slopes (which also increased over time in both areas). Panel (A) shows mean annual size-spectrum slopes as points and their 95% confidence interval, estimated using maximum likelihood. Lines and shaded areas correspond to the median and 90% credible interval. The equation uses mean parameter estimates. Panel (B) shows the posterior distributions for the cold and warm intercepts (i.e.,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m:t>
            </m:r>
          </m:sub>
        </m:sSub>
      </m:oMath>
      <w:r>
        <w:t xml:space="preserve"> in the model shown in panel (A) of size-spectrum </w:t>
      </w:r>
      <w:r>
        <w:lastRenderedPageBreak/>
        <w:t xml:space="preserve">slopes as a function of year), and </w:t>
      </w:r>
      <w:del w:id="879" w:author="Anna Gårdmark" w:date="2022-02-11T07:53:00Z">
        <w:r w:rsidDel="00CC6788">
          <w:delText xml:space="preserve">panel </w:delText>
        </w:r>
      </w:del>
      <w:r>
        <w:t xml:space="preserve">(C) </w:t>
      </w:r>
      <w:del w:id="880" w:author="Anna Gårdmark" w:date="2022-02-11T07:53:00Z">
        <w:r w:rsidDel="00CC6788">
          <w:delText xml:space="preserve">shows </w:delText>
        </w:r>
      </w:del>
      <w:r>
        <w:t xml:space="preserve">the distribution of </w:t>
      </w:r>
      <w:ins w:id="881" w:author="Anna Gårdmark" w:date="2022-02-11T07:53:00Z">
        <w:r w:rsidR="00CC6788">
          <w:t xml:space="preserve">their </w:t>
        </w:r>
      </w:ins>
      <w:r>
        <w:t>difference</w:t>
      </w:r>
      <w:del w:id="882" w:author="Anna Gårdmark" w:date="2022-02-11T07:53:00Z">
        <w:r w:rsidDel="00CC6788">
          <w:delText>s (</w:delTex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0</m:t>
              </m:r>
            </m:sub>
          </m:sSub>
        </m:oMath>
        <w:r w:rsidDel="00CC6788">
          <w:delText>)</w:delText>
        </w:r>
      </w:del>
      <w:r>
        <w:t>. Panel (D) illustrates histograms of length groups</w:t>
      </w:r>
      <w:ins w:id="883" w:author="Anna Gårdmark" w:date="2022-02-11T07:54:00Z">
        <w:r w:rsidR="00CC6788">
          <w:t xml:space="preserve"> in the warm and cold area</w:t>
        </w:r>
      </w:ins>
      <w:r>
        <w:t xml:space="preserve"> as proportions (for all years pooled).</w:t>
      </w:r>
    </w:p>
    <w:sectPr w:rsidR="00037DE8">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x Lindmark" w:date="2021-08-10T10:35:00Z" w:initials="">
    <w:p w14:paraId="000000A3"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https://www.nature.com/natecolevol/about/content</w:t>
      </w:r>
    </w:p>
  </w:comment>
  <w:comment w:id="1" w:author="Max Lindmark" w:date="2021-08-10T10:35:00Z" w:initials="">
    <w:p w14:paraId="000000B7"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proofErr w:type="gramStart"/>
      <w:r>
        <w:rPr>
          <w:rFonts w:ascii="Arial" w:eastAsia="Arial" w:hAnsi="Arial" w:cs="Arial"/>
          <w:color w:val="000000"/>
          <w:sz w:val="22"/>
          <w:szCs w:val="22"/>
        </w:rPr>
        <w:t>maximum</w:t>
      </w:r>
      <w:proofErr w:type="gramEnd"/>
      <w:r>
        <w:rPr>
          <w:rFonts w:ascii="Arial" w:eastAsia="Arial" w:hAnsi="Arial" w:cs="Arial"/>
          <w:color w:val="000000"/>
          <w:sz w:val="22"/>
          <w:szCs w:val="22"/>
        </w:rPr>
        <w:t xml:space="preserve"> title length is 100 characters (including spaces)</w:t>
      </w:r>
    </w:p>
  </w:comment>
  <w:comment w:id="3" w:author="Max Lindmark" w:date="2021-08-10T10:34:00Z" w:initials="">
    <w:p w14:paraId="000000B4"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150 </w:t>
      </w:r>
      <w:proofErr w:type="spellStart"/>
      <w:r w:rsidRPr="001B1A85">
        <w:rPr>
          <w:rFonts w:ascii="Arial" w:eastAsia="Arial" w:hAnsi="Arial" w:cs="Arial"/>
          <w:color w:val="000000"/>
          <w:sz w:val="22"/>
          <w:szCs w:val="22"/>
          <w:lang w:val="sv-SE"/>
        </w:rPr>
        <w:t>words</w:t>
      </w:r>
      <w:proofErr w:type="spellEnd"/>
      <w:r w:rsidRPr="001B1A85">
        <w:rPr>
          <w:rFonts w:ascii="Arial" w:eastAsia="Arial" w:hAnsi="Arial" w:cs="Arial"/>
          <w:color w:val="000000"/>
          <w:sz w:val="22"/>
          <w:szCs w:val="22"/>
          <w:lang w:val="sv-SE"/>
        </w:rPr>
        <w:t xml:space="preserve"> max (151 nu)</w:t>
      </w:r>
    </w:p>
  </w:comment>
  <w:comment w:id="4" w:author="Anna Gårdmark" w:date="2022-02-11T12:57:00Z" w:initials="AG">
    <w:p w14:paraId="73B095D8" w14:textId="021A807B" w:rsidR="000E52A3" w:rsidRDefault="000E52A3">
      <w:pPr>
        <w:pStyle w:val="Kommentarer"/>
      </w:pPr>
      <w:r>
        <w:rPr>
          <w:rStyle w:val="Kommentarsreferens"/>
        </w:rPr>
        <w:annotationRef/>
      </w:r>
      <w:proofErr w:type="gramStart"/>
      <w:r>
        <w:t>nu</w:t>
      </w:r>
      <w:proofErr w:type="gramEnd"/>
      <w:r>
        <w:t xml:space="preserve"> 150</w:t>
      </w:r>
    </w:p>
  </w:comment>
  <w:comment w:id="6" w:author="Malin Karlsson" w:date="2021-11-04T19:38:00Z" w:initials="">
    <w:p w14:paraId="000000AD"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har lite svårt att hänga med här. Storleksfördelningen vid högre temperaturer beror väl både på tillväxt (och när i livet den är högre/längre än vid normala temperaturer) och på mortalitet?</w:t>
      </w:r>
    </w:p>
  </w:comment>
  <w:comment w:id="57" w:author="Anna Gårdmark" w:date="2022-02-09T13:51:00Z" w:initials="AG">
    <w:p w14:paraId="0A87CB70" w14:textId="11EED7E3" w:rsidR="00CC6788" w:rsidRDefault="00CC6788">
      <w:pPr>
        <w:pStyle w:val="Kommentarer"/>
        <w:rPr>
          <w:rStyle w:val="Kommentarsreferens"/>
        </w:rPr>
      </w:pPr>
      <w:r>
        <w:rPr>
          <w:rStyle w:val="Kommentarsreferens"/>
        </w:rPr>
        <w:annotationRef/>
      </w:r>
      <w:proofErr w:type="gramStart"/>
      <w:r>
        <w:rPr>
          <w:rStyle w:val="Kommentarsreferens"/>
        </w:rPr>
        <w:t>this</w:t>
      </w:r>
      <w:proofErr w:type="gramEnd"/>
      <w:r>
        <w:rPr>
          <w:rStyle w:val="Kommentarsreferens"/>
        </w:rPr>
        <w:t xml:space="preserve"> is a general view point, but not something that this study demonstrates (as we don’t study how these differences in population size structure affect stability). Better here to have a conclusion that links more to your actual results, and move this type of statements to the end of the discussion instead</w:t>
      </w:r>
    </w:p>
    <w:p w14:paraId="12DCE9DF" w14:textId="4004D1A6" w:rsidR="00CA2A92" w:rsidRDefault="00CA2A92">
      <w:pPr>
        <w:pStyle w:val="Kommentarer"/>
        <w:rPr>
          <w:rStyle w:val="Kommentarsreferens"/>
        </w:rPr>
      </w:pPr>
    </w:p>
    <w:p w14:paraId="13EBABA4" w14:textId="27F63BC8" w:rsidR="00CA2A92" w:rsidRPr="00CA2A92" w:rsidRDefault="00CA2A92">
      <w:pPr>
        <w:pStyle w:val="Kommentarer"/>
        <w:rPr>
          <w:lang w:val="sv-SE"/>
        </w:rPr>
      </w:pPr>
      <w:r w:rsidRPr="00CA2A92">
        <w:rPr>
          <w:rStyle w:val="Kommentarsreferens"/>
          <w:lang w:val="sv-SE"/>
        </w:rPr>
        <w:t xml:space="preserve">Se kommentarer på slut-stycket </w:t>
      </w:r>
      <w:r>
        <w:rPr>
          <w:rStyle w:val="Kommentarsreferens"/>
          <w:lang w:val="sv-SE"/>
        </w:rPr>
        <w:t>i</w:t>
      </w:r>
      <w:r w:rsidRPr="00CA2A92">
        <w:rPr>
          <w:rStyle w:val="Kommentarsreferens"/>
          <w:lang w:val="sv-SE"/>
        </w:rPr>
        <w:t xml:space="preserve"> diskussionen</w:t>
      </w:r>
      <w:r>
        <w:rPr>
          <w:rStyle w:val="Kommentarsreferens"/>
          <w:lang w:val="sv-SE"/>
        </w:rPr>
        <w:t>. Om du köper det upplägget (som jag kan skriva ett utkast på, om du vill), så passar det bättre med en liknande slutsats i abstract.</w:t>
      </w:r>
    </w:p>
  </w:comment>
  <w:comment w:id="73" w:author="Max Lindmark" w:date="2021-08-10T10:34:00Z" w:initials="">
    <w:p w14:paraId="000000B6"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main text (excluding introductory paragraph, Methods section, references and figure legends) is limited to 3,500 words</w:t>
      </w:r>
    </w:p>
  </w:comment>
  <w:comment w:id="74" w:author="Max Lindmark" w:date="2021-08-10T10:36:00Z" w:initials="">
    <w:p w14:paraId="000000B1"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 introduction (without heading) of up to 500 words of referenced text expands on the background of the work (some overlap with the summary is acceptable)…</w:t>
      </w:r>
    </w:p>
  </w:comment>
  <w:comment w:id="76" w:author="Max Lindmark" w:date="2021-10-20T14:49:00Z" w:initials="">
    <w:p w14:paraId="000000B2" w14:textId="77777777" w:rsidR="00CC6788" w:rsidRPr="00C00598" w:rsidRDefault="00CC6788">
      <w:pPr>
        <w:widowControl w:val="0"/>
        <w:pBdr>
          <w:top w:val="nil"/>
          <w:left w:val="nil"/>
          <w:bottom w:val="nil"/>
          <w:right w:val="nil"/>
          <w:between w:val="nil"/>
        </w:pBdr>
        <w:rPr>
          <w:rFonts w:ascii="Arial" w:eastAsia="Arial" w:hAnsi="Arial" w:cs="Arial"/>
          <w:color w:val="000000"/>
          <w:sz w:val="22"/>
          <w:szCs w:val="22"/>
          <w:lang w:val="sv-SE"/>
        </w:rPr>
      </w:pPr>
      <w:r w:rsidRPr="00C00598">
        <w:rPr>
          <w:rFonts w:ascii="Arial" w:eastAsia="Arial" w:hAnsi="Arial" w:cs="Arial"/>
          <w:color w:val="000000"/>
          <w:sz w:val="22"/>
          <w:szCs w:val="22"/>
          <w:lang w:val="sv-SE"/>
        </w:rPr>
        <w:t>Vi är uppe i 616 nu</w:t>
      </w:r>
    </w:p>
  </w:comment>
  <w:comment w:id="75" w:author="Anna Gårdmark" w:date="2022-02-09T19:17:00Z" w:initials="AG">
    <w:p w14:paraId="576F6E52" w14:textId="77777777" w:rsidR="00CC6788" w:rsidRDefault="00CC6788">
      <w:pPr>
        <w:pStyle w:val="Kommentarer"/>
        <w:rPr>
          <w:lang w:val="sv-SE"/>
        </w:rPr>
      </w:pPr>
      <w:r>
        <w:rPr>
          <w:rStyle w:val="Kommentarsreferens"/>
        </w:rPr>
        <w:annotationRef/>
      </w:r>
      <w:r w:rsidRPr="008F4827">
        <w:rPr>
          <w:lang w:val="sv-SE"/>
        </w:rPr>
        <w:t xml:space="preserve">nu nere i 580 </w:t>
      </w:r>
      <w:r>
        <w:sym w:font="Wingdings" w:char="F04A"/>
      </w:r>
      <w:r w:rsidRPr="008F4827">
        <w:rPr>
          <w:lang w:val="sv-SE"/>
        </w:rPr>
        <w:t xml:space="preserve">  </w:t>
      </w:r>
    </w:p>
    <w:p w14:paraId="06236145" w14:textId="307A1B20" w:rsidR="00CC6788" w:rsidRPr="008F4827" w:rsidRDefault="00CC6788">
      <w:pPr>
        <w:pStyle w:val="Kommentarer"/>
        <w:rPr>
          <w:lang w:val="sv-SE"/>
        </w:rPr>
      </w:pPr>
      <w:r w:rsidRPr="008F4827">
        <w:rPr>
          <w:lang w:val="sv-SE"/>
        </w:rPr>
        <w:t xml:space="preserve">(och </w:t>
      </w:r>
      <w:r>
        <w:rPr>
          <w:lang w:val="sv-SE"/>
        </w:rPr>
        <w:t>det är ju med utskrivna referenser; blir ju färre sen när du byter till Nature-stil på referenserna)</w:t>
      </w:r>
    </w:p>
  </w:comment>
  <w:comment w:id="107" w:author="Anna Gårdmark" w:date="2022-02-09T13:56:00Z" w:initials="AG">
    <w:p w14:paraId="57F010A9" w14:textId="741EA3D5" w:rsidR="00CC6788" w:rsidRDefault="00CC6788">
      <w:pPr>
        <w:pStyle w:val="Kommentarer"/>
      </w:pPr>
      <w:r>
        <w:rPr>
          <w:rStyle w:val="Kommentarsreferens"/>
        </w:rPr>
        <w:annotationRef/>
      </w:r>
      <w:proofErr w:type="gramStart"/>
      <w:r>
        <w:rPr>
          <w:rStyle w:val="Kommentarsreferens"/>
        </w:rPr>
        <w:t>undetected</w:t>
      </w:r>
      <w:proofErr w:type="gramEnd"/>
      <w:r>
        <w:rPr>
          <w:rStyle w:val="Kommentarsreferens"/>
        </w:rPr>
        <w:t xml:space="preserve"> implies that there is a change in the mean but that it is hidden. But here you’re after that there may be no change in the mean, aren’t you? (</w:t>
      </w:r>
      <w:proofErr w:type="gramStart"/>
      <w:r>
        <w:rPr>
          <w:rStyle w:val="Kommentarsreferens"/>
        </w:rPr>
        <w:t>because</w:t>
      </w:r>
      <w:proofErr w:type="gramEnd"/>
      <w:r>
        <w:rPr>
          <w:rStyle w:val="Kommentarsreferens"/>
        </w:rPr>
        <w:t xml:space="preserve"> changes in one end outweighs those in the other end of the size spectrum) </w:t>
      </w:r>
    </w:p>
  </w:comment>
  <w:comment w:id="144" w:author="Anna Gårdmark" w:date="2022-02-09T14:05:00Z" w:initials="AG">
    <w:p w14:paraId="62176CAB" w14:textId="7A0929F9" w:rsidR="00CC6788" w:rsidRDefault="00CC6788">
      <w:pPr>
        <w:pStyle w:val="Kommentarer"/>
      </w:pPr>
      <w:r>
        <w:t>“</w:t>
      </w:r>
      <w:r>
        <w:rPr>
          <w:rStyle w:val="Kommentarsreferens"/>
        </w:rPr>
        <w:annotationRef/>
      </w:r>
      <w:proofErr w:type="gramStart"/>
      <w:r>
        <w:t>scaling</w:t>
      </w:r>
      <w:proofErr w:type="gramEnd"/>
      <w:r>
        <w:t xml:space="preserve"> with size </w:t>
      </w:r>
      <w:proofErr w:type="spellStart"/>
      <w:r>
        <w:t>allometrically</w:t>
      </w:r>
      <w:proofErr w:type="spellEnd"/>
      <w:r>
        <w:t>” is tautological</w:t>
      </w:r>
    </w:p>
  </w:comment>
  <w:comment w:id="172" w:author="Max Lindmark" w:date="2021-10-06T16:33:00Z" w:initials="">
    <w:p w14:paraId="000000B8"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Probably because they tend to focus on fishing effects on the size spectrum</w:t>
      </w:r>
    </w:p>
  </w:comment>
  <w:comment w:id="174" w:author="Anna Gårdmark" w:date="2022-02-09T18:21:00Z" w:initials="AG">
    <w:p w14:paraId="7B1299FC" w14:textId="06CE4862" w:rsidR="00CC6788" w:rsidRDefault="00CC6788">
      <w:pPr>
        <w:pStyle w:val="Kommentarer"/>
      </w:pPr>
      <w:r>
        <w:rPr>
          <w:rStyle w:val="Kommentarsreferens"/>
        </w:rPr>
        <w:annotationRef/>
      </w:r>
      <w:proofErr w:type="gramStart"/>
      <w:r>
        <w:t>is</w:t>
      </w:r>
      <w:proofErr w:type="gramEnd"/>
      <w:r>
        <w:t xml:space="preserve"> this needed? </w:t>
      </w:r>
      <w:proofErr w:type="gramStart"/>
      <w:r>
        <w:t>comes</w:t>
      </w:r>
      <w:proofErr w:type="gramEnd"/>
      <w:r>
        <w:t xml:space="preserve"> a bit out of the blue</w:t>
      </w:r>
    </w:p>
  </w:comment>
  <w:comment w:id="178" w:author="Anna Gårdmark" w:date="2022-02-09T14:09:00Z" w:initials="AG">
    <w:p w14:paraId="441C3C1D" w14:textId="3DD2A609" w:rsidR="00CC6788" w:rsidRDefault="00CC6788">
      <w:pPr>
        <w:pStyle w:val="Kommentarer"/>
      </w:pPr>
      <w:r>
        <w:rPr>
          <w:rStyle w:val="Kommentarsreferens"/>
        </w:rPr>
        <w:annotationRef/>
      </w:r>
      <w:r>
        <w:rPr>
          <w:rStyle w:val="Kommentarsreferens"/>
        </w:rPr>
        <w:t xml:space="preserve">?? </w:t>
      </w:r>
      <w:proofErr w:type="gramStart"/>
      <w:r>
        <w:rPr>
          <w:rStyle w:val="Kommentarsreferens"/>
        </w:rPr>
        <w:t>did</w:t>
      </w:r>
      <w:proofErr w:type="gramEnd"/>
      <w:r>
        <w:rPr>
          <w:rStyle w:val="Kommentarsreferens"/>
        </w:rPr>
        <w:t xml:space="preserve"> you mean ‘paths’? </w:t>
      </w:r>
      <w:proofErr w:type="gramStart"/>
      <w:r>
        <w:rPr>
          <w:rStyle w:val="Kommentarsreferens"/>
        </w:rPr>
        <w:t>else</w:t>
      </w:r>
      <w:proofErr w:type="gramEnd"/>
      <w:r>
        <w:rPr>
          <w:rStyle w:val="Kommentarsreferens"/>
        </w:rPr>
        <w:t xml:space="preserve"> I don’t get this.</w:t>
      </w:r>
    </w:p>
  </w:comment>
  <w:comment w:id="221" w:author="Anna Gårdmark" w:date="2022-02-09T18:31:00Z" w:initials="AG">
    <w:p w14:paraId="2A10D310" w14:textId="78B1BE32" w:rsidR="00CC6788" w:rsidRDefault="00CC6788">
      <w:pPr>
        <w:pStyle w:val="Kommentarer"/>
      </w:pPr>
      <w:r>
        <w:rPr>
          <w:rStyle w:val="Kommentarsreferens"/>
        </w:rPr>
        <w:annotationRef/>
      </w:r>
      <w:proofErr w:type="gramStart"/>
      <w:r>
        <w:rPr>
          <w:rStyle w:val="Kommentarsreferens"/>
        </w:rPr>
        <w:t>from</w:t>
      </w:r>
      <w:proofErr w:type="gramEnd"/>
      <w:r>
        <w:rPr>
          <w:rStyle w:val="Kommentarsreferens"/>
        </w:rPr>
        <w:t xml:space="preserve"> this paragraph it isn’t really clear what the main knowledge gap is. </w:t>
      </w:r>
      <w:proofErr w:type="gramStart"/>
      <w:r>
        <w:rPr>
          <w:rStyle w:val="Kommentarsreferens"/>
        </w:rPr>
        <w:t>worth</w:t>
      </w:r>
      <w:proofErr w:type="gramEnd"/>
      <w:r>
        <w:rPr>
          <w:rStyle w:val="Kommentarsreferens"/>
        </w:rPr>
        <w:t xml:space="preserve"> reiterating here to make it </w:t>
      </w:r>
      <w:proofErr w:type="spellStart"/>
      <w:r>
        <w:rPr>
          <w:rStyle w:val="Kommentarsreferens"/>
        </w:rPr>
        <w:t>clar</w:t>
      </w:r>
      <w:proofErr w:type="spellEnd"/>
      <w:r>
        <w:rPr>
          <w:rStyle w:val="Kommentarsreferens"/>
        </w:rPr>
        <w:t>.</w:t>
      </w:r>
    </w:p>
  </w:comment>
  <w:comment w:id="242" w:author="Anna Gårdmark" w:date="2022-02-09T18:36:00Z" w:initials="AG">
    <w:p w14:paraId="757950F5" w14:textId="2AD45A23" w:rsidR="00CC6788" w:rsidRDefault="00CC6788">
      <w:pPr>
        <w:pStyle w:val="Kommentarer"/>
      </w:pPr>
      <w:r>
        <w:rPr>
          <w:rStyle w:val="Kommentarsreferens"/>
        </w:rPr>
        <w:annotationRef/>
      </w:r>
      <w:proofErr w:type="gramStart"/>
      <w:r>
        <w:rPr>
          <w:rStyle w:val="Kommentarsreferens"/>
        </w:rPr>
        <w:t>completely</w:t>
      </w:r>
      <w:proofErr w:type="gramEnd"/>
      <w:r>
        <w:rPr>
          <w:rStyle w:val="Kommentarsreferens"/>
        </w:rPr>
        <w:t xml:space="preserve"> unknown to your readers; need proper introduction</w:t>
      </w:r>
    </w:p>
  </w:comment>
  <w:comment w:id="263" w:author="Anna Gårdmark" w:date="2022-02-09T18:50:00Z" w:initials="AG">
    <w:p w14:paraId="3321B3B4" w14:textId="2E0D8360" w:rsidR="00CC6788" w:rsidRDefault="00CC6788">
      <w:pPr>
        <w:pStyle w:val="Kommentarer"/>
      </w:pPr>
      <w:r>
        <w:rPr>
          <w:rStyle w:val="Kommentarsreferens"/>
        </w:rPr>
        <w:annotationRef/>
      </w:r>
      <w:r>
        <w:rPr>
          <w:rStyle w:val="Kommentarsreferens"/>
        </w:rPr>
        <w:t>I would go for ‘heated area’ instead of ‘warm’, as this signals that it is caused and artificial rather than a natural difference warm-cold</w:t>
      </w:r>
    </w:p>
  </w:comment>
  <w:comment w:id="292" w:author="Anna Gårdmark" w:date="2022-02-09T18:52:00Z" w:initials="AG">
    <w:p w14:paraId="341402B3" w14:textId="61D84B8B" w:rsidR="00CC6788" w:rsidRDefault="00CC6788">
      <w:pPr>
        <w:pStyle w:val="Kommentarer"/>
      </w:pPr>
      <w:r>
        <w:rPr>
          <w:rStyle w:val="Kommentarsreferens"/>
        </w:rPr>
        <w:annotationRef/>
      </w:r>
      <w:proofErr w:type="gramStart"/>
      <w:r>
        <w:rPr>
          <w:rStyle w:val="Kommentarsreferens"/>
        </w:rPr>
        <w:t>see</w:t>
      </w:r>
      <w:proofErr w:type="gramEnd"/>
      <w:r>
        <w:rPr>
          <w:rStyle w:val="Kommentarsreferens"/>
        </w:rPr>
        <w:t xml:space="preserve"> previous comment; suggest you go for ‘heated’ and ‘reference’, which clarifies that it is an experimental heating; but since you started with warm cold I continued it here</w:t>
      </w:r>
    </w:p>
  </w:comment>
  <w:comment w:id="296" w:author="Max Lindmark" w:date="2021-08-10T10:36:00Z" w:initials="">
    <w:p w14:paraId="000000A7"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w:t>
      </w:r>
      <w:proofErr w:type="gramStart"/>
      <w:r>
        <w:rPr>
          <w:rFonts w:ascii="Arial" w:eastAsia="Arial" w:hAnsi="Arial" w:cs="Arial"/>
          <w:color w:val="000000"/>
          <w:sz w:val="22"/>
          <w:szCs w:val="22"/>
        </w:rPr>
        <w:t>and</w:t>
      </w:r>
      <w:proofErr w:type="gramEnd"/>
      <w:r>
        <w:rPr>
          <w:rFonts w:ascii="Arial" w:eastAsia="Arial" w:hAnsi="Arial" w:cs="Arial"/>
          <w:color w:val="000000"/>
          <w:sz w:val="22"/>
          <w:szCs w:val="22"/>
        </w:rPr>
        <w:t xml:space="preserve"> is followed by a concise, focused account of the findings (headed 'Results')…</w:t>
      </w:r>
    </w:p>
  </w:comment>
  <w:comment w:id="297" w:author="Max Lindmark" w:date="2021-10-19T12:07:00Z" w:initials="">
    <w:p w14:paraId="000000A8"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Det star visserligen “</w:t>
      </w:r>
      <w:proofErr w:type="spellStart"/>
      <w:r w:rsidRPr="001B1A85">
        <w:rPr>
          <w:rFonts w:ascii="Arial" w:eastAsia="Arial" w:hAnsi="Arial" w:cs="Arial"/>
          <w:color w:val="000000"/>
          <w:sz w:val="22"/>
          <w:szCs w:val="22"/>
          <w:lang w:val="sv-SE"/>
        </w:rPr>
        <w:t>concicse</w:t>
      </w:r>
      <w:proofErr w:type="spellEnd"/>
      <w:r w:rsidRPr="001B1A85">
        <w:rPr>
          <w:rFonts w:ascii="Arial" w:eastAsia="Arial" w:hAnsi="Arial" w:cs="Arial"/>
          <w:color w:val="000000"/>
          <w:sz w:val="22"/>
          <w:szCs w:val="22"/>
          <w:lang w:val="sv-SE"/>
        </w:rPr>
        <w:t xml:space="preserve">”, men vi är ganska långt ifrån </w:t>
      </w:r>
      <w:proofErr w:type="spellStart"/>
      <w:r w:rsidRPr="001B1A85">
        <w:rPr>
          <w:rFonts w:ascii="Arial" w:eastAsia="Arial" w:hAnsi="Arial" w:cs="Arial"/>
          <w:color w:val="000000"/>
          <w:sz w:val="22"/>
          <w:szCs w:val="22"/>
          <w:lang w:val="sv-SE"/>
        </w:rPr>
        <w:t>word</w:t>
      </w:r>
      <w:proofErr w:type="spellEnd"/>
      <w:r w:rsidRPr="001B1A85">
        <w:rPr>
          <w:rFonts w:ascii="Arial" w:eastAsia="Arial" w:hAnsi="Arial" w:cs="Arial"/>
          <w:color w:val="000000"/>
          <w:sz w:val="22"/>
          <w:szCs w:val="22"/>
          <w:lang w:val="sv-SE"/>
        </w:rPr>
        <w:t xml:space="preserve">-limit (och intron är begränsad till 500 ord, och diskussionen till 2 </w:t>
      </w:r>
      <w:proofErr w:type="spellStart"/>
      <w:r w:rsidRPr="001B1A85">
        <w:rPr>
          <w:rFonts w:ascii="Arial" w:eastAsia="Arial" w:hAnsi="Arial" w:cs="Arial"/>
          <w:color w:val="000000"/>
          <w:sz w:val="22"/>
          <w:szCs w:val="22"/>
          <w:lang w:val="sv-SE"/>
        </w:rPr>
        <w:t>paragrapger</w:t>
      </w:r>
      <w:proofErr w:type="spellEnd"/>
      <w:r w:rsidRPr="001B1A85">
        <w:rPr>
          <w:rFonts w:ascii="Arial" w:eastAsia="Arial" w:hAnsi="Arial" w:cs="Arial"/>
          <w:color w:val="000000"/>
          <w:sz w:val="22"/>
          <w:szCs w:val="22"/>
          <w:lang w:val="sv-SE"/>
        </w:rPr>
        <w:t xml:space="preserve">, så det är bara här vi kan öka på. Har även kollat i andra </w:t>
      </w:r>
      <w:proofErr w:type="spellStart"/>
      <w:r w:rsidRPr="001B1A85">
        <w:rPr>
          <w:rFonts w:ascii="Arial" w:eastAsia="Arial" w:hAnsi="Arial" w:cs="Arial"/>
          <w:color w:val="000000"/>
          <w:sz w:val="22"/>
          <w:szCs w:val="22"/>
          <w:lang w:val="sv-SE"/>
        </w:rPr>
        <w:t>nature</w:t>
      </w:r>
      <w:proofErr w:type="spellEnd"/>
      <w:r w:rsidRPr="001B1A85">
        <w:rPr>
          <w:rFonts w:ascii="Arial" w:eastAsia="Arial" w:hAnsi="Arial" w:cs="Arial"/>
          <w:color w:val="000000"/>
          <w:sz w:val="22"/>
          <w:szCs w:val="22"/>
          <w:lang w:val="sv-SE"/>
        </w:rPr>
        <w:t xml:space="preserve"> </w:t>
      </w:r>
      <w:proofErr w:type="spellStart"/>
      <w:r w:rsidRPr="001B1A85">
        <w:rPr>
          <w:rFonts w:ascii="Arial" w:eastAsia="Arial" w:hAnsi="Arial" w:cs="Arial"/>
          <w:color w:val="000000"/>
          <w:sz w:val="22"/>
          <w:szCs w:val="22"/>
          <w:lang w:val="sv-SE"/>
        </w:rPr>
        <w:t>eco</w:t>
      </w:r>
      <w:proofErr w:type="spellEnd"/>
      <w:r w:rsidRPr="001B1A85">
        <w:rPr>
          <w:rFonts w:ascii="Arial" w:eastAsia="Arial" w:hAnsi="Arial" w:cs="Arial"/>
          <w:color w:val="000000"/>
          <w:sz w:val="22"/>
          <w:szCs w:val="22"/>
          <w:lang w:val="sv-SE"/>
        </w:rPr>
        <w:t xml:space="preserve"> </w:t>
      </w:r>
      <w:proofErr w:type="spellStart"/>
      <w:r w:rsidRPr="001B1A85">
        <w:rPr>
          <w:rFonts w:ascii="Arial" w:eastAsia="Arial" w:hAnsi="Arial" w:cs="Arial"/>
          <w:color w:val="000000"/>
          <w:sz w:val="22"/>
          <w:szCs w:val="22"/>
          <w:lang w:val="sv-SE"/>
        </w:rPr>
        <w:t>evo</w:t>
      </w:r>
      <w:proofErr w:type="spellEnd"/>
      <w:r w:rsidRPr="001B1A85">
        <w:rPr>
          <w:rFonts w:ascii="Arial" w:eastAsia="Arial" w:hAnsi="Arial" w:cs="Arial"/>
          <w:color w:val="000000"/>
          <w:sz w:val="22"/>
          <w:szCs w:val="22"/>
          <w:lang w:val="sv-SE"/>
        </w:rPr>
        <w:t xml:space="preserve"> </w:t>
      </w:r>
      <w:proofErr w:type="spellStart"/>
      <w:r w:rsidRPr="001B1A85">
        <w:rPr>
          <w:rFonts w:ascii="Arial" w:eastAsia="Arial" w:hAnsi="Arial" w:cs="Arial"/>
          <w:color w:val="000000"/>
          <w:sz w:val="22"/>
          <w:szCs w:val="22"/>
          <w:lang w:val="sv-SE"/>
        </w:rPr>
        <w:t>articular</w:t>
      </w:r>
      <w:proofErr w:type="spellEnd"/>
      <w:r w:rsidRPr="001B1A85">
        <w:rPr>
          <w:rFonts w:ascii="Arial" w:eastAsia="Arial" w:hAnsi="Arial" w:cs="Arial"/>
          <w:color w:val="000000"/>
          <w:sz w:val="22"/>
          <w:szCs w:val="22"/>
          <w:lang w:val="sv-SE"/>
        </w:rPr>
        <w:t xml:space="preserve"> och jag tycker att många lägger in lite tolkningar och friare meningar här.</w:t>
      </w:r>
    </w:p>
  </w:comment>
  <w:comment w:id="303" w:author="Anna Gårdmark" w:date="2022-02-10T08:54:00Z" w:initials="AG">
    <w:p w14:paraId="07268ACD" w14:textId="771CBE58" w:rsidR="00CC6788" w:rsidRDefault="00CC6788">
      <w:pPr>
        <w:pStyle w:val="Kommentarer"/>
      </w:pPr>
      <w:r>
        <w:rPr>
          <w:rStyle w:val="Kommentarsreferens"/>
        </w:rPr>
        <w:annotationRef/>
      </w:r>
      <w:proofErr w:type="gramStart"/>
      <w:r>
        <w:rPr>
          <w:rStyle w:val="Kommentarsreferens"/>
        </w:rPr>
        <w:t>do</w:t>
      </w:r>
      <w:proofErr w:type="gramEnd"/>
      <w:r>
        <w:rPr>
          <w:rStyle w:val="Kommentarsreferens"/>
        </w:rPr>
        <w:t xml:space="preserve"> readers understand this word do we think?</w:t>
      </w:r>
    </w:p>
  </w:comment>
  <w:comment w:id="315" w:author="Anna Gårdmark" w:date="2022-02-10T08:20:00Z" w:initials="AG">
    <w:p w14:paraId="4629AF4F" w14:textId="64965E54" w:rsidR="00CC6788" w:rsidRDefault="00CC6788">
      <w:pPr>
        <w:pStyle w:val="Kommentarer"/>
      </w:pPr>
      <w:r>
        <w:rPr>
          <w:rStyle w:val="Kommentarsreferens"/>
        </w:rPr>
        <w:annotationRef/>
      </w:r>
      <w:proofErr w:type="gramStart"/>
      <w:r>
        <w:t>needs</w:t>
      </w:r>
      <w:proofErr w:type="gramEnd"/>
      <w:r>
        <w:t xml:space="preserve"> to be translated for the general reader into something clarifying what this means</w:t>
      </w:r>
    </w:p>
  </w:comment>
  <w:comment w:id="412" w:author="Anna Gårdmark" w:date="2022-02-10T10:32:00Z" w:initials="AG">
    <w:p w14:paraId="740DA1F9" w14:textId="0B323A17" w:rsidR="00CC6788" w:rsidRPr="0016529A" w:rsidRDefault="00CC6788">
      <w:pPr>
        <w:pStyle w:val="Kommentarer"/>
        <w:rPr>
          <w:lang w:val="sv-SE"/>
        </w:rPr>
      </w:pPr>
      <w:r>
        <w:rPr>
          <w:rStyle w:val="Kommentarsreferens"/>
        </w:rPr>
        <w:annotationRef/>
      </w:r>
      <w:r w:rsidRPr="0016529A">
        <w:rPr>
          <w:rStyle w:val="Kommentarsreferens"/>
          <w:lang w:val="sv-SE"/>
        </w:rPr>
        <w:t>behöver vi så här fin noggrannhet, räcker det inte med en decimal</w:t>
      </w:r>
      <w:r>
        <w:rPr>
          <w:rStyle w:val="Kommentarsreferens"/>
          <w:lang w:val="sv-SE"/>
        </w:rPr>
        <w:t>? (eller inga?)</w:t>
      </w:r>
    </w:p>
  </w:comment>
  <w:comment w:id="475" w:author="Anna Gårdmark" w:date="2022-02-10T09:45:00Z" w:initials="AG">
    <w:p w14:paraId="469AFDC8" w14:textId="3B317926" w:rsidR="00CC6788" w:rsidRDefault="00CC6788">
      <w:pPr>
        <w:pStyle w:val="Kommentarer"/>
      </w:pPr>
      <w:r>
        <w:rPr>
          <w:rStyle w:val="Kommentarsreferens"/>
        </w:rPr>
        <w:annotationRef/>
      </w:r>
      <w:proofErr w:type="gramStart"/>
      <w:r>
        <w:rPr>
          <w:rStyle w:val="Kommentarsreferens"/>
        </w:rPr>
        <w:t>ref</w:t>
      </w:r>
      <w:proofErr w:type="gramEnd"/>
      <w:r>
        <w:rPr>
          <w:rStyle w:val="Kommentarsreferens"/>
        </w:rPr>
        <w:t xml:space="preserve"> to a supplementary table would be good here</w:t>
      </w:r>
    </w:p>
  </w:comment>
  <w:comment w:id="479" w:author="Anna Gårdmark" w:date="2022-02-10T09:43:00Z" w:initials="AG">
    <w:p w14:paraId="3BDEEAFF" w14:textId="162AE9E0" w:rsidR="00CC6788" w:rsidRPr="00C70D21" w:rsidRDefault="00CC6788">
      <w:pPr>
        <w:pStyle w:val="Kommentarer"/>
      </w:pPr>
      <w:r>
        <w:rPr>
          <w:rStyle w:val="Kommentarsreferens"/>
        </w:rPr>
        <w:annotationRef/>
      </w:r>
      <w:proofErr w:type="gramStart"/>
      <w:r w:rsidRPr="00C70D21">
        <w:rPr>
          <w:rStyle w:val="Kommentarsreferens"/>
        </w:rPr>
        <w:t>or</w:t>
      </w:r>
      <w:proofErr w:type="gramEnd"/>
      <w:r w:rsidRPr="00C70D21">
        <w:rPr>
          <w:rStyle w:val="Kommentarsreferens"/>
        </w:rPr>
        <w:t xml:space="preserve">? </w:t>
      </w:r>
      <w:proofErr w:type="gramStart"/>
      <w:r w:rsidRPr="00C70D21">
        <w:rPr>
          <w:rStyle w:val="Kommentarsreferens"/>
        </w:rPr>
        <w:t>else</w:t>
      </w:r>
      <w:proofErr w:type="gramEnd"/>
      <w:r w:rsidRPr="00C70D21">
        <w:rPr>
          <w:rStyle w:val="Kommentarsreferens"/>
        </w:rPr>
        <w:t xml:space="preserve"> I don’t get what beta1 and beta0 refers to</w:t>
      </w:r>
      <w:r>
        <w:rPr>
          <w:rStyle w:val="Kommentarsreferens"/>
        </w:rPr>
        <w:t>?</w:t>
      </w:r>
    </w:p>
  </w:comment>
  <w:comment w:id="492" w:author="Max Lindmark" w:date="2021-10-22T12:07:00Z" w:initials="">
    <w:p w14:paraId="000000A9"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Hade gärna fått in hur tillväxtökningen som TSR innebär ofta överskuggas </w:t>
      </w:r>
      <w:proofErr w:type="spellStart"/>
      <w:r w:rsidRPr="001B1A85">
        <w:rPr>
          <w:rFonts w:ascii="Arial" w:eastAsia="Arial" w:hAnsi="Arial" w:cs="Arial"/>
          <w:color w:val="000000"/>
          <w:sz w:val="22"/>
          <w:szCs w:val="22"/>
          <w:lang w:val="sv-SE"/>
        </w:rPr>
        <w:t>pga</w:t>
      </w:r>
      <w:proofErr w:type="spellEnd"/>
      <w:r w:rsidRPr="001B1A85">
        <w:rPr>
          <w:rFonts w:ascii="Arial" w:eastAsia="Arial" w:hAnsi="Arial" w:cs="Arial"/>
          <w:color w:val="000000"/>
          <w:sz w:val="22"/>
          <w:szCs w:val="22"/>
          <w:lang w:val="sv-SE"/>
        </w:rPr>
        <w:t xml:space="preserve"> focus på </w:t>
      </w:r>
      <w:proofErr w:type="spellStart"/>
      <w:r w:rsidRPr="001B1A85">
        <w:rPr>
          <w:rFonts w:ascii="Arial" w:eastAsia="Arial" w:hAnsi="Arial" w:cs="Arial"/>
          <w:color w:val="000000"/>
          <w:sz w:val="22"/>
          <w:szCs w:val="22"/>
          <w:lang w:val="sv-SE"/>
        </w:rPr>
        <w:t>shrinking</w:t>
      </w:r>
      <w:proofErr w:type="spellEnd"/>
      <w:r w:rsidRPr="001B1A85">
        <w:rPr>
          <w:rFonts w:ascii="Arial" w:eastAsia="Arial" w:hAnsi="Arial" w:cs="Arial"/>
          <w:color w:val="000000"/>
          <w:sz w:val="22"/>
          <w:szCs w:val="22"/>
          <w:lang w:val="sv-SE"/>
        </w:rPr>
        <w:t xml:space="preserve">. </w:t>
      </w:r>
    </w:p>
    <w:p w14:paraId="000000AA"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p>
    <w:p w14:paraId="000000AB"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Samt att TSR-bevis är rätt ovanliga på större organismer i naturliga miljöer (mycket mer studier och teori på mindre organismer)</w:t>
      </w:r>
    </w:p>
  </w:comment>
  <w:comment w:id="493" w:author="Max Lindmark" w:date="2021-10-19T11:54:00Z" w:initials="">
    <w:p w14:paraId="000000A4"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Två paragrafer </w:t>
      </w:r>
      <w:proofErr w:type="spellStart"/>
      <w:r w:rsidRPr="001B1A85">
        <w:rPr>
          <w:rFonts w:ascii="Arial" w:eastAsia="Arial" w:hAnsi="Arial" w:cs="Arial"/>
          <w:color w:val="000000"/>
          <w:sz w:val="22"/>
          <w:szCs w:val="22"/>
          <w:lang w:val="sv-SE"/>
        </w:rPr>
        <w:t>discussion</w:t>
      </w:r>
      <w:proofErr w:type="spellEnd"/>
      <w:r w:rsidRPr="001B1A85">
        <w:rPr>
          <w:rFonts w:ascii="Arial" w:eastAsia="Arial" w:hAnsi="Arial" w:cs="Arial"/>
          <w:color w:val="000000"/>
          <w:sz w:val="22"/>
          <w:szCs w:val="22"/>
          <w:lang w:val="sv-SE"/>
        </w:rPr>
        <w:t xml:space="preserve"> lämnar ju mycket osagt… Just nu väldigt lite om mortalitet!</w:t>
      </w:r>
    </w:p>
  </w:comment>
  <w:comment w:id="494" w:author="Max Lindmark" w:date="2021-08-10T10:36:00Z" w:initials="">
    <w:p w14:paraId="000000B0"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w:t>
      </w:r>
      <w:proofErr w:type="gramStart"/>
      <w:r>
        <w:rPr>
          <w:rFonts w:ascii="Arial" w:eastAsia="Arial" w:hAnsi="Arial" w:cs="Arial"/>
          <w:color w:val="000000"/>
          <w:sz w:val="22"/>
          <w:szCs w:val="22"/>
        </w:rPr>
        <w:t>and</w:t>
      </w:r>
      <w:proofErr w:type="gramEnd"/>
      <w:r>
        <w:rPr>
          <w:rFonts w:ascii="Arial" w:eastAsia="Arial" w:hAnsi="Arial" w:cs="Arial"/>
          <w:color w:val="000000"/>
          <w:sz w:val="22"/>
          <w:szCs w:val="22"/>
        </w:rPr>
        <w:t xml:space="preserve"> one or two short paragraphs of discussion (headed 'Discussion').</w:t>
      </w:r>
    </w:p>
  </w:comment>
  <w:comment w:id="507" w:author="Anna Gårdmark" w:date="2022-02-10T10:06:00Z" w:initials="AG">
    <w:p w14:paraId="027FD61E" w14:textId="54909676" w:rsidR="00CC6788" w:rsidRDefault="00CC6788">
      <w:pPr>
        <w:pStyle w:val="Kommentarer"/>
      </w:pPr>
      <w:r>
        <w:rPr>
          <w:rStyle w:val="Kommentarsreferens"/>
        </w:rPr>
        <w:annotationRef/>
      </w:r>
      <w:proofErr w:type="gramStart"/>
      <w:r>
        <w:rPr>
          <w:rStyle w:val="Kommentarsreferens"/>
        </w:rPr>
        <w:t>refs</w:t>
      </w:r>
      <w:proofErr w:type="gramEnd"/>
      <w:r>
        <w:rPr>
          <w:rStyle w:val="Kommentarsreferens"/>
        </w:rPr>
        <w:t xml:space="preserve"> needed here on other studies in natural systems</w:t>
      </w:r>
    </w:p>
  </w:comment>
  <w:comment w:id="536" w:author="Anna Gårdmark" w:date="2022-02-10T10:06:00Z" w:initials="AG">
    <w:p w14:paraId="05029566" w14:textId="73C9098A" w:rsidR="00CC6788" w:rsidRDefault="00CC6788">
      <w:pPr>
        <w:pStyle w:val="Kommentarer"/>
      </w:pPr>
      <w:r>
        <w:rPr>
          <w:rStyle w:val="Kommentarsreferens"/>
        </w:rPr>
        <w:annotationRef/>
      </w:r>
      <w:proofErr w:type="gramStart"/>
      <w:r>
        <w:rPr>
          <w:rStyle w:val="Kommentarsreferens"/>
        </w:rPr>
        <w:t>refs</w:t>
      </w:r>
      <w:proofErr w:type="gramEnd"/>
      <w:r>
        <w:rPr>
          <w:rStyle w:val="Kommentarsreferens"/>
        </w:rPr>
        <w:t xml:space="preserve"> needed here</w:t>
      </w:r>
    </w:p>
  </w:comment>
  <w:comment w:id="542" w:author="Malin Karlsson" w:date="2021-11-03T08:49:00Z" w:initials="">
    <w:p w14:paraId="000000AE"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Jag förstår inte riktigt den här meningen. Menar du TSR och GOLT? Jag tror att jag inte riktigt vet vad </w:t>
      </w:r>
      <w:proofErr w:type="spellStart"/>
      <w:r w:rsidRPr="001B1A85">
        <w:rPr>
          <w:rFonts w:ascii="Arial" w:eastAsia="Arial" w:hAnsi="Arial" w:cs="Arial"/>
          <w:color w:val="000000"/>
          <w:sz w:val="22"/>
          <w:szCs w:val="22"/>
          <w:lang w:val="sv-SE"/>
        </w:rPr>
        <w:t>agnostic</w:t>
      </w:r>
      <w:proofErr w:type="spellEnd"/>
      <w:r w:rsidRPr="001B1A85">
        <w:rPr>
          <w:rFonts w:ascii="Arial" w:eastAsia="Arial" w:hAnsi="Arial" w:cs="Arial"/>
          <w:color w:val="000000"/>
          <w:sz w:val="22"/>
          <w:szCs w:val="22"/>
          <w:lang w:val="sv-SE"/>
        </w:rPr>
        <w:t xml:space="preserve"> betyder? menar du att TSR och GOLT ignorerar förändringar i t.ex. </w:t>
      </w:r>
      <w:proofErr w:type="spellStart"/>
      <w:r w:rsidRPr="001B1A85">
        <w:rPr>
          <w:rFonts w:ascii="Arial" w:eastAsia="Arial" w:hAnsi="Arial" w:cs="Arial"/>
          <w:color w:val="000000"/>
          <w:sz w:val="22"/>
          <w:szCs w:val="22"/>
          <w:lang w:val="sv-SE"/>
        </w:rPr>
        <w:t>food</w:t>
      </w:r>
      <w:proofErr w:type="spellEnd"/>
      <w:r w:rsidRPr="001B1A85">
        <w:rPr>
          <w:rFonts w:ascii="Arial" w:eastAsia="Arial" w:hAnsi="Arial" w:cs="Arial"/>
          <w:color w:val="000000"/>
          <w:sz w:val="22"/>
          <w:szCs w:val="22"/>
          <w:lang w:val="sv-SE"/>
        </w:rPr>
        <w:t xml:space="preserve"> </w:t>
      </w:r>
      <w:proofErr w:type="spellStart"/>
      <w:r w:rsidRPr="001B1A85">
        <w:rPr>
          <w:rFonts w:ascii="Arial" w:eastAsia="Arial" w:hAnsi="Arial" w:cs="Arial"/>
          <w:color w:val="000000"/>
          <w:sz w:val="22"/>
          <w:szCs w:val="22"/>
          <w:lang w:val="sv-SE"/>
        </w:rPr>
        <w:t>levels</w:t>
      </w:r>
      <w:proofErr w:type="spellEnd"/>
      <w:r w:rsidRPr="001B1A85">
        <w:rPr>
          <w:rFonts w:ascii="Arial" w:eastAsia="Arial" w:hAnsi="Arial" w:cs="Arial"/>
          <w:color w:val="000000"/>
          <w:sz w:val="22"/>
          <w:szCs w:val="22"/>
          <w:lang w:val="sv-SE"/>
        </w:rPr>
        <w:t>?</w:t>
      </w:r>
    </w:p>
  </w:comment>
  <w:comment w:id="545" w:author="Anna Gårdmark" w:date="2022-02-10T10:09:00Z" w:initials="AG">
    <w:p w14:paraId="3CC78DD6" w14:textId="226C23BE" w:rsidR="00CC6788" w:rsidRDefault="00CC6788">
      <w:pPr>
        <w:pStyle w:val="Kommentarer"/>
      </w:pPr>
      <w:r>
        <w:rPr>
          <w:rStyle w:val="Kommentarsreferens"/>
        </w:rPr>
        <w:annotationRef/>
      </w:r>
      <w:r>
        <w:rPr>
          <w:rStyle w:val="Kommentarsreferens"/>
        </w:rPr>
        <w:t xml:space="preserve">Perhaps insert here that one reason whey faster growth across all sizes in the warm area could be caused by warming both affecting physiological rates and increasing food levels. </w:t>
      </w:r>
    </w:p>
  </w:comment>
  <w:comment w:id="547" w:author="Anna Gårdmark" w:date="2022-02-10T10:28:00Z" w:initials="AG">
    <w:p w14:paraId="504F5AA2" w14:textId="16F386BE" w:rsidR="00CC6788" w:rsidRDefault="00CC6788">
      <w:pPr>
        <w:pStyle w:val="Kommentarer"/>
      </w:pPr>
      <w:r>
        <w:rPr>
          <w:rStyle w:val="Kommentarsreferens"/>
        </w:rPr>
        <w:annotationRef/>
      </w:r>
      <w:proofErr w:type="gramStart"/>
      <w:r>
        <w:rPr>
          <w:rStyle w:val="Kommentarsreferens"/>
        </w:rPr>
        <w:t>we</w:t>
      </w:r>
      <w:proofErr w:type="gramEnd"/>
      <w:r>
        <w:rPr>
          <w:rStyle w:val="Kommentarsreferens"/>
        </w:rPr>
        <w:t xml:space="preserve"> need to say something of what could have caused this; it is likely that heating at the ecosystem scale results in different responses than pure direct effects of warming on individual organisms, in that warming could increase both physiological rates and food productivity.</w:t>
      </w:r>
    </w:p>
  </w:comment>
  <w:comment w:id="562" w:author="Anna Gårdmark" w:date="2022-02-10T10:57:00Z" w:initials="AG">
    <w:p w14:paraId="38DEBF48" w14:textId="3C911358" w:rsidR="00CC6788" w:rsidRDefault="00CC6788">
      <w:pPr>
        <w:pStyle w:val="Kommentarer"/>
        <w:rPr>
          <w:rStyle w:val="Kommentarsreferens"/>
          <w:lang w:val="sv-SE"/>
        </w:rPr>
      </w:pPr>
      <w:r>
        <w:rPr>
          <w:rStyle w:val="Kommentarsreferens"/>
        </w:rPr>
        <w:annotationRef/>
      </w:r>
      <w:r w:rsidRPr="00E0077A">
        <w:rPr>
          <w:rStyle w:val="Kommentarsreferens"/>
          <w:lang w:val="sv-SE"/>
        </w:rPr>
        <w:t xml:space="preserve">det här stycket är så kort så här finns utrymme att expandera diskussionen </w:t>
      </w:r>
      <w:r>
        <w:rPr>
          <w:rStyle w:val="Kommentarsreferens"/>
          <w:lang w:val="sv-SE"/>
        </w:rPr>
        <w:t xml:space="preserve">(när vi nu är så långt från </w:t>
      </w:r>
      <w:proofErr w:type="spellStart"/>
      <w:r>
        <w:rPr>
          <w:rStyle w:val="Kommentarsreferens"/>
          <w:lang w:val="sv-SE"/>
        </w:rPr>
        <w:t>word</w:t>
      </w:r>
      <w:proofErr w:type="spellEnd"/>
      <w:r>
        <w:rPr>
          <w:rStyle w:val="Kommentarsreferens"/>
          <w:lang w:val="sv-SE"/>
        </w:rPr>
        <w:t xml:space="preserve"> limit) </w:t>
      </w:r>
    </w:p>
    <w:p w14:paraId="710E9747" w14:textId="57CE76FA" w:rsidR="00FF7C0E" w:rsidRDefault="00FF7C0E">
      <w:pPr>
        <w:pStyle w:val="Kommentarer"/>
        <w:rPr>
          <w:rStyle w:val="Kommentarsreferens"/>
        </w:rPr>
      </w:pPr>
    </w:p>
    <w:p w14:paraId="26B73C26" w14:textId="27718FA5" w:rsidR="00FF7C0E" w:rsidRPr="00FF7C0E" w:rsidRDefault="00FF7C0E">
      <w:pPr>
        <w:pStyle w:val="Kommentarer"/>
        <w:rPr>
          <w:rStyle w:val="Kommentarsreferens"/>
          <w:lang w:val="sv-SE"/>
        </w:rPr>
      </w:pPr>
      <w:r w:rsidRPr="00FF7C0E">
        <w:rPr>
          <w:rStyle w:val="Kommentarsreferens"/>
          <w:lang w:val="sv-SE"/>
        </w:rPr>
        <w:t xml:space="preserve">Tänker att vi borde diskutera </w:t>
      </w:r>
      <w:r>
        <w:rPr>
          <w:rStyle w:val="Kommentarsreferens"/>
          <w:lang w:val="sv-SE"/>
        </w:rPr>
        <w:t>uppvärmningseffekter på mortalitet, t ex utifrån</w:t>
      </w:r>
    </w:p>
    <w:p w14:paraId="249FF395" w14:textId="39D9BC03" w:rsidR="00FF7C0E" w:rsidRDefault="00FF7C0E">
      <w:pPr>
        <w:pStyle w:val="Kommentarer"/>
        <w:rPr>
          <w:rStyle w:val="Kommentarsreferens"/>
        </w:rPr>
      </w:pPr>
      <w:r w:rsidRPr="00FF7C0E">
        <w:rPr>
          <w:rStyle w:val="Kommentarsreferens"/>
        </w:rPr>
        <w:t xml:space="preserve">Rodgers et al 18: </w:t>
      </w:r>
      <w:hyperlink r:id="rId1" w:history="1">
        <w:r w:rsidRPr="00AE0E28">
          <w:rPr>
            <w:rStyle w:val="Hyperlnk"/>
            <w:sz w:val="16"/>
            <w:szCs w:val="16"/>
          </w:rPr>
          <w:t>https://link.springer.com/content/pdf/10.1007/s00227-018-3333-z.pdf</w:t>
        </w:r>
      </w:hyperlink>
    </w:p>
    <w:p w14:paraId="687E8FD2" w14:textId="2BEB1548" w:rsidR="00FF7C0E" w:rsidRDefault="00FF7C0E">
      <w:pPr>
        <w:pStyle w:val="Kommentarer"/>
      </w:pPr>
      <w:r>
        <w:t xml:space="preserve">Biro et al 07: </w:t>
      </w:r>
      <w:hyperlink r:id="rId2" w:history="1">
        <w:r w:rsidRPr="00AE0E28">
          <w:rPr>
            <w:rStyle w:val="Hyperlnk"/>
          </w:rPr>
          <w:t>https://www.pnas.org/content/pnas/104/23/9715.full.pdf</w:t>
        </w:r>
      </w:hyperlink>
    </w:p>
    <w:p w14:paraId="749C3183" w14:textId="4F5294D4" w:rsidR="00FF7C0E" w:rsidRDefault="00FF7C0E">
      <w:pPr>
        <w:pStyle w:val="Kommentarer"/>
      </w:pPr>
      <w:r>
        <w:t>Pershing et al 15:</w:t>
      </w:r>
    </w:p>
    <w:p w14:paraId="0C0CE885" w14:textId="19AD92EA" w:rsidR="00FF7C0E" w:rsidRDefault="00FF7C0E">
      <w:pPr>
        <w:pStyle w:val="Kommentarer"/>
      </w:pPr>
      <w:hyperlink r:id="rId3" w:history="1">
        <w:r w:rsidRPr="00AE0E28">
          <w:rPr>
            <w:rStyle w:val="Hyperlnk"/>
          </w:rPr>
          <w:t>https://www.science.org/doi/pdf/10.1126/science.aac9819</w:t>
        </w:r>
      </w:hyperlink>
    </w:p>
    <w:p w14:paraId="2139E1EA" w14:textId="77777777" w:rsidR="00FF7C0E" w:rsidRDefault="00FF7C0E">
      <w:pPr>
        <w:pStyle w:val="Kommentarer"/>
      </w:pPr>
    </w:p>
    <w:p w14:paraId="3D0D09DD" w14:textId="77777777" w:rsidR="00CA2A92" w:rsidRDefault="00CA2A92">
      <w:pPr>
        <w:pStyle w:val="Kommentarer"/>
        <w:rPr>
          <w:lang w:val="sv-SE"/>
        </w:rPr>
      </w:pPr>
      <w:r w:rsidRPr="00CA2A92">
        <w:rPr>
          <w:lang w:val="sv-SE"/>
        </w:rPr>
        <w:t>Innan jag ger mig på att skriva ett helt annat slutstycke än det du har nu kanske vi skall diskutera det, så att vi är överens om vad det skall innehålla</w:t>
      </w:r>
      <w:r>
        <w:rPr>
          <w:lang w:val="sv-SE"/>
        </w:rPr>
        <w:t xml:space="preserve">?  </w:t>
      </w:r>
    </w:p>
    <w:p w14:paraId="1EA7022B" w14:textId="384032EF" w:rsidR="00FF7C0E" w:rsidRPr="00CA2A92" w:rsidRDefault="00CA2A92">
      <w:pPr>
        <w:pStyle w:val="Kommentarer"/>
        <w:rPr>
          <w:lang w:val="sv-SE"/>
        </w:rPr>
      </w:pPr>
      <w:r>
        <w:rPr>
          <w:lang w:val="sv-SE"/>
        </w:rPr>
        <w:t>(Jag tänker mig att man börjar med mortalitetseffekter av uppvärmning, och vad de skulle kunna bero på, för att sedan peka på vikten av att studera mortalitet &amp; tillväxt samtidigt för att se sluteffekten på storleksfördelningar (vilket är viktigt för …</w:t>
      </w:r>
      <w:proofErr w:type="spellStart"/>
      <w:r>
        <w:rPr>
          <w:lang w:val="sv-SE"/>
        </w:rPr>
        <w:t>etc</w:t>
      </w:r>
      <w:proofErr w:type="spellEnd"/>
      <w:r>
        <w:rPr>
          <w:lang w:val="sv-SE"/>
        </w:rPr>
        <w:t>).)</w:t>
      </w:r>
    </w:p>
  </w:comment>
  <w:comment w:id="577" w:author="Anna Gårdmark" w:date="2022-02-10T10:11:00Z" w:initials="AG">
    <w:p w14:paraId="29A3FF60" w14:textId="649D1657" w:rsidR="00CC6788" w:rsidRDefault="00CC6788">
      <w:pPr>
        <w:pStyle w:val="Kommentarer"/>
      </w:pPr>
      <w:r>
        <w:rPr>
          <w:rStyle w:val="Kommentarsreferens"/>
        </w:rPr>
        <w:annotationRef/>
      </w:r>
      <w:proofErr w:type="gramStart"/>
      <w:r>
        <w:rPr>
          <w:rStyle w:val="Kommentarsreferens"/>
        </w:rPr>
        <w:t>refs</w:t>
      </w:r>
      <w:proofErr w:type="gramEnd"/>
      <w:r>
        <w:rPr>
          <w:rStyle w:val="Kommentarsreferens"/>
        </w:rPr>
        <w:t xml:space="preserve"> needed here</w:t>
      </w:r>
    </w:p>
  </w:comment>
  <w:comment w:id="581" w:author="Anna Gårdmark" w:date="2022-02-10T10:55:00Z" w:initials="AG">
    <w:p w14:paraId="76FDD139" w14:textId="4391510A" w:rsidR="00CC6788" w:rsidRDefault="00CC6788">
      <w:pPr>
        <w:pStyle w:val="Kommentarer"/>
      </w:pPr>
      <w:r>
        <w:rPr>
          <w:rStyle w:val="Kommentarsreferens"/>
        </w:rPr>
        <w:annotationRef/>
      </w:r>
      <w:proofErr w:type="gramStart"/>
      <w:r>
        <w:rPr>
          <w:rStyle w:val="Kommentarsreferens"/>
        </w:rPr>
        <w:t>this</w:t>
      </w:r>
      <w:proofErr w:type="gramEnd"/>
      <w:r>
        <w:rPr>
          <w:rStyle w:val="Kommentarsreferens"/>
        </w:rPr>
        <w:t xml:space="preserve"> refers to between-species variation in your previous sentence – isn’t it the within-species variation that you should highlight here, as it is the focus of your study</w:t>
      </w:r>
    </w:p>
  </w:comment>
  <w:comment w:id="588" w:author="Max Lindmark" w:date="2021-08-12T20:43:00Z" w:initials="">
    <w:p w14:paraId="000000A6"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Asta’s</w:t>
      </w:r>
      <w:proofErr w:type="spellEnd"/>
      <w:r>
        <w:rPr>
          <w:rFonts w:ascii="Arial" w:eastAsia="Arial" w:hAnsi="Arial" w:cs="Arial"/>
          <w:color w:val="000000"/>
          <w:sz w:val="22"/>
          <w:szCs w:val="22"/>
        </w:rPr>
        <w:t xml:space="preserve"> paper has 2500 words</w:t>
      </w:r>
    </w:p>
  </w:comment>
  <w:comment w:id="609" w:author="Max Lindmark" w:date="2021-10-08T10:35:00Z" w:initials="">
    <w:p w14:paraId="000000B5"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2002 for growth data because of the potential change in age estimation</w:t>
      </w:r>
    </w:p>
  </w:comment>
  <w:comment w:id="623" w:author="Anna Gårdmark" w:date="2022-02-10T11:17:00Z" w:initials="AG">
    <w:p w14:paraId="381F3392" w14:textId="1869F8CE" w:rsidR="00CC6788" w:rsidRDefault="00CC6788">
      <w:pPr>
        <w:pStyle w:val="Kommentarer"/>
      </w:pPr>
      <w:r>
        <w:rPr>
          <w:rStyle w:val="Kommentarsreferens"/>
        </w:rPr>
        <w:annotationRef/>
      </w:r>
      <w:proofErr w:type="gramStart"/>
      <w:r>
        <w:rPr>
          <w:rStyle w:val="Kommentarsreferens"/>
        </w:rPr>
        <w:t>this</w:t>
      </w:r>
      <w:proofErr w:type="gramEnd"/>
      <w:r>
        <w:rPr>
          <w:rStyle w:val="Kommentarsreferens"/>
        </w:rPr>
        <w:t xml:space="preserve"> was only started after 2000, if I recall Martina’s instructions correctly.</w:t>
      </w:r>
    </w:p>
  </w:comment>
  <w:comment w:id="650" w:author="Anna Gårdmark" w:date="2022-02-10T11:25:00Z" w:initials="AG">
    <w:p w14:paraId="6F4EAF7E" w14:textId="695DCC7C" w:rsidR="00CC6788" w:rsidRDefault="00CC6788">
      <w:pPr>
        <w:pStyle w:val="Kommentarer"/>
      </w:pPr>
      <w:r>
        <w:rPr>
          <w:rStyle w:val="Kommentarsreferens"/>
        </w:rPr>
        <w:annotationRef/>
      </w:r>
      <w:proofErr w:type="gramStart"/>
      <w:r>
        <w:rPr>
          <w:rStyle w:val="Kommentarsreferens"/>
        </w:rPr>
        <w:t>this</w:t>
      </w:r>
      <w:proofErr w:type="gramEnd"/>
      <w:r>
        <w:rPr>
          <w:rStyle w:val="Kommentarsreferens"/>
        </w:rPr>
        <w:t xml:space="preserve"> is only true for the CPUE analyses, right? </w:t>
      </w:r>
      <w:proofErr w:type="gramStart"/>
      <w:r>
        <w:rPr>
          <w:rStyle w:val="Kommentarsreferens"/>
        </w:rPr>
        <w:t>not</w:t>
      </w:r>
      <w:proofErr w:type="gramEnd"/>
      <w:r>
        <w:rPr>
          <w:rStyle w:val="Kommentarsreferens"/>
        </w:rPr>
        <w:t xml:space="preserve"> back-calculated growth and the growth models? </w:t>
      </w:r>
      <w:proofErr w:type="gramStart"/>
      <w:r>
        <w:rPr>
          <w:rStyle w:val="Kommentarsreferens"/>
        </w:rPr>
        <w:t>or</w:t>
      </w:r>
      <w:proofErr w:type="gramEnd"/>
      <w:r>
        <w:rPr>
          <w:rStyle w:val="Kommentarsreferens"/>
        </w:rPr>
        <w:t xml:space="preserve">? </w:t>
      </w:r>
      <w:proofErr w:type="gramStart"/>
      <w:r>
        <w:rPr>
          <w:rStyle w:val="Kommentarsreferens"/>
        </w:rPr>
        <w:t>if</w:t>
      </w:r>
      <w:proofErr w:type="gramEnd"/>
      <w:r>
        <w:rPr>
          <w:rStyle w:val="Kommentarsreferens"/>
        </w:rPr>
        <w:t xml:space="preserve"> it is true for all our data sets, then we just state this at the very beginning of the methods (where it currently says 1981)</w:t>
      </w:r>
    </w:p>
  </w:comment>
  <w:comment w:id="653" w:author="Anna Gårdmark" w:date="2022-02-10T11:27:00Z" w:initials="AG">
    <w:p w14:paraId="50429483" w14:textId="6EA1ACF0" w:rsidR="00CC6788" w:rsidRPr="00826C17" w:rsidRDefault="00CC6788">
      <w:pPr>
        <w:pStyle w:val="Kommentarer"/>
        <w:rPr>
          <w:lang w:val="sv-SE"/>
        </w:rPr>
      </w:pPr>
      <w:r>
        <w:rPr>
          <w:rStyle w:val="Kommentarsreferens"/>
        </w:rPr>
        <w:annotationRef/>
      </w:r>
      <w:proofErr w:type="spellStart"/>
      <w:r w:rsidRPr="00826C17">
        <w:rPr>
          <w:lang w:val="sv-SE"/>
        </w:rPr>
        <w:t>already</w:t>
      </w:r>
      <w:proofErr w:type="spellEnd"/>
      <w:r w:rsidRPr="00826C17">
        <w:rPr>
          <w:lang w:val="sv-SE"/>
        </w:rPr>
        <w:t xml:space="preserve"> </w:t>
      </w:r>
      <w:proofErr w:type="spellStart"/>
      <w:r w:rsidRPr="00826C17">
        <w:rPr>
          <w:lang w:val="sv-SE"/>
        </w:rPr>
        <w:t>said</w:t>
      </w:r>
      <w:proofErr w:type="spellEnd"/>
      <w:r w:rsidRPr="00826C17">
        <w:rPr>
          <w:lang w:val="sv-SE"/>
        </w:rPr>
        <w:t xml:space="preserve"> </w:t>
      </w:r>
      <w:proofErr w:type="spellStart"/>
      <w:r w:rsidRPr="00826C17">
        <w:rPr>
          <w:lang w:val="sv-SE"/>
        </w:rPr>
        <w:t>earlier</w:t>
      </w:r>
      <w:proofErr w:type="spellEnd"/>
    </w:p>
  </w:comment>
  <w:comment w:id="657" w:author="Max Lindmark" w:date="2021-09-28T15:49:00Z" w:initials="">
    <w:p w14:paraId="000000AF" w14:textId="77777777" w:rsidR="00CC6788" w:rsidRPr="00826C17" w:rsidRDefault="00CC6788">
      <w:pPr>
        <w:widowControl w:val="0"/>
        <w:pBdr>
          <w:top w:val="nil"/>
          <w:left w:val="nil"/>
          <w:bottom w:val="nil"/>
          <w:right w:val="nil"/>
          <w:between w:val="nil"/>
        </w:pBdr>
        <w:rPr>
          <w:rFonts w:ascii="Arial" w:eastAsia="Arial" w:hAnsi="Arial" w:cs="Arial"/>
          <w:color w:val="000000"/>
          <w:sz w:val="22"/>
          <w:szCs w:val="22"/>
          <w:lang w:val="sv-SE"/>
        </w:rPr>
      </w:pPr>
      <w:r w:rsidRPr="00826C17">
        <w:rPr>
          <w:rFonts w:ascii="Arial" w:eastAsia="Arial" w:hAnsi="Arial" w:cs="Arial"/>
          <w:color w:val="000000"/>
          <w:sz w:val="22"/>
          <w:szCs w:val="22"/>
          <w:lang w:val="sv-SE"/>
        </w:rPr>
        <w:t xml:space="preserve">Magnus Appelberg </w:t>
      </w:r>
      <w:proofErr w:type="spellStart"/>
      <w:r w:rsidRPr="00826C17">
        <w:rPr>
          <w:rFonts w:ascii="Arial" w:eastAsia="Arial" w:hAnsi="Arial" w:cs="Arial"/>
          <w:color w:val="000000"/>
          <w:sz w:val="22"/>
          <w:szCs w:val="22"/>
          <w:lang w:val="sv-SE"/>
        </w:rPr>
        <w:t>pers</w:t>
      </w:r>
      <w:proofErr w:type="spellEnd"/>
      <w:r w:rsidRPr="00826C17">
        <w:rPr>
          <w:rFonts w:ascii="Arial" w:eastAsia="Arial" w:hAnsi="Arial" w:cs="Arial"/>
          <w:color w:val="000000"/>
          <w:sz w:val="22"/>
          <w:szCs w:val="22"/>
          <w:lang w:val="sv-SE"/>
        </w:rPr>
        <w:t xml:space="preserve"> </w:t>
      </w:r>
      <w:proofErr w:type="spellStart"/>
      <w:r w:rsidRPr="00826C17">
        <w:rPr>
          <w:rFonts w:ascii="Arial" w:eastAsia="Arial" w:hAnsi="Arial" w:cs="Arial"/>
          <w:color w:val="000000"/>
          <w:sz w:val="22"/>
          <w:szCs w:val="22"/>
          <w:lang w:val="sv-SE"/>
        </w:rPr>
        <w:t>comm</w:t>
      </w:r>
      <w:proofErr w:type="spellEnd"/>
      <w:r w:rsidRPr="00826C17">
        <w:rPr>
          <w:rFonts w:ascii="Arial" w:eastAsia="Arial" w:hAnsi="Arial" w:cs="Arial"/>
          <w:color w:val="000000"/>
          <w:sz w:val="22"/>
          <w:szCs w:val="22"/>
          <w:lang w:val="sv-SE"/>
        </w:rPr>
        <w:t>?</w:t>
      </w:r>
    </w:p>
  </w:comment>
  <w:comment w:id="693" w:author="Anna Gårdmark" w:date="2022-02-10T17:25:00Z" w:initials="AG">
    <w:p w14:paraId="0F1C5234" w14:textId="5494F47E" w:rsidR="00CC6788" w:rsidRDefault="00CC6788">
      <w:pPr>
        <w:pStyle w:val="Kommentarer"/>
      </w:pPr>
      <w:r>
        <w:rPr>
          <w:rStyle w:val="Kommentarsreferens"/>
        </w:rPr>
        <w:annotationRef/>
      </w:r>
      <w:proofErr w:type="gramStart"/>
      <w:r>
        <w:t>j[</w:t>
      </w:r>
      <w:proofErr w:type="spellStart"/>
      <w:proofErr w:type="gramEnd"/>
      <w:r>
        <w:t>i</w:t>
      </w:r>
      <w:proofErr w:type="spellEnd"/>
      <w:r>
        <w:t xml:space="preserve">] </w:t>
      </w:r>
      <w:proofErr w:type="spellStart"/>
      <w:r>
        <w:t>behöver</w:t>
      </w:r>
      <w:proofErr w:type="spellEnd"/>
      <w:r>
        <w:t xml:space="preserve"> </w:t>
      </w:r>
      <w:proofErr w:type="spellStart"/>
      <w:r>
        <w:t>förklaras</w:t>
      </w:r>
      <w:proofErr w:type="spellEnd"/>
    </w:p>
  </w:comment>
  <w:comment w:id="686" w:author="Anna Gårdmark" w:date="2022-02-10T11:31:00Z" w:initials="AG">
    <w:p w14:paraId="6564BAC6" w14:textId="52E53A12" w:rsidR="00CC6788" w:rsidRPr="00826C17" w:rsidRDefault="00CC6788">
      <w:pPr>
        <w:pStyle w:val="Kommentarer"/>
        <w:rPr>
          <w:lang w:val="sv-SE"/>
        </w:rPr>
      </w:pPr>
      <w:r>
        <w:rPr>
          <w:rStyle w:val="Kommentarsreferens"/>
        </w:rPr>
        <w:annotationRef/>
      </w:r>
      <w:r w:rsidRPr="00826C17">
        <w:rPr>
          <w:lang w:val="sv-SE"/>
        </w:rPr>
        <w:t xml:space="preserve">de här är jättesvåra att läsa, tycker jag, när de är centrerade. </w:t>
      </w:r>
    </w:p>
  </w:comment>
  <w:comment w:id="709" w:author="Anna Gårdmark" w:date="2022-02-10T11:36:00Z" w:initials="AG">
    <w:p w14:paraId="23EC1D5A" w14:textId="4B4C24B1" w:rsidR="00CC6788" w:rsidRDefault="00CC6788">
      <w:pPr>
        <w:pStyle w:val="Kommentarer"/>
      </w:pPr>
      <w:r>
        <w:rPr>
          <w:rStyle w:val="Kommentarsreferens"/>
        </w:rPr>
        <w:annotationRef/>
      </w:r>
      <w:r>
        <w:t>I suggest you spell it out everywhere – conveys the message better</w:t>
      </w:r>
    </w:p>
  </w:comment>
  <w:comment w:id="711" w:author="Anna Gårdmark" w:date="2022-02-10T12:43:00Z" w:initials="AG">
    <w:p w14:paraId="17F347E4" w14:textId="379C9581" w:rsidR="00CC6788" w:rsidRPr="008F7750" w:rsidRDefault="00CC6788">
      <w:pPr>
        <w:pStyle w:val="Kommentarer"/>
        <w:rPr>
          <w:lang w:val="sv-SE"/>
        </w:rPr>
      </w:pPr>
      <w:r>
        <w:rPr>
          <w:rStyle w:val="Kommentarsreferens"/>
        </w:rPr>
        <w:annotationRef/>
      </w:r>
      <w:r w:rsidRPr="008F7750">
        <w:rPr>
          <w:lang w:val="sv-SE"/>
        </w:rPr>
        <w:t xml:space="preserve">behövs väl inte när du förklarade </w:t>
      </w:r>
      <w:proofErr w:type="spellStart"/>
      <w:r w:rsidRPr="008F7750">
        <w:rPr>
          <w:lang w:val="sv-SE"/>
        </w:rPr>
        <w:t>subscripts</w:t>
      </w:r>
      <w:proofErr w:type="spellEnd"/>
      <w:r w:rsidRPr="008F7750">
        <w:rPr>
          <w:lang w:val="sv-SE"/>
        </w:rPr>
        <w:t xml:space="preserve"> I föregående mening</w:t>
      </w:r>
      <w:r>
        <w:rPr>
          <w:lang w:val="sv-SE"/>
        </w:rPr>
        <w:t>?</w:t>
      </w:r>
    </w:p>
  </w:comment>
  <w:comment w:id="718" w:author="Anna Gårdmark" w:date="2022-02-10T12:58:00Z" w:initials="AG">
    <w:p w14:paraId="389294F7" w14:textId="72E37F99" w:rsidR="00CC6788" w:rsidRPr="001B3620" w:rsidRDefault="00CC6788">
      <w:pPr>
        <w:pStyle w:val="Kommentarer"/>
        <w:rPr>
          <w:lang w:val="sv-SE"/>
        </w:rPr>
      </w:pPr>
      <w:r>
        <w:rPr>
          <w:rStyle w:val="Kommentarsreferens"/>
        </w:rPr>
        <w:annotationRef/>
      </w:r>
      <w:r w:rsidRPr="001B3620">
        <w:rPr>
          <w:lang w:val="sv-SE"/>
        </w:rPr>
        <w:t xml:space="preserve">varför kursiv? </w:t>
      </w:r>
      <w:r>
        <w:rPr>
          <w:lang w:val="sv-SE"/>
        </w:rPr>
        <w:t>se</w:t>
      </w:r>
      <w:r w:rsidRPr="001B3620">
        <w:rPr>
          <w:lang w:val="sv-SE"/>
        </w:rPr>
        <w:t>r</w:t>
      </w:r>
      <w:r>
        <w:rPr>
          <w:lang w:val="sv-SE"/>
        </w:rPr>
        <w:t xml:space="preserve"> u</w:t>
      </w:r>
      <w:r w:rsidRPr="001B3620">
        <w:rPr>
          <w:lang w:val="sv-SE"/>
        </w:rPr>
        <w:t>t som en variabel</w:t>
      </w:r>
    </w:p>
  </w:comment>
  <w:comment w:id="731" w:author="Anna Gårdmark" w:date="2022-02-10T17:27:00Z" w:initials="AG">
    <w:p w14:paraId="6832491E" w14:textId="43005300" w:rsidR="00CC6788" w:rsidRDefault="00CC6788">
      <w:pPr>
        <w:pStyle w:val="Kommentarer"/>
      </w:pPr>
      <w:r>
        <w:rPr>
          <w:rStyle w:val="Kommentarsreferens"/>
        </w:rPr>
        <w:annotationRef/>
      </w:r>
      <w:proofErr w:type="gramStart"/>
      <w:r>
        <w:rPr>
          <w:rStyle w:val="Kommentarsreferens"/>
        </w:rPr>
        <w:t>suggest</w:t>
      </w:r>
      <w:proofErr w:type="gramEnd"/>
      <w:r>
        <w:rPr>
          <w:rStyle w:val="Kommentarsreferens"/>
        </w:rPr>
        <w:t xml:space="preserve"> you explain j[</w:t>
      </w:r>
      <w:proofErr w:type="spellStart"/>
      <w:r>
        <w:rPr>
          <w:rStyle w:val="Kommentarsreferens"/>
        </w:rPr>
        <w:t>i</w:t>
      </w:r>
      <w:proofErr w:type="spellEnd"/>
      <w:r>
        <w:rPr>
          <w:rStyle w:val="Kommentarsreferens"/>
        </w:rPr>
        <w:t>] and k[</w:t>
      </w:r>
      <w:proofErr w:type="spellStart"/>
      <w:r>
        <w:rPr>
          <w:rStyle w:val="Kommentarsreferens"/>
        </w:rPr>
        <w:t>i</w:t>
      </w:r>
      <w:proofErr w:type="spellEnd"/>
      <w:r>
        <w:rPr>
          <w:rStyle w:val="Kommentarsreferens"/>
        </w:rPr>
        <w:t>] outside of the equations, in the running text instead</w:t>
      </w:r>
    </w:p>
  </w:comment>
  <w:comment w:id="776" w:author="Max Lindmark" w:date="2021-09-28T13:32:00Z" w:initials="">
    <w:p w14:paraId="000000B3"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sidRPr="00A23814">
        <w:rPr>
          <w:rFonts w:ascii="Arial" w:eastAsia="Arial" w:hAnsi="Arial" w:cs="Arial"/>
          <w:color w:val="000000"/>
          <w:sz w:val="22"/>
          <w:szCs w:val="22"/>
        </w:rPr>
        <w:t xml:space="preserve">The reason I don’t use </w:t>
      </w:r>
      <w:proofErr w:type="spellStart"/>
      <w:r w:rsidRPr="00A23814">
        <w:rPr>
          <w:rFonts w:ascii="Arial" w:eastAsia="Arial" w:hAnsi="Arial" w:cs="Arial"/>
          <w:color w:val="000000"/>
          <w:sz w:val="22"/>
          <w:szCs w:val="22"/>
        </w:rPr>
        <w:t>alpha_W</w:t>
      </w:r>
      <w:proofErr w:type="spellEnd"/>
      <w:r w:rsidRPr="00A23814">
        <w:rPr>
          <w:rFonts w:ascii="Arial" w:eastAsia="Arial" w:hAnsi="Arial" w:cs="Arial"/>
          <w:color w:val="000000"/>
          <w:sz w:val="22"/>
          <w:szCs w:val="22"/>
        </w:rPr>
        <w:t xml:space="preserve">, </w:t>
      </w:r>
      <w:proofErr w:type="spellStart"/>
      <w:r w:rsidRPr="00A23814">
        <w:rPr>
          <w:rFonts w:ascii="Arial" w:eastAsia="Arial" w:hAnsi="Arial" w:cs="Arial"/>
          <w:color w:val="000000"/>
          <w:sz w:val="22"/>
          <w:szCs w:val="22"/>
        </w:rPr>
        <w:t>alpha_C</w:t>
      </w:r>
      <w:proofErr w:type="spellEnd"/>
      <w:r w:rsidRPr="00A23814">
        <w:rPr>
          <w:rFonts w:ascii="Arial" w:eastAsia="Arial" w:hAnsi="Arial" w:cs="Arial"/>
          <w:color w:val="000000"/>
          <w:sz w:val="22"/>
          <w:szCs w:val="22"/>
        </w:rPr>
        <w:t>, is because the interac</w:t>
      </w:r>
      <w:r>
        <w:rPr>
          <w:rFonts w:ascii="Arial" w:eastAsia="Arial" w:hAnsi="Arial" w:cs="Arial"/>
          <w:color w:val="000000"/>
          <w:sz w:val="22"/>
          <w:szCs w:val="22"/>
        </w:rPr>
        <w:t>tion term does not correspond to the warm slope directly</w:t>
      </w:r>
    </w:p>
  </w:comment>
  <w:comment w:id="796" w:author="Max Lindmark" w:date="2021-09-29T10:12:00Z" w:initials="">
    <w:p w14:paraId="000000A5"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Här menar jag städad data som går rakt in i analysen</w:t>
      </w:r>
    </w:p>
  </w:comment>
  <w:comment w:id="797" w:author="Max Lindmark" w:date="2021-09-28T16:04:00Z" w:initials="">
    <w:p w14:paraId="000000A1"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Låter detta OK? Det som är lite klurigt är väl att beskriva hur det bygger på ditt jobb Malin utan att det ska låta som att de slutgiltiga skripten och analyserna skrevs inom exjobbet, samt hur vi ska få till din input Anna som sträcker sig över allt, dock utan att ha en ledande roll på någon av delarna jag nämnt.</w:t>
      </w:r>
    </w:p>
  </w:comment>
  <w:comment w:id="799" w:author="Max Lindmark" w:date="2021-09-28T16:08:00Z" w:initials="">
    <w:p w14:paraId="000000AC"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Här menar jag då uppsatsen samt första draften av </w:t>
      </w:r>
      <w:proofErr w:type="spellStart"/>
      <w:r w:rsidRPr="001B1A85">
        <w:rPr>
          <w:rFonts w:ascii="Arial" w:eastAsia="Arial" w:hAnsi="Arial" w:cs="Arial"/>
          <w:color w:val="000000"/>
          <w:sz w:val="22"/>
          <w:szCs w:val="22"/>
          <w:lang w:val="sv-SE"/>
        </w:rPr>
        <w:t>ms’et</w:t>
      </w:r>
      <w:proofErr w:type="spellEnd"/>
      <w:r w:rsidRPr="001B1A85">
        <w:rPr>
          <w:rFonts w:ascii="Arial" w:eastAsia="Arial" w:hAnsi="Arial" w:cs="Arial"/>
          <w:color w:val="000000"/>
          <w:sz w:val="22"/>
          <w:szCs w:val="22"/>
          <w:lang w:val="sv-SE"/>
        </w:rPr>
        <w:t xml:space="preserve"> som ändå är ganska olika varandra.</w:t>
      </w:r>
    </w:p>
  </w:comment>
  <w:comment w:id="798" w:author="Malin Karlsson" w:date="2021-11-03T10:02:00Z" w:initials="">
    <w:p w14:paraId="000000A2"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tycker att det låter bra!</w:t>
      </w:r>
    </w:p>
  </w:comment>
  <w:comment w:id="805" w:author="Anna Gårdmark" w:date="2022-02-11T07:40:00Z" w:initials="AG">
    <w:p w14:paraId="718BEFDA" w14:textId="6C0DCF4B" w:rsidR="00CC6788" w:rsidRDefault="00CC6788">
      <w:pPr>
        <w:pStyle w:val="Kommentarer"/>
      </w:pPr>
      <w:r>
        <w:rPr>
          <w:rStyle w:val="Kommentarsreferens"/>
        </w:rPr>
        <w:annotationRef/>
      </w:r>
      <w:r>
        <w:rPr>
          <w:rStyle w:val="Kommentarsreferens"/>
        </w:rPr>
        <w:t xml:space="preserve">Update </w:t>
      </w:r>
      <w:r w:rsidRPr="006B2987">
        <w:rPr>
          <w:rStyle w:val="Kommentarsreferens"/>
        </w:rPr>
        <w:sym w:font="Wingdings" w:char="F04A"/>
      </w:r>
    </w:p>
  </w:comment>
  <w:comment w:id="806" w:author="Anna Gårdmark" w:date="2022-02-10T08:21:00Z" w:initials="AG">
    <w:p w14:paraId="61D260DD" w14:textId="77777777" w:rsidR="00CC6788" w:rsidRDefault="00CC6788">
      <w:pPr>
        <w:pStyle w:val="Kommentarer"/>
      </w:pPr>
      <w:r>
        <w:rPr>
          <w:rStyle w:val="Kommentarsreferens"/>
        </w:rPr>
        <w:annotationRef/>
      </w:r>
      <w:proofErr w:type="gramStart"/>
      <w:r>
        <w:t>need</w:t>
      </w:r>
      <w:proofErr w:type="gramEnd"/>
      <w:r>
        <w:t xml:space="preserve"> to use the same wordings as in the main text ‘warm area’ vs ‘cold area’ (or, if you go for my suggestion: ‘heated area’ vs ‘reference area’); it’s irrelevant that it is called the </w:t>
      </w:r>
      <w:proofErr w:type="spellStart"/>
      <w:r>
        <w:t>biotest</w:t>
      </w:r>
      <w:proofErr w:type="spellEnd"/>
      <w:r>
        <w:t xml:space="preserve"> lake</w:t>
      </w:r>
    </w:p>
    <w:p w14:paraId="0CC493C0" w14:textId="77777777" w:rsidR="00CC6788" w:rsidRDefault="00CC6788">
      <w:pPr>
        <w:pStyle w:val="Kommentarer"/>
      </w:pPr>
    </w:p>
    <w:p w14:paraId="5A7DA425" w14:textId="77777777" w:rsidR="00CC6788" w:rsidRDefault="00CC6788">
      <w:pPr>
        <w:pStyle w:val="Kommentarer"/>
      </w:pPr>
      <w:proofErr w:type="gramStart"/>
      <w:r>
        <w:t>should</w:t>
      </w:r>
      <w:proofErr w:type="gramEnd"/>
      <w:r>
        <w:t xml:space="preserve"> we perhaps make this figure more informative, by combining it with a photo of a gill lid, showing the growth rings?</w:t>
      </w:r>
    </w:p>
    <w:p w14:paraId="58301D4C" w14:textId="77777777" w:rsidR="00CC6788" w:rsidRDefault="00CC6788">
      <w:pPr>
        <w:pStyle w:val="Kommentarer"/>
      </w:pPr>
    </w:p>
    <w:p w14:paraId="77ADBA18" w14:textId="7876C396" w:rsidR="00CC6788" w:rsidRDefault="00CC6788">
      <w:pPr>
        <w:pStyle w:val="Kommentarer"/>
      </w:pPr>
      <w:proofErr w:type="gramStart"/>
      <w:r>
        <w:t>arrow</w:t>
      </w:r>
      <w:proofErr w:type="gramEnd"/>
      <w:r>
        <w:t xml:space="preserve"> for the warm water outlet needs to be moved to the actual outlet (inside the </w:t>
      </w:r>
      <w:proofErr w:type="spellStart"/>
      <w:r>
        <w:t>biotest</w:t>
      </w:r>
      <w:proofErr w:type="spellEnd"/>
      <w:r>
        <w:t>! in the ‘fork’)</w:t>
      </w:r>
    </w:p>
    <w:p w14:paraId="7F3A57AF" w14:textId="7C42E110" w:rsidR="00CC6788" w:rsidRDefault="00CC6788">
      <w:pPr>
        <w:pStyle w:val="Kommentarer"/>
      </w:pPr>
    </w:p>
    <w:p w14:paraId="2CC112D5" w14:textId="15099378" w:rsidR="00CC6788" w:rsidRPr="00CC6788" w:rsidRDefault="00CC6788">
      <w:pPr>
        <w:pStyle w:val="Kommentarer"/>
        <w:rPr>
          <w:lang w:val="sv-SE"/>
        </w:rPr>
      </w:pPr>
      <w:r w:rsidRPr="00CC6788">
        <w:rPr>
          <w:lang w:val="sv-SE"/>
        </w:rPr>
        <w:t>föreslår också att du gör texten ‘</w:t>
      </w:r>
      <w:r>
        <w:rPr>
          <w:lang w:val="sv-SE"/>
        </w:rPr>
        <w:t>Sweden’ aningens mindre, så den inte ligger emot några andra linjer</w:t>
      </w:r>
    </w:p>
  </w:comment>
  <w:comment w:id="807" w:author="Anna Gårdmark" w:date="2022-02-11T07:56:00Z" w:initials="AG">
    <w:p w14:paraId="7B872047" w14:textId="19DC926E" w:rsidR="00CC6788" w:rsidRDefault="00CC6788">
      <w:pPr>
        <w:pStyle w:val="Kommentarer"/>
      </w:pPr>
      <w:r>
        <w:rPr>
          <w:rStyle w:val="Kommentarsreferens"/>
        </w:rPr>
        <w:annotationRef/>
      </w:r>
      <w:proofErr w:type="gramStart"/>
      <w:r>
        <w:rPr>
          <w:rStyle w:val="Kommentarsreferens"/>
        </w:rPr>
        <w:t>if</w:t>
      </w:r>
      <w:proofErr w:type="gramEnd"/>
      <w:r>
        <w:rPr>
          <w:rStyle w:val="Kommentarsreferens"/>
        </w:rPr>
        <w:t xml:space="preserve"> you stick with ‘warm and cold area’ those terms should appear here in the text as well (suggest you change to heated and reference area throughout the manuscript)</w:t>
      </w:r>
    </w:p>
  </w:comment>
  <w:comment w:id="841" w:author="Anna Gårdmark" w:date="2022-02-11T07:51:00Z" w:initials="AG">
    <w:p w14:paraId="4123EFCC" w14:textId="5E608135" w:rsidR="00CC6788" w:rsidRDefault="00CC6788">
      <w:pPr>
        <w:pStyle w:val="Kommentarer"/>
      </w:pPr>
      <w:r>
        <w:rPr>
          <w:rStyle w:val="Kommentarsreferens"/>
        </w:rPr>
        <w:annotationRef/>
      </w:r>
      <w:proofErr w:type="gramStart"/>
      <w:r>
        <w:rPr>
          <w:rStyle w:val="Kommentarsreferens"/>
        </w:rPr>
        <w:t>in</w:t>
      </w:r>
      <w:proofErr w:type="gramEnd"/>
      <w:r>
        <w:rPr>
          <w:rStyle w:val="Kommentarsreferens"/>
        </w:rPr>
        <w:t xml:space="preserve"> </w:t>
      </w:r>
      <w:proofErr w:type="spellStart"/>
      <w:r>
        <w:rPr>
          <w:rStyle w:val="Kommentarsreferens"/>
        </w:rPr>
        <w:t>contrat</w:t>
      </w:r>
      <w:proofErr w:type="spellEnd"/>
      <w:r>
        <w:rPr>
          <w:rStyle w:val="Kommentarsreferens"/>
        </w:rPr>
        <w:t xml:space="preserve"> to fig 4-5, in figs 2-3 you don’t have a color legend for the posterior distributions; is there a reason for why you don’t do the same in all figs 2-5?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A3" w15:done="0"/>
  <w15:commentEx w15:paraId="000000B7" w15:done="0"/>
  <w15:commentEx w15:paraId="000000B4" w15:done="0"/>
  <w15:commentEx w15:paraId="73B095D8" w15:paraIdParent="000000B4" w15:done="0"/>
  <w15:commentEx w15:paraId="000000AD" w15:done="0"/>
  <w15:commentEx w15:paraId="13EBABA4" w15:done="0"/>
  <w15:commentEx w15:paraId="000000B6" w15:done="0"/>
  <w15:commentEx w15:paraId="000000B1" w15:done="0"/>
  <w15:commentEx w15:paraId="000000B2" w15:paraIdParent="000000B1" w15:done="0"/>
  <w15:commentEx w15:paraId="06236145" w15:paraIdParent="000000B1" w15:done="0"/>
  <w15:commentEx w15:paraId="57F010A9" w15:done="0"/>
  <w15:commentEx w15:paraId="62176CAB" w15:done="0"/>
  <w15:commentEx w15:paraId="000000B8" w15:done="0"/>
  <w15:commentEx w15:paraId="7B1299FC" w15:done="0"/>
  <w15:commentEx w15:paraId="441C3C1D" w15:done="0"/>
  <w15:commentEx w15:paraId="2A10D310" w15:done="0"/>
  <w15:commentEx w15:paraId="757950F5" w15:done="0"/>
  <w15:commentEx w15:paraId="3321B3B4" w15:done="0"/>
  <w15:commentEx w15:paraId="341402B3" w15:done="0"/>
  <w15:commentEx w15:paraId="000000A7" w15:done="0"/>
  <w15:commentEx w15:paraId="000000A8" w15:paraIdParent="000000A7" w15:done="0"/>
  <w15:commentEx w15:paraId="07268ACD" w15:done="0"/>
  <w15:commentEx w15:paraId="4629AF4F" w15:done="0"/>
  <w15:commentEx w15:paraId="740DA1F9" w15:done="0"/>
  <w15:commentEx w15:paraId="469AFDC8" w15:done="0"/>
  <w15:commentEx w15:paraId="3BDEEAFF" w15:done="0"/>
  <w15:commentEx w15:paraId="000000AB" w15:done="0"/>
  <w15:commentEx w15:paraId="000000A4" w15:done="0"/>
  <w15:commentEx w15:paraId="000000B0" w15:done="0"/>
  <w15:commentEx w15:paraId="027FD61E" w15:done="0"/>
  <w15:commentEx w15:paraId="05029566" w15:done="0"/>
  <w15:commentEx w15:paraId="000000AE" w15:done="0"/>
  <w15:commentEx w15:paraId="3CC78DD6" w15:done="0"/>
  <w15:commentEx w15:paraId="504F5AA2" w15:done="0"/>
  <w15:commentEx w15:paraId="1EA7022B" w15:done="0"/>
  <w15:commentEx w15:paraId="29A3FF60" w15:done="0"/>
  <w15:commentEx w15:paraId="76FDD139" w15:done="0"/>
  <w15:commentEx w15:paraId="000000A6" w15:done="0"/>
  <w15:commentEx w15:paraId="000000B5" w15:done="0"/>
  <w15:commentEx w15:paraId="381F3392" w15:done="0"/>
  <w15:commentEx w15:paraId="6F4EAF7E" w15:done="0"/>
  <w15:commentEx w15:paraId="50429483" w15:done="0"/>
  <w15:commentEx w15:paraId="000000AF" w15:done="0"/>
  <w15:commentEx w15:paraId="0F1C5234" w15:done="0"/>
  <w15:commentEx w15:paraId="6564BAC6" w15:done="0"/>
  <w15:commentEx w15:paraId="23EC1D5A" w15:done="0"/>
  <w15:commentEx w15:paraId="17F347E4" w15:done="0"/>
  <w15:commentEx w15:paraId="389294F7" w15:done="0"/>
  <w15:commentEx w15:paraId="6832491E" w15:done="0"/>
  <w15:commentEx w15:paraId="000000B3" w15:done="0"/>
  <w15:commentEx w15:paraId="000000A5" w15:done="0"/>
  <w15:commentEx w15:paraId="000000A1" w15:done="0"/>
  <w15:commentEx w15:paraId="000000AC" w15:done="0"/>
  <w15:commentEx w15:paraId="000000A2" w15:done="0"/>
  <w15:commentEx w15:paraId="718BEFDA" w15:done="0"/>
  <w15:commentEx w15:paraId="2CC112D5" w15:done="0"/>
  <w15:commentEx w15:paraId="7B872047" w15:done="0"/>
  <w15:commentEx w15:paraId="4123EFC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DE8"/>
    <w:rsid w:val="000242F8"/>
    <w:rsid w:val="00037DE8"/>
    <w:rsid w:val="0008422D"/>
    <w:rsid w:val="000E52A3"/>
    <w:rsid w:val="00100F78"/>
    <w:rsid w:val="00162BD5"/>
    <w:rsid w:val="0016529A"/>
    <w:rsid w:val="001B1A85"/>
    <w:rsid w:val="001B3620"/>
    <w:rsid w:val="001F4275"/>
    <w:rsid w:val="00261347"/>
    <w:rsid w:val="00300E1C"/>
    <w:rsid w:val="0032100D"/>
    <w:rsid w:val="003A3F81"/>
    <w:rsid w:val="004733B3"/>
    <w:rsid w:val="00635CA0"/>
    <w:rsid w:val="006B2987"/>
    <w:rsid w:val="0077456C"/>
    <w:rsid w:val="008164C6"/>
    <w:rsid w:val="00826C17"/>
    <w:rsid w:val="00832A7F"/>
    <w:rsid w:val="008F4827"/>
    <w:rsid w:val="008F7750"/>
    <w:rsid w:val="00927478"/>
    <w:rsid w:val="009B06EB"/>
    <w:rsid w:val="00A21F67"/>
    <w:rsid w:val="00A23814"/>
    <w:rsid w:val="00A26E79"/>
    <w:rsid w:val="00B46755"/>
    <w:rsid w:val="00B70C58"/>
    <w:rsid w:val="00C00598"/>
    <w:rsid w:val="00C126A5"/>
    <w:rsid w:val="00C40B68"/>
    <w:rsid w:val="00C70D21"/>
    <w:rsid w:val="00CA2A92"/>
    <w:rsid w:val="00CC6788"/>
    <w:rsid w:val="00D66B67"/>
    <w:rsid w:val="00DF1DD3"/>
    <w:rsid w:val="00E0077A"/>
    <w:rsid w:val="00E46EE6"/>
    <w:rsid w:val="00F87FEE"/>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Rubrik1">
    <w:name w:val="heading 1"/>
    <w:basedOn w:val="Normal"/>
    <w:next w:val="Normal"/>
    <w:pPr>
      <w:keepNext/>
      <w:keepLines/>
      <w:spacing w:before="480" w:after="120"/>
      <w:outlineLvl w:val="0"/>
    </w:pPr>
    <w:rPr>
      <w:b/>
      <w:sz w:val="48"/>
      <w:szCs w:val="48"/>
    </w:rPr>
  </w:style>
  <w:style w:type="paragraph" w:styleId="Rubrik2">
    <w:name w:val="heading 2"/>
    <w:basedOn w:val="Normal"/>
    <w:next w:val="Normal"/>
    <w:pPr>
      <w:keepNext/>
      <w:keepLines/>
      <w:spacing w:before="360" w:after="80"/>
      <w:outlineLvl w:val="1"/>
    </w:pPr>
    <w:rPr>
      <w:b/>
      <w:sz w:val="36"/>
      <w:szCs w:val="36"/>
    </w:rPr>
  </w:style>
  <w:style w:type="paragraph" w:styleId="Rubrik3">
    <w:name w:val="heading 3"/>
    <w:basedOn w:val="Normal"/>
    <w:next w:val="Normal"/>
    <w:pPr>
      <w:keepNext/>
      <w:keepLines/>
      <w:spacing w:before="280" w:after="80"/>
      <w:outlineLvl w:val="2"/>
    </w:pPr>
    <w:rPr>
      <w:b/>
      <w:sz w:val="28"/>
      <w:szCs w:val="28"/>
    </w:rPr>
  </w:style>
  <w:style w:type="paragraph" w:styleId="Rubrik4">
    <w:name w:val="heading 4"/>
    <w:basedOn w:val="Normal"/>
    <w:next w:val="Normal"/>
    <w:pPr>
      <w:keepNext/>
      <w:keepLines/>
      <w:spacing w:before="240" w:after="40"/>
      <w:outlineLvl w:val="3"/>
    </w:pPr>
    <w:rPr>
      <w:b/>
    </w:rPr>
  </w:style>
  <w:style w:type="paragraph" w:styleId="Rubrik5">
    <w:name w:val="heading 5"/>
    <w:basedOn w:val="Normal"/>
    <w:next w:val="Normal"/>
    <w:pPr>
      <w:keepNext/>
      <w:keepLines/>
      <w:spacing w:before="220" w:after="40"/>
      <w:outlineLvl w:val="4"/>
    </w:pPr>
    <w:rPr>
      <w:b/>
      <w:sz w:val="22"/>
      <w:szCs w:val="22"/>
    </w:rPr>
  </w:style>
  <w:style w:type="paragraph" w:styleId="Rubrik6">
    <w:name w:val="heading 6"/>
    <w:basedOn w:val="Normal"/>
    <w:next w:val="Normal"/>
    <w:pPr>
      <w:keepNext/>
      <w:keepLines/>
      <w:spacing w:before="200" w:after="40"/>
      <w:outlineLvl w:val="5"/>
    </w:pPr>
    <w:rPr>
      <w:b/>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pPr>
      <w:keepNext/>
      <w:keepLines/>
      <w:spacing w:before="480" w:after="120"/>
    </w:pPr>
    <w:rPr>
      <w:b/>
      <w:sz w:val="72"/>
      <w:szCs w:val="72"/>
    </w:rPr>
  </w:style>
  <w:style w:type="paragraph" w:styleId="Normalwebb">
    <w:name w:val="Normal (Web)"/>
    <w:basedOn w:val="Normal"/>
    <w:uiPriority w:val="99"/>
    <w:semiHidden/>
    <w:unhideWhenUsed/>
    <w:rsid w:val="00A73AC9"/>
    <w:pPr>
      <w:spacing w:before="100" w:beforeAutospacing="1" w:after="100" w:afterAutospacing="1"/>
    </w:pPr>
    <w:rPr>
      <w:lang w:eastAsia="en-GB"/>
    </w:rPr>
  </w:style>
  <w:style w:type="character" w:styleId="Hyperlnk">
    <w:name w:val="Hyperlink"/>
    <w:basedOn w:val="Standardstycketeckensnitt"/>
    <w:uiPriority w:val="99"/>
    <w:semiHidden/>
    <w:qFormat/>
    <w:rsid w:val="00CB744B"/>
    <w:rPr>
      <w:color w:val="0000FF"/>
      <w:u w:val="single"/>
    </w:rPr>
  </w:style>
  <w:style w:type="character" w:customStyle="1" w:styleId="UnresolvedMention">
    <w:name w:val="Unresolved Mention"/>
    <w:basedOn w:val="Standardstycketeckensnitt"/>
    <w:uiPriority w:val="99"/>
    <w:semiHidden/>
    <w:unhideWhenUsed/>
    <w:rsid w:val="00CB744B"/>
    <w:rPr>
      <w:color w:val="605E5C"/>
      <w:shd w:val="clear" w:color="auto" w:fill="E1DFDD"/>
    </w:rPr>
  </w:style>
  <w:style w:type="paragraph" w:styleId="Sidhuvud">
    <w:name w:val="header"/>
    <w:basedOn w:val="Normal"/>
    <w:link w:val="SidhuvudChar"/>
    <w:uiPriority w:val="99"/>
    <w:unhideWhenUsed/>
    <w:rsid w:val="00807D3F"/>
    <w:pPr>
      <w:tabs>
        <w:tab w:val="center" w:pos="4513"/>
        <w:tab w:val="right" w:pos="9026"/>
      </w:tabs>
    </w:pPr>
  </w:style>
  <w:style w:type="character" w:customStyle="1" w:styleId="SidhuvudChar">
    <w:name w:val="Sidhuvud Char"/>
    <w:basedOn w:val="Standardstycketeckensnitt"/>
    <w:link w:val="Sidhuvud"/>
    <w:uiPriority w:val="99"/>
    <w:rsid w:val="00807D3F"/>
    <w:rPr>
      <w:lang w:val="en-GB"/>
    </w:rPr>
  </w:style>
  <w:style w:type="paragraph" w:styleId="Sidfot">
    <w:name w:val="footer"/>
    <w:basedOn w:val="Normal"/>
    <w:link w:val="SidfotChar"/>
    <w:uiPriority w:val="99"/>
    <w:unhideWhenUsed/>
    <w:rsid w:val="00807D3F"/>
    <w:pPr>
      <w:tabs>
        <w:tab w:val="center" w:pos="4513"/>
        <w:tab w:val="right" w:pos="9026"/>
      </w:tabs>
    </w:pPr>
  </w:style>
  <w:style w:type="character" w:customStyle="1" w:styleId="SidfotChar">
    <w:name w:val="Sidfot Char"/>
    <w:basedOn w:val="Standardstycketeckensnitt"/>
    <w:link w:val="Sidfot"/>
    <w:uiPriority w:val="99"/>
    <w:rsid w:val="00807D3F"/>
    <w:rPr>
      <w:lang w:val="en-GB"/>
    </w:rPr>
  </w:style>
  <w:style w:type="character" w:styleId="Kommentarsreferens">
    <w:name w:val="annotation reference"/>
    <w:basedOn w:val="Standardstycketeckensnitt"/>
    <w:uiPriority w:val="99"/>
    <w:semiHidden/>
    <w:unhideWhenUsed/>
    <w:rsid w:val="00807D3F"/>
    <w:rPr>
      <w:sz w:val="16"/>
      <w:szCs w:val="16"/>
    </w:rPr>
  </w:style>
  <w:style w:type="paragraph" w:styleId="Kommentarer">
    <w:name w:val="annotation text"/>
    <w:basedOn w:val="Normal"/>
    <w:link w:val="KommentarerChar"/>
    <w:uiPriority w:val="99"/>
    <w:semiHidden/>
    <w:unhideWhenUsed/>
    <w:rsid w:val="00807D3F"/>
    <w:rPr>
      <w:sz w:val="20"/>
      <w:szCs w:val="20"/>
    </w:rPr>
  </w:style>
  <w:style w:type="character" w:customStyle="1" w:styleId="KommentarerChar">
    <w:name w:val="Kommentarer Char"/>
    <w:basedOn w:val="Standardstycketeckensnitt"/>
    <w:link w:val="Kommentarer"/>
    <w:uiPriority w:val="99"/>
    <w:semiHidden/>
    <w:rsid w:val="00807D3F"/>
    <w:rPr>
      <w:sz w:val="20"/>
      <w:szCs w:val="20"/>
      <w:lang w:val="en-GB"/>
    </w:rPr>
  </w:style>
  <w:style w:type="paragraph" w:styleId="Kommentarsmne">
    <w:name w:val="annotation subject"/>
    <w:basedOn w:val="Kommentarer"/>
    <w:next w:val="Kommentarer"/>
    <w:link w:val="KommentarsmneChar"/>
    <w:uiPriority w:val="99"/>
    <w:semiHidden/>
    <w:unhideWhenUsed/>
    <w:rsid w:val="00807D3F"/>
    <w:rPr>
      <w:b/>
      <w:bCs/>
    </w:rPr>
  </w:style>
  <w:style w:type="character" w:customStyle="1" w:styleId="KommentarsmneChar">
    <w:name w:val="Kommentarsämne Char"/>
    <w:basedOn w:val="KommentarerChar"/>
    <w:link w:val="Kommentarsmne"/>
    <w:uiPriority w:val="99"/>
    <w:semiHidden/>
    <w:rsid w:val="00807D3F"/>
    <w:rPr>
      <w:b/>
      <w:bCs/>
      <w:sz w:val="20"/>
      <w:szCs w:val="20"/>
      <w:lang w:val="en-GB"/>
    </w:rPr>
  </w:style>
  <w:style w:type="character" w:styleId="AnvndHyperlnk">
    <w:name w:val="FollowedHyperlink"/>
    <w:basedOn w:val="Standardstycketeckensnitt"/>
    <w:uiPriority w:val="99"/>
    <w:semiHidden/>
    <w:unhideWhenUsed/>
    <w:rsid w:val="00D87D86"/>
    <w:rPr>
      <w:color w:val="954F72" w:themeColor="followedHyperlink"/>
      <w:u w:val="single"/>
    </w:rPr>
  </w:style>
  <w:style w:type="character" w:styleId="Platshllartext">
    <w:name w:val="Placeholder Text"/>
    <w:basedOn w:val="Standardstycketeckensnitt"/>
    <w:uiPriority w:val="99"/>
    <w:semiHidden/>
    <w:rsid w:val="007D43EC"/>
    <w:rPr>
      <w:color w:val="808080"/>
    </w:rPr>
  </w:style>
  <w:style w:type="paragraph" w:styleId="Litteraturfrteckning">
    <w:name w:val="Bibliography"/>
    <w:basedOn w:val="Normal"/>
    <w:next w:val="Normal"/>
    <w:uiPriority w:val="37"/>
    <w:unhideWhenUsed/>
    <w:rsid w:val="00F1162E"/>
    <w:pPr>
      <w:ind w:left="720" w:hanging="720"/>
    </w:pPr>
  </w:style>
  <w:style w:type="paragraph" w:styleId="Revision">
    <w:name w:val="Revision"/>
    <w:hidden/>
    <w:uiPriority w:val="99"/>
    <w:semiHidden/>
    <w:rsid w:val="001E3BD3"/>
  </w:style>
  <w:style w:type="paragraph" w:styleId="Underrubrik">
    <w:name w:val="Subtitle"/>
    <w:basedOn w:val="Normal"/>
    <w:next w:val="Normal"/>
    <w:pPr>
      <w:keepNext/>
      <w:keepLines/>
      <w:spacing w:before="360" w:after="80"/>
    </w:pPr>
    <w:rPr>
      <w:rFonts w:ascii="Georgia" w:eastAsia="Georgia" w:hAnsi="Georgia" w:cs="Georgia"/>
      <w:i/>
      <w:color w:val="666666"/>
      <w:sz w:val="48"/>
      <w:szCs w:val="48"/>
    </w:rPr>
  </w:style>
  <w:style w:type="paragraph" w:styleId="Ballongtext">
    <w:name w:val="Balloon Text"/>
    <w:basedOn w:val="Normal"/>
    <w:link w:val="BallongtextChar"/>
    <w:uiPriority w:val="99"/>
    <w:semiHidden/>
    <w:unhideWhenUsed/>
    <w:rsid w:val="001B1A85"/>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1B1A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org/doi/pdf/10.1126/science.aac9819" TargetMode="External"/><Relationship Id="rId2" Type="http://schemas.openxmlformats.org/officeDocument/2006/relationships/hyperlink" Target="https://www.pnas.org/content/pnas/104/23/9715.full.pdf" TargetMode="External"/><Relationship Id="rId1" Type="http://schemas.openxmlformats.org/officeDocument/2006/relationships/hyperlink" Target="https://link.springer.com/content/pdf/10.1007/s00227-018-3333-z.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axlindmark/warm_life_history"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E0B"/>
    <w:rsid w:val="00B62E0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B62E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1751</TotalTime>
  <Pages>24</Pages>
  <Words>6729</Words>
  <Characters>35667</Characters>
  <Application>Microsoft Office Word</Application>
  <DocSecurity>0</DocSecurity>
  <Lines>297</Lines>
  <Paragraphs>84</Paragraphs>
  <ScaleCrop>false</ScaleCrop>
  <HeadingPairs>
    <vt:vector size="2" baseType="variant">
      <vt:variant>
        <vt:lpstr>Rubrik</vt:lpstr>
      </vt:variant>
      <vt:variant>
        <vt:i4>1</vt:i4>
      </vt:variant>
    </vt:vector>
  </HeadingPairs>
  <TitlesOfParts>
    <vt:vector size="1" baseType="lpstr">
      <vt:lpstr/>
    </vt:vector>
  </TitlesOfParts>
  <Company>SLU</Company>
  <LinksUpToDate>false</LinksUpToDate>
  <CharactersWithSpaces>42312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Anna Gårdmark</cp:lastModifiedBy>
  <cp:revision>12</cp:revision>
  <dcterms:created xsi:type="dcterms:W3CDTF">2022-02-09T12:32:00Z</dcterms:created>
  <dcterms:modified xsi:type="dcterms:W3CDTF">2022-02-11T11:58:00Z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id="rjtZshgv"/&gt;&lt;style id="http://www.zotero.org/styles/ecology-letters" hasBibliography="1" bibliographyStyleHasBeenSet="1"/&gt;&lt;prefs&gt;&lt;pref name="fieldType" value="Field"/&gt;&lt;/prefs&gt;&lt;/data&gt;</vt:lpwstr>
  </property>
</Properties>
</file>